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Default Extension="png" ContentType="image/png"/>
  <Override PartName="/word/diagrams/quickStyle1.xml" ContentType="application/vnd.openxmlformats-officedocument.drawingml.diagramStyle+xml"/>
  <Override PartName="/customXml/itemProps1.xml" ContentType="application/vnd.openxmlformats-officedocument.customXmlProperties+xml"/>
  <Override PartName="/word/diagrams/data1.xml" ContentType="application/vnd.openxmlformats-officedocument.drawingml.diagramData+xml"/>
  <Default Extension="emf" ContentType="image/x-emf"/>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diagrams/drawing1.xml" ContentType="application/vnd.ms-office.drawingml.diagramDrawing+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horzAnchor="margin" w:tblpXSpec="center" w:tblpY="-853"/>
        <w:tblW w:w="10773" w:type="dxa"/>
        <w:tblLayout w:type="fixed"/>
        <w:tblLook w:val="04A0"/>
      </w:tblPr>
      <w:tblGrid>
        <w:gridCol w:w="4679"/>
        <w:gridCol w:w="1701"/>
        <w:gridCol w:w="4393"/>
      </w:tblGrid>
      <w:tr w:rsidR="00C61A25" w:rsidRPr="001D5212">
        <w:tc>
          <w:tcPr>
            <w:tcW w:w="4679" w:type="dxa"/>
            <w:shd w:val="clear" w:color="auto" w:fill="auto"/>
            <w:vAlign w:val="center"/>
          </w:tcPr>
          <w:p w:rsidR="00C61A25" w:rsidRPr="001D5212" w:rsidRDefault="00D20F43">
            <w:pPr>
              <w:widowControl w:val="0"/>
              <w:rPr>
                <w:rFonts w:ascii="Tahoma" w:hAnsi="Tahoma"/>
                <w:b/>
                <w:bCs/>
                <w:smallCaps/>
                <w:color w:val="17365D"/>
                <w:sz w:val="26"/>
                <w:szCs w:val="26"/>
                <w:lang w:bidi="ar-DZ"/>
              </w:rPr>
            </w:pPr>
            <w:r w:rsidRPr="001D5212">
              <w:rPr>
                <w:rFonts w:ascii="Tahoma" w:hAnsi="Tahoma"/>
                <w:b/>
                <w:bCs/>
                <w:smallCaps/>
                <w:color w:val="17365D"/>
                <w:sz w:val="26"/>
                <w:szCs w:val="26"/>
                <w:lang w:bidi="ar-DZ"/>
              </w:rPr>
              <w:t>Université Badji Mokhtar-Annaba</w:t>
            </w:r>
          </w:p>
          <w:p w:rsidR="00C61A25" w:rsidRPr="001D5212" w:rsidRDefault="00D20F43">
            <w:pPr>
              <w:widowControl w:val="0"/>
              <w:rPr>
                <w:rFonts w:ascii="Tahoma" w:hAnsi="Tahoma"/>
                <w:smallCaps/>
                <w:color w:val="17365D"/>
                <w:lang w:bidi="ar-DZ"/>
              </w:rPr>
            </w:pPr>
            <w:r w:rsidRPr="001D5212">
              <w:rPr>
                <w:rFonts w:ascii="Tahoma" w:hAnsi="Tahoma"/>
                <w:smallCaps/>
                <w:color w:val="17365D"/>
                <w:lang w:bidi="ar-DZ"/>
              </w:rPr>
              <w:t>Faculté des Sciences de l’Ingeniorat</w:t>
            </w:r>
          </w:p>
          <w:p w:rsidR="00C61A25" w:rsidRPr="001D5212" w:rsidRDefault="00D20F43">
            <w:pPr>
              <w:widowControl w:val="0"/>
              <w:rPr>
                <w:rFonts w:ascii="Tahoma" w:hAnsi="Tahoma"/>
                <w:color w:val="17365D"/>
                <w:sz w:val="36"/>
                <w:szCs w:val="36"/>
                <w:lang w:bidi="ar-DZ"/>
              </w:rPr>
            </w:pPr>
            <w:r w:rsidRPr="001D5212">
              <w:rPr>
                <w:rFonts w:ascii="Tahoma" w:hAnsi="Tahoma"/>
                <w:smallCaps/>
                <w:color w:val="17365D"/>
                <w:sz w:val="22"/>
                <w:szCs w:val="22"/>
                <w:lang w:bidi="ar-DZ"/>
              </w:rPr>
              <w:t>Département d’Informatique</w:t>
            </w:r>
          </w:p>
        </w:tc>
        <w:tc>
          <w:tcPr>
            <w:tcW w:w="1701" w:type="dxa"/>
            <w:shd w:val="clear" w:color="auto" w:fill="auto"/>
            <w:tcMar>
              <w:left w:w="0" w:type="dxa"/>
              <w:right w:w="0" w:type="dxa"/>
            </w:tcMar>
            <w:vAlign w:val="center"/>
          </w:tcPr>
          <w:p w:rsidR="00C61A25" w:rsidRPr="001D5212" w:rsidRDefault="00C61A25">
            <w:pPr>
              <w:widowControl w:val="0"/>
              <w:ind w:left="-720" w:right="-650"/>
              <w:jc w:val="center"/>
              <w:rPr>
                <w:rFonts w:ascii="Tahoma" w:hAnsi="Tahoma"/>
                <w:i/>
                <w:iCs/>
                <w:color w:val="17365D"/>
                <w:sz w:val="16"/>
                <w:szCs w:val="16"/>
                <w:lang w:bidi="ar-DZ"/>
              </w:rPr>
            </w:pPr>
            <w:r w:rsidRPr="001D5212">
              <w:rPr>
                <w:rFonts w:ascii="Tahoma" w:hAnsi="Tahoma"/>
                <w:i/>
                <w:iCs/>
                <w:color w:val="17365D"/>
                <w:sz w:val="36"/>
                <w:szCs w:val="36"/>
                <w:lang w:bidi="ar-DZ"/>
              </w:rPr>
              <w:object w:dxaOrig="1665" w:dyaOrig="12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62.25pt" o:ole="">
                  <v:imagedata r:id="rId9" o:title=""/>
                </v:shape>
                <o:OLEObject Type="Embed" ProgID="Word.Picture.8" ShapeID="_x0000_i1025" DrawAspect="Content" ObjectID="_1591503402" r:id="rId10"/>
              </w:object>
            </w:r>
          </w:p>
        </w:tc>
        <w:tc>
          <w:tcPr>
            <w:tcW w:w="4393" w:type="dxa"/>
            <w:shd w:val="clear" w:color="auto" w:fill="auto"/>
            <w:vAlign w:val="center"/>
          </w:tcPr>
          <w:p w:rsidR="00C61A25" w:rsidRPr="001D5212" w:rsidRDefault="00D20F43">
            <w:pPr>
              <w:widowControl w:val="0"/>
              <w:ind w:left="-45" w:right="-63"/>
              <w:jc w:val="right"/>
              <w:rPr>
                <w:rFonts w:ascii="Tahoma" w:hAnsi="Tahoma"/>
                <w:b/>
                <w:bCs/>
                <w:color w:val="17365D"/>
                <w:sz w:val="26"/>
                <w:szCs w:val="26"/>
                <w:lang w:bidi="ar-DZ"/>
              </w:rPr>
            </w:pPr>
            <w:r w:rsidRPr="001D5212">
              <w:rPr>
                <w:rFonts w:ascii="Tahoma" w:hAnsi="Tahoma"/>
                <w:b/>
                <w:bCs/>
                <w:color w:val="17365D"/>
                <w:sz w:val="36"/>
                <w:szCs w:val="36"/>
                <w:rtl/>
                <w:lang w:bidi="ar-DZ"/>
              </w:rPr>
              <w:t>جامعة باجي مختار – عنابـــــــــــــــة</w:t>
            </w:r>
          </w:p>
          <w:p w:rsidR="00C61A25" w:rsidRPr="001D5212" w:rsidRDefault="00D20F43">
            <w:pPr>
              <w:widowControl w:val="0"/>
              <w:ind w:left="-45" w:right="-63"/>
              <w:jc w:val="right"/>
              <w:rPr>
                <w:rFonts w:ascii="Tahoma" w:hAnsi="Tahoma"/>
                <w:color w:val="17365D"/>
                <w:sz w:val="28"/>
                <w:szCs w:val="28"/>
                <w:lang w:bidi="ar-DZ"/>
              </w:rPr>
            </w:pPr>
            <w:r w:rsidRPr="001D5212">
              <w:rPr>
                <w:rFonts w:ascii="Tahoma" w:hAnsi="Tahoma"/>
                <w:color w:val="17365D"/>
                <w:sz w:val="32"/>
                <w:szCs w:val="32"/>
                <w:rtl/>
                <w:lang w:bidi="ar-DZ"/>
              </w:rPr>
              <w:t>كلية علــــــــــــوم الهندســـــــــة</w:t>
            </w:r>
          </w:p>
          <w:p w:rsidR="00C61A25" w:rsidRPr="001D5212" w:rsidRDefault="00D20F43">
            <w:pPr>
              <w:widowControl w:val="0"/>
              <w:ind w:left="-45" w:right="-63"/>
              <w:jc w:val="right"/>
              <w:rPr>
                <w:rFonts w:ascii="Tahoma" w:hAnsi="Tahoma"/>
                <w:color w:val="17365D"/>
                <w:sz w:val="28"/>
                <w:szCs w:val="28"/>
                <w:rtl/>
                <w:lang w:bidi="ar-DZ"/>
              </w:rPr>
            </w:pPr>
            <w:r w:rsidRPr="001D5212">
              <w:rPr>
                <w:rFonts w:ascii="Tahoma" w:hAnsi="Tahoma"/>
                <w:color w:val="17365D"/>
                <w:sz w:val="28"/>
                <w:szCs w:val="28"/>
                <w:rtl/>
                <w:lang w:bidi="ar-DZ"/>
              </w:rPr>
              <w:t>قسم الإعــــــــــــــلام الآلــــــــــــــي</w:t>
            </w:r>
          </w:p>
        </w:tc>
      </w:tr>
    </w:tbl>
    <w:p w:rsidR="00C61A25" w:rsidRDefault="008B6E02" w:rsidP="00123F0D">
      <w:pPr>
        <w:rPr>
          <w:color w:val="17365D"/>
        </w:rPr>
      </w:pPr>
      <w:r w:rsidRPr="008B6E02">
        <w:rPr>
          <w:rFonts w:ascii="Tahoma" w:hAnsi="Tahoma"/>
          <w:b/>
          <w:bCs/>
          <w:color w:val="000000"/>
          <w:sz w:val="36"/>
          <w:szCs w:val="36"/>
        </w:rPr>
        <w:pic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47" type="#_x0000_t19" style="position:absolute;margin-left:-56.9pt;margin-top:53.35pt;width:568.25pt;height:208.95pt;rotation:-540;flip:y;z-index:251657216;mso-position-horizontal-relative:text;mso-position-vertical-relative:text" coordsize="20676,21600" adj="-5954820,-1283246,325" path="wr-21275,,21925,43200,,2,20676,14361nfewr-21275,,21925,43200,,2,20676,14361l325,21600nsxe" strokecolor="#943634" strokeweight="4.5pt">
            <v:path o:connectlocs="0,2;20676,14361;325,21600"/>
          </v:shape>
        </w:pict>
      </w:r>
      <w:r w:rsidRPr="008B6E02">
        <w:rPr>
          <w:rFonts w:ascii="Tahoma" w:hAnsi="Tahoma"/>
          <w:b/>
          <w:bCs/>
          <w:color w:val="000000"/>
          <w:sz w:val="36"/>
          <w:szCs w:val="36"/>
        </w:rPr>
        <w:pict>
          <v:rect id="_x0000_s1052" style="position:absolute;margin-left:319.15pt;margin-top:-63.85pt;width:209.7pt;height:833.4pt;z-index:-251656192;mso-position-horizontal-relative:text;mso-position-vertical-relative:text" fillcolor="#fbd4b4" strokecolor="white">
            <v:textbox>
              <w:txbxContent>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tbl>
                  <w:tblPr>
                    <w:tblW w:w="10536" w:type="dxa"/>
                    <w:tblLayout w:type="fixed"/>
                    <w:tblLook w:val="04A0"/>
                  </w:tblPr>
                  <w:tblGrid>
                    <w:gridCol w:w="10536"/>
                  </w:tblGrid>
                  <w:tr w:rsidR="004108CE" w:rsidRPr="001D5212" w:rsidTr="00761F4A">
                    <w:trPr>
                      <w:trHeight w:val="99"/>
                    </w:trPr>
                    <w:tc>
                      <w:tcPr>
                        <w:tcW w:w="3340" w:type="dxa"/>
                      </w:tcPr>
                      <w:p w:rsidR="004108CE" w:rsidRDefault="004108CE" w:rsidP="0066052B">
                        <w:pPr>
                          <w:rPr>
                            <w:color w:val="632423"/>
                            <w:sz w:val="40"/>
                            <w:szCs w:val="40"/>
                          </w:rPr>
                        </w:pPr>
                      </w:p>
                      <w:p w:rsidR="004108CE" w:rsidRPr="00C50D88" w:rsidRDefault="004108CE" w:rsidP="0066052B">
                        <w:pPr>
                          <w:rPr>
                            <w:color w:val="632423"/>
                            <w:sz w:val="40"/>
                            <w:szCs w:val="40"/>
                          </w:rPr>
                        </w:pPr>
                        <w:r w:rsidRPr="00C50D88">
                          <w:rPr>
                            <w:color w:val="632423"/>
                            <w:sz w:val="40"/>
                            <w:szCs w:val="40"/>
                          </w:rPr>
                          <w:t>Année  20</w:t>
                        </w:r>
                        <w:r>
                          <w:rPr>
                            <w:color w:val="632423"/>
                            <w:sz w:val="40"/>
                            <w:szCs w:val="40"/>
                          </w:rPr>
                          <w:t>17</w:t>
                        </w:r>
                        <w:r w:rsidRPr="00C50D88">
                          <w:rPr>
                            <w:color w:val="632423"/>
                            <w:sz w:val="40"/>
                            <w:szCs w:val="40"/>
                          </w:rPr>
                          <w:t>-20</w:t>
                        </w:r>
                        <w:r>
                          <w:rPr>
                            <w:color w:val="632423"/>
                            <w:sz w:val="40"/>
                            <w:szCs w:val="40"/>
                          </w:rPr>
                          <w:t>18</w:t>
                        </w:r>
                      </w:p>
                      <w:p w:rsidR="004108CE" w:rsidRPr="001D5212" w:rsidRDefault="004108CE" w:rsidP="00761F4A">
                        <w:pPr>
                          <w:keepNext/>
                          <w:tabs>
                            <w:tab w:val="left" w:pos="1513"/>
                          </w:tabs>
                          <w:spacing w:before="20" w:after="20"/>
                          <w:rPr>
                            <w:rFonts w:ascii="Calibri" w:hAnsi="Calibri" w:cs="Tahoma"/>
                            <w:color w:val="17365D"/>
                            <w:sz w:val="28"/>
                            <w:szCs w:val="28"/>
                          </w:rPr>
                        </w:pPr>
                      </w:p>
                    </w:tc>
                  </w:tr>
                </w:tbl>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Pr>
                    <w:rPr>
                      <w:color w:val="632423"/>
                      <w:sz w:val="40"/>
                      <w:szCs w:val="40"/>
                    </w:rPr>
                  </w:pPr>
                  <w:r>
                    <w:rPr>
                      <w:color w:val="632423"/>
                      <w:sz w:val="40"/>
                      <w:szCs w:val="40"/>
                    </w:rPr>
                    <w:t>Année  2017-2018</w:t>
                  </w:r>
                </w:p>
              </w:txbxContent>
            </v:textbox>
          </v:rect>
        </w:pict>
      </w:r>
      <w:r w:rsidRPr="008B6E02">
        <w:rPr>
          <w:rFonts w:ascii="Tahoma" w:hAnsi="Tahoma"/>
          <w:b/>
          <w:bCs/>
          <w:color w:val="000000"/>
          <w:sz w:val="36"/>
          <w:szCs w:val="36"/>
        </w:rPr>
        <w:pict>
          <v:rect id="_x0000_s1046" style="position:absolute;margin-left:319.15pt;margin-top:-49.85pt;width:209.7pt;height:819.4pt;z-index:-251660288;mso-position-horizontal-relative:text;mso-position-vertical-relative:text" fillcolor="#fbd4b4" strokecolor="white">
            <v:textbox>
              <w:txbxContent>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Pr>
                    <w:rPr>
                      <w:color w:val="632423"/>
                      <w:sz w:val="40"/>
                      <w:szCs w:val="40"/>
                    </w:rPr>
                  </w:pPr>
                  <w:r>
                    <w:rPr>
                      <w:color w:val="632423"/>
                      <w:sz w:val="40"/>
                      <w:szCs w:val="40"/>
                    </w:rPr>
                    <w:t>Année  2008-2009</w:t>
                  </w:r>
                </w:p>
              </w:txbxContent>
            </v:textbox>
          </v:rect>
        </w:pict>
      </w:r>
    </w:p>
    <w:p w:rsidR="00123F0D" w:rsidRPr="001D5212" w:rsidRDefault="00123F0D" w:rsidP="00123F0D">
      <w:pPr>
        <w:rPr>
          <w:color w:val="17365D"/>
        </w:rPr>
      </w:pPr>
    </w:p>
    <w:p w:rsidR="00C61A25" w:rsidRPr="001D5212" w:rsidRDefault="00C61A25">
      <w:pPr>
        <w:pStyle w:val="Textenormal"/>
        <w:ind w:left="709"/>
        <w:rPr>
          <w:color w:val="17365D"/>
        </w:rPr>
      </w:pPr>
    </w:p>
    <w:p w:rsidR="00C61A25" w:rsidRPr="001D5212" w:rsidRDefault="00C61A25">
      <w:pPr>
        <w:pStyle w:val="Textenormal"/>
        <w:ind w:left="709"/>
        <w:rPr>
          <w:color w:val="17365D"/>
        </w:rPr>
      </w:pPr>
    </w:p>
    <w:p w:rsidR="00C61A25" w:rsidRPr="001D5212" w:rsidRDefault="00D20F43">
      <w:pPr>
        <w:pStyle w:val="Textenormal"/>
        <w:ind w:left="709"/>
        <w:jc w:val="left"/>
        <w:rPr>
          <w:rFonts w:ascii="Calibri" w:hAnsi="Calibri"/>
          <w:b/>
          <w:bCs/>
          <w:color w:val="17365D"/>
          <w:sz w:val="36"/>
          <w:szCs w:val="40"/>
        </w:rPr>
      </w:pPr>
      <w:r w:rsidRPr="001D5212">
        <w:rPr>
          <w:rFonts w:ascii="Calibri" w:hAnsi="Calibri"/>
          <w:b/>
          <w:bCs/>
          <w:color w:val="17365D"/>
          <w:sz w:val="36"/>
          <w:szCs w:val="40"/>
        </w:rPr>
        <w:t>Mémoire présenté en vue</w:t>
      </w:r>
    </w:p>
    <w:p w:rsidR="00C61A25" w:rsidRPr="001D5212" w:rsidRDefault="00D20F43">
      <w:pPr>
        <w:pStyle w:val="Textenormal"/>
        <w:ind w:left="709"/>
        <w:jc w:val="left"/>
        <w:rPr>
          <w:rFonts w:ascii="Calibri" w:hAnsi="Calibri"/>
          <w:b/>
          <w:bCs/>
          <w:color w:val="17365D"/>
          <w:sz w:val="36"/>
          <w:szCs w:val="40"/>
        </w:rPr>
      </w:pPr>
      <w:r w:rsidRPr="001D5212">
        <w:rPr>
          <w:rFonts w:ascii="Calibri" w:hAnsi="Calibri"/>
          <w:b/>
          <w:bCs/>
          <w:color w:val="17365D"/>
          <w:sz w:val="36"/>
          <w:szCs w:val="40"/>
        </w:rPr>
        <w:t>de l’obtention du diplôme de Master</w:t>
      </w:r>
    </w:p>
    <w:p w:rsidR="00C61A25" w:rsidRPr="001D5212" w:rsidRDefault="00C61A25">
      <w:pPr>
        <w:pStyle w:val="Textenormal"/>
        <w:ind w:left="709"/>
        <w:jc w:val="left"/>
        <w:rPr>
          <w:rFonts w:ascii="Calibri" w:hAnsi="Calibri"/>
          <w:b/>
          <w:bCs/>
          <w:color w:val="17365D"/>
          <w:sz w:val="32"/>
          <w:szCs w:val="36"/>
        </w:rPr>
      </w:pPr>
    </w:p>
    <w:tbl>
      <w:tblPr>
        <w:tblpPr w:leftFromText="142" w:rightFromText="142" w:vertAnchor="text" w:horzAnchor="margin" w:tblpXSpec="center" w:tblpY="-246"/>
        <w:tblOverlap w:val="never"/>
        <w:tblW w:w="12259" w:type="dxa"/>
        <w:tblLayout w:type="fixed"/>
        <w:tblLook w:val="04A0"/>
      </w:tblPr>
      <w:tblGrid>
        <w:gridCol w:w="12259"/>
      </w:tblGrid>
      <w:tr w:rsidR="00C61A25" w:rsidRPr="001D5212">
        <w:trPr>
          <w:trHeight w:val="2118"/>
        </w:trPr>
        <w:tc>
          <w:tcPr>
            <w:tcW w:w="12259" w:type="dxa"/>
            <w:shd w:val="clear" w:color="auto" w:fill="C8E1F8"/>
            <w:vAlign w:val="center"/>
          </w:tcPr>
          <w:p w:rsidR="00C61A25" w:rsidRPr="001D5212" w:rsidRDefault="00D20F43">
            <w:pPr>
              <w:pStyle w:val="Sansinterligne"/>
              <w:ind w:left="1843" w:right="844"/>
              <w:rPr>
                <w:rFonts w:cs="Times New Roman"/>
                <w:b/>
                <w:bCs/>
                <w:smallCaps/>
                <w:color w:val="17365D"/>
                <w:sz w:val="72"/>
                <w:szCs w:val="72"/>
              </w:rPr>
            </w:pPr>
            <w:r w:rsidRPr="001D5212">
              <w:rPr>
                <w:rFonts w:cs="Times New Roman"/>
                <w:b/>
                <w:bCs/>
                <w:smallCaps/>
                <w:color w:val="17365D"/>
                <w:sz w:val="44"/>
                <w:szCs w:val="44"/>
              </w:rPr>
              <w:t>Étude comparative de construction d'une application distribuée avec RMI et JCSP net</w:t>
            </w:r>
          </w:p>
        </w:tc>
      </w:tr>
    </w:tbl>
    <w:p w:rsidR="00C61A25" w:rsidRPr="001D5212" w:rsidRDefault="00D20F43">
      <w:pPr>
        <w:pStyle w:val="Textenormal"/>
        <w:tabs>
          <w:tab w:val="left" w:pos="2552"/>
        </w:tabs>
        <w:spacing w:before="0" w:after="0" w:line="240" w:lineRule="auto"/>
        <w:ind w:left="709" w:right="-283"/>
        <w:jc w:val="left"/>
        <w:rPr>
          <w:rFonts w:ascii="Calibri" w:hAnsi="Calibri"/>
          <w:b/>
          <w:bCs/>
          <w:color w:val="17365D"/>
          <w:sz w:val="30"/>
          <w:szCs w:val="30"/>
        </w:rPr>
      </w:pPr>
      <w:r w:rsidRPr="001D5212">
        <w:rPr>
          <w:rFonts w:ascii="Calibri" w:hAnsi="Calibri"/>
          <w:b/>
          <w:bCs/>
          <w:color w:val="17365D"/>
          <w:sz w:val="36"/>
          <w:szCs w:val="40"/>
        </w:rPr>
        <w:t xml:space="preserve">Domaine : </w:t>
      </w:r>
      <w:r w:rsidRPr="001D5212">
        <w:rPr>
          <w:rFonts w:ascii="Calibri" w:hAnsi="Calibri"/>
          <w:b/>
          <w:bCs/>
          <w:color w:val="17365D"/>
          <w:sz w:val="36"/>
          <w:szCs w:val="40"/>
        </w:rPr>
        <w:tab/>
      </w:r>
      <w:r w:rsidRPr="001D5212">
        <w:rPr>
          <w:rFonts w:ascii="Calibri" w:hAnsi="Calibri"/>
          <w:color w:val="17365D"/>
          <w:sz w:val="30"/>
          <w:szCs w:val="30"/>
        </w:rPr>
        <w:t>Mathématiques, Informatique et Applications aux Sciences</w:t>
      </w:r>
    </w:p>
    <w:p w:rsidR="00C61A25" w:rsidRPr="001D5212" w:rsidRDefault="00D20F43">
      <w:pPr>
        <w:pStyle w:val="Textenormal"/>
        <w:tabs>
          <w:tab w:val="left" w:pos="2552"/>
        </w:tabs>
        <w:spacing w:before="0" w:after="0" w:line="240" w:lineRule="auto"/>
        <w:ind w:left="709" w:right="1"/>
        <w:jc w:val="left"/>
        <w:rPr>
          <w:rFonts w:ascii="Calibri" w:hAnsi="Calibri"/>
          <w:b/>
          <w:bCs/>
          <w:color w:val="17365D"/>
          <w:sz w:val="36"/>
          <w:szCs w:val="40"/>
        </w:rPr>
      </w:pPr>
      <w:r w:rsidRPr="001D5212">
        <w:rPr>
          <w:rFonts w:ascii="Calibri" w:hAnsi="Calibri"/>
          <w:b/>
          <w:bCs/>
          <w:color w:val="17365D"/>
          <w:sz w:val="36"/>
          <w:szCs w:val="40"/>
        </w:rPr>
        <w:t xml:space="preserve">Filière : </w:t>
      </w:r>
      <w:r w:rsidRPr="001D5212">
        <w:rPr>
          <w:rFonts w:ascii="Calibri" w:hAnsi="Calibri"/>
          <w:b/>
          <w:bCs/>
          <w:color w:val="17365D"/>
          <w:sz w:val="36"/>
          <w:szCs w:val="40"/>
        </w:rPr>
        <w:tab/>
      </w:r>
      <w:r w:rsidRPr="001D5212">
        <w:rPr>
          <w:rFonts w:ascii="Calibri" w:hAnsi="Calibri"/>
          <w:color w:val="17365D"/>
          <w:sz w:val="32"/>
          <w:szCs w:val="36"/>
        </w:rPr>
        <w:t>Informatique</w:t>
      </w:r>
    </w:p>
    <w:p w:rsidR="00C61A25" w:rsidRPr="001D5212" w:rsidRDefault="00D20F43">
      <w:pPr>
        <w:pStyle w:val="Textenormal"/>
        <w:tabs>
          <w:tab w:val="left" w:pos="2552"/>
        </w:tabs>
        <w:spacing w:before="0" w:line="240" w:lineRule="auto"/>
        <w:ind w:left="709"/>
        <w:jc w:val="left"/>
        <w:rPr>
          <w:rFonts w:ascii="Calibri" w:hAnsi="Calibri"/>
          <w:color w:val="17365D"/>
          <w:sz w:val="32"/>
          <w:szCs w:val="36"/>
        </w:rPr>
      </w:pPr>
      <w:r w:rsidRPr="001D5212">
        <w:rPr>
          <w:rFonts w:ascii="Calibri" w:hAnsi="Calibri"/>
          <w:b/>
          <w:bCs/>
          <w:color w:val="17365D"/>
          <w:sz w:val="36"/>
          <w:szCs w:val="40"/>
        </w:rPr>
        <w:t xml:space="preserve">Spécialité : </w:t>
      </w:r>
      <w:r w:rsidRPr="001D5212">
        <w:rPr>
          <w:rFonts w:ascii="Calibri" w:hAnsi="Calibri"/>
          <w:b/>
          <w:bCs/>
          <w:color w:val="17365D"/>
          <w:sz w:val="36"/>
          <w:szCs w:val="40"/>
        </w:rPr>
        <w:tab/>
      </w:r>
      <w:r w:rsidRPr="001D5212">
        <w:rPr>
          <w:rFonts w:ascii="Calibri" w:hAnsi="Calibri"/>
          <w:color w:val="17365D"/>
          <w:sz w:val="32"/>
          <w:szCs w:val="36"/>
        </w:rPr>
        <w:t>Ingénierie des Logiciels Complexes</w:t>
      </w:r>
    </w:p>
    <w:p w:rsidR="00C61A25" w:rsidRPr="001D5212" w:rsidRDefault="00D20F43" w:rsidP="002750C8">
      <w:pPr>
        <w:pStyle w:val="Textenormal"/>
        <w:tabs>
          <w:tab w:val="left" w:pos="2552"/>
        </w:tabs>
        <w:spacing w:before="240"/>
        <w:ind w:left="709"/>
        <w:jc w:val="left"/>
        <w:rPr>
          <w:rFonts w:ascii="Calibri" w:hAnsi="Calibri"/>
          <w:b/>
          <w:bCs/>
          <w:color w:val="17365D"/>
          <w:sz w:val="40"/>
          <w:szCs w:val="44"/>
        </w:rPr>
      </w:pPr>
      <w:r w:rsidRPr="001D5212">
        <w:rPr>
          <w:rFonts w:ascii="Calibri" w:hAnsi="Calibri"/>
          <w:b/>
          <w:bCs/>
          <w:color w:val="17365D"/>
          <w:sz w:val="40"/>
          <w:szCs w:val="44"/>
        </w:rPr>
        <w:t>Par :M</w:t>
      </w:r>
      <w:r w:rsidR="002750C8" w:rsidRPr="001D5212">
        <w:rPr>
          <w:rFonts w:ascii="Calibri" w:hAnsi="Calibri"/>
          <w:b/>
          <w:bCs/>
          <w:color w:val="17365D"/>
          <w:sz w:val="40"/>
          <w:szCs w:val="44"/>
        </w:rPr>
        <w:t>.</w:t>
      </w:r>
      <w:r w:rsidR="00D90A58" w:rsidRPr="001D5212">
        <w:rPr>
          <w:rFonts w:ascii="Calibri" w:hAnsi="Calibri"/>
          <w:b/>
          <w:bCs/>
          <w:color w:val="17365D"/>
          <w:sz w:val="40"/>
          <w:szCs w:val="44"/>
        </w:rPr>
        <w:t>RAHIM</w:t>
      </w:r>
      <w:r w:rsidR="00A6661B">
        <w:rPr>
          <w:rFonts w:ascii="Calibri" w:hAnsi="Calibri"/>
          <w:b/>
          <w:bCs/>
          <w:color w:val="17365D"/>
          <w:sz w:val="40"/>
          <w:szCs w:val="44"/>
        </w:rPr>
        <w:t xml:space="preserve"> </w:t>
      </w:r>
      <w:r w:rsidR="00D90A58" w:rsidRPr="001D5212">
        <w:rPr>
          <w:rFonts w:ascii="Calibri" w:hAnsi="Calibri"/>
          <w:b/>
          <w:bCs/>
          <w:color w:val="17365D"/>
          <w:sz w:val="40"/>
          <w:szCs w:val="44"/>
        </w:rPr>
        <w:t>S</w:t>
      </w:r>
      <w:r w:rsidRPr="001D5212">
        <w:rPr>
          <w:rFonts w:ascii="Calibri" w:hAnsi="Calibri"/>
          <w:b/>
          <w:bCs/>
          <w:color w:val="17365D"/>
          <w:sz w:val="40"/>
          <w:szCs w:val="44"/>
        </w:rPr>
        <w:t>oufiane</w:t>
      </w:r>
    </w:p>
    <w:p w:rsidR="00686E85" w:rsidRDefault="00686E85" w:rsidP="007C642E">
      <w:pPr>
        <w:pStyle w:val="Textenormal"/>
        <w:tabs>
          <w:tab w:val="left" w:pos="2552"/>
        </w:tabs>
        <w:spacing w:after="0" w:line="240" w:lineRule="auto"/>
        <w:ind w:left="-284"/>
        <w:jc w:val="left"/>
        <w:rPr>
          <w:rFonts w:ascii="Calibri" w:hAnsi="Calibri"/>
          <w:b/>
          <w:bCs/>
          <w:color w:val="17365D"/>
          <w:sz w:val="40"/>
          <w:szCs w:val="44"/>
        </w:rPr>
      </w:pPr>
    </w:p>
    <w:p w:rsidR="00C61A25" w:rsidRPr="001D5212" w:rsidRDefault="00D20F43" w:rsidP="007C642E">
      <w:pPr>
        <w:pStyle w:val="Textenormal"/>
        <w:tabs>
          <w:tab w:val="left" w:pos="2552"/>
        </w:tabs>
        <w:spacing w:after="0" w:line="240" w:lineRule="auto"/>
        <w:ind w:left="-284"/>
        <w:jc w:val="left"/>
        <w:rPr>
          <w:rFonts w:ascii="Calibri" w:hAnsi="Calibri"/>
          <w:b/>
          <w:bCs/>
          <w:color w:val="17365D"/>
          <w:sz w:val="40"/>
          <w:szCs w:val="44"/>
        </w:rPr>
      </w:pPr>
      <w:r w:rsidRPr="001D5212">
        <w:rPr>
          <w:rFonts w:ascii="Calibri" w:hAnsi="Calibri"/>
          <w:b/>
          <w:bCs/>
          <w:color w:val="17365D"/>
          <w:sz w:val="40"/>
          <w:szCs w:val="44"/>
        </w:rPr>
        <w:t>Jury d’évaluation</w:t>
      </w:r>
    </w:p>
    <w:tbl>
      <w:tblPr>
        <w:tblpPr w:leftFromText="141" w:rightFromText="141" w:vertAnchor="text" w:horzAnchor="margin" w:tblpX="-176" w:tblpY="86"/>
        <w:tblW w:w="10536" w:type="dxa"/>
        <w:tblLayout w:type="fixed"/>
        <w:tblLook w:val="04A0"/>
      </w:tblPr>
      <w:tblGrid>
        <w:gridCol w:w="2235"/>
        <w:gridCol w:w="3402"/>
        <w:gridCol w:w="1559"/>
        <w:gridCol w:w="3340"/>
      </w:tblGrid>
      <w:tr w:rsidR="00C61A25" w:rsidRPr="001D5212" w:rsidTr="007C642E">
        <w:trPr>
          <w:trHeight w:val="339"/>
        </w:trPr>
        <w:tc>
          <w:tcPr>
            <w:tcW w:w="2235" w:type="dxa"/>
            <w:vAlign w:val="center"/>
          </w:tcPr>
          <w:p w:rsidR="00C61A25" w:rsidRPr="001D5212" w:rsidRDefault="00D20F43">
            <w:pPr>
              <w:keepNext/>
              <w:tabs>
                <w:tab w:val="left" w:pos="1513"/>
              </w:tabs>
              <w:rPr>
                <w:rFonts w:ascii="Calibri" w:hAnsi="Calibri" w:cs="Tahoma"/>
                <w:b/>
                <w:bCs/>
                <w:color w:val="17365D"/>
                <w:sz w:val="28"/>
                <w:szCs w:val="28"/>
              </w:rPr>
            </w:pPr>
            <w:r w:rsidRPr="001D5212">
              <w:rPr>
                <w:rFonts w:ascii="Calibri" w:hAnsi="Calibri" w:cs="Tahoma"/>
                <w:b/>
                <w:bCs/>
                <w:color w:val="17365D"/>
                <w:sz w:val="28"/>
                <w:szCs w:val="28"/>
              </w:rPr>
              <w:t>Qualité</w:t>
            </w:r>
          </w:p>
        </w:tc>
        <w:tc>
          <w:tcPr>
            <w:tcW w:w="3402" w:type="dxa"/>
            <w:vAlign w:val="center"/>
          </w:tcPr>
          <w:p w:rsidR="00C61A25" w:rsidRPr="001D5212" w:rsidRDefault="00D20F43">
            <w:pPr>
              <w:keepNext/>
              <w:tabs>
                <w:tab w:val="left" w:pos="1513"/>
              </w:tabs>
              <w:rPr>
                <w:rFonts w:ascii="Calibri" w:hAnsi="Calibri" w:cs="Tahoma"/>
                <w:b/>
                <w:bCs/>
                <w:color w:val="17365D"/>
                <w:sz w:val="28"/>
                <w:szCs w:val="28"/>
              </w:rPr>
            </w:pPr>
            <w:r w:rsidRPr="001D5212">
              <w:rPr>
                <w:rFonts w:ascii="Calibri" w:hAnsi="Calibri" w:cs="Tahoma"/>
                <w:b/>
                <w:bCs/>
                <w:color w:val="17365D"/>
                <w:sz w:val="28"/>
                <w:szCs w:val="28"/>
              </w:rPr>
              <w:t>Nom et Prénom</w:t>
            </w:r>
          </w:p>
        </w:tc>
        <w:tc>
          <w:tcPr>
            <w:tcW w:w="1559" w:type="dxa"/>
            <w:vAlign w:val="center"/>
          </w:tcPr>
          <w:p w:rsidR="00C61A25" w:rsidRPr="001D5212" w:rsidRDefault="00D20F43">
            <w:pPr>
              <w:keepNext/>
              <w:tabs>
                <w:tab w:val="left" w:pos="1513"/>
              </w:tabs>
              <w:rPr>
                <w:rFonts w:ascii="Calibri" w:hAnsi="Calibri" w:cs="Tahoma"/>
                <w:b/>
                <w:bCs/>
                <w:color w:val="17365D"/>
                <w:sz w:val="28"/>
                <w:szCs w:val="28"/>
              </w:rPr>
            </w:pPr>
            <w:r w:rsidRPr="001D5212">
              <w:rPr>
                <w:rFonts w:ascii="Calibri" w:hAnsi="Calibri" w:cs="Tahoma"/>
                <w:b/>
                <w:bCs/>
                <w:color w:val="17365D"/>
                <w:sz w:val="28"/>
                <w:szCs w:val="28"/>
              </w:rPr>
              <w:t>Grade</w:t>
            </w:r>
          </w:p>
        </w:tc>
        <w:tc>
          <w:tcPr>
            <w:tcW w:w="3340" w:type="dxa"/>
            <w:vAlign w:val="center"/>
          </w:tcPr>
          <w:p w:rsidR="00C61A25" w:rsidRPr="001D5212" w:rsidRDefault="00D20F43">
            <w:pPr>
              <w:keepNext/>
              <w:rPr>
                <w:rFonts w:ascii="Calibri" w:hAnsi="Calibri" w:cs="Tahoma"/>
                <w:b/>
                <w:bCs/>
                <w:color w:val="17365D"/>
                <w:sz w:val="28"/>
                <w:szCs w:val="28"/>
              </w:rPr>
            </w:pPr>
            <w:r w:rsidRPr="001D5212">
              <w:rPr>
                <w:rFonts w:ascii="Calibri" w:hAnsi="Calibri" w:cs="Tahoma"/>
                <w:b/>
                <w:bCs/>
                <w:color w:val="17365D"/>
                <w:sz w:val="28"/>
                <w:szCs w:val="28"/>
              </w:rPr>
              <w:t>Université</w:t>
            </w:r>
          </w:p>
        </w:tc>
      </w:tr>
      <w:tr w:rsidR="00C61A25" w:rsidRPr="001D5212" w:rsidTr="007C642E">
        <w:trPr>
          <w:trHeight w:val="157"/>
        </w:trPr>
        <w:tc>
          <w:tcPr>
            <w:tcW w:w="2235" w:type="dxa"/>
          </w:tcPr>
          <w:p w:rsidR="00C61A25" w:rsidRPr="002F5FD2" w:rsidRDefault="007C642E">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Président</w:t>
            </w:r>
          </w:p>
        </w:tc>
        <w:tc>
          <w:tcPr>
            <w:tcW w:w="3402" w:type="dxa"/>
          </w:tcPr>
          <w:p w:rsidR="00C61A25" w:rsidRPr="002F5FD2" w:rsidRDefault="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Mr Djamel MESLATI</w:t>
            </w:r>
          </w:p>
        </w:tc>
        <w:tc>
          <w:tcPr>
            <w:tcW w:w="1559" w:type="dxa"/>
          </w:tcPr>
          <w:p w:rsidR="00C61A25" w:rsidRPr="002F5FD2" w:rsidRDefault="003135FC">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P</w:t>
            </w:r>
            <w:r w:rsidR="007C642E" w:rsidRPr="002F5FD2">
              <w:rPr>
                <w:rFonts w:ascii="Calibri" w:hAnsi="Calibri"/>
                <w:b/>
                <w:bCs/>
                <w:color w:val="17365D"/>
                <w:sz w:val="20"/>
                <w:szCs w:val="22"/>
              </w:rPr>
              <w:t>rofesseur</w:t>
            </w:r>
          </w:p>
        </w:tc>
        <w:tc>
          <w:tcPr>
            <w:tcW w:w="3340" w:type="dxa"/>
          </w:tcPr>
          <w:p w:rsidR="00C61A25" w:rsidRPr="002F5FD2" w:rsidRDefault="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Badji Mokhtar-Annaba</w:t>
            </w:r>
          </w:p>
        </w:tc>
      </w:tr>
      <w:tr w:rsidR="00123F0D" w:rsidRPr="001D5212" w:rsidTr="007C642E">
        <w:trPr>
          <w:trHeight w:val="149"/>
        </w:trPr>
        <w:tc>
          <w:tcPr>
            <w:tcW w:w="2235" w:type="dxa"/>
          </w:tcPr>
          <w:p w:rsidR="00123F0D" w:rsidRPr="002F5FD2" w:rsidRDefault="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Rapporteur</w:t>
            </w:r>
          </w:p>
        </w:tc>
        <w:tc>
          <w:tcPr>
            <w:tcW w:w="3402" w:type="dxa"/>
          </w:tcPr>
          <w:p w:rsidR="00123F0D" w:rsidRPr="002F5FD2" w:rsidRDefault="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Mr Toufik BENOUHIBA</w:t>
            </w:r>
          </w:p>
        </w:tc>
        <w:tc>
          <w:tcPr>
            <w:tcW w:w="1559" w:type="dxa"/>
          </w:tcPr>
          <w:p w:rsidR="00123F0D" w:rsidRPr="002F5FD2" w:rsidRDefault="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MC B</w:t>
            </w:r>
          </w:p>
        </w:tc>
        <w:tc>
          <w:tcPr>
            <w:tcW w:w="3340" w:type="dxa"/>
          </w:tcPr>
          <w:p w:rsidR="00123F0D" w:rsidRPr="002F5FD2" w:rsidRDefault="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Badji Mokhtar-Annaba</w:t>
            </w:r>
          </w:p>
        </w:tc>
      </w:tr>
      <w:tr w:rsidR="00123F0D" w:rsidRPr="001D5212" w:rsidTr="007C642E">
        <w:trPr>
          <w:trHeight w:val="180"/>
        </w:trPr>
        <w:tc>
          <w:tcPr>
            <w:tcW w:w="2235" w:type="dxa"/>
          </w:tcPr>
          <w:p w:rsidR="00123F0D" w:rsidRPr="002F5FD2" w:rsidRDefault="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Rapporteur</w:t>
            </w:r>
          </w:p>
        </w:tc>
        <w:tc>
          <w:tcPr>
            <w:tcW w:w="3402" w:type="dxa"/>
          </w:tcPr>
          <w:p w:rsidR="00123F0D" w:rsidRPr="002F5FD2" w:rsidRDefault="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Mr  Moncef TRIMA</w:t>
            </w:r>
          </w:p>
        </w:tc>
        <w:tc>
          <w:tcPr>
            <w:tcW w:w="1559" w:type="dxa"/>
          </w:tcPr>
          <w:p w:rsidR="00123F0D" w:rsidRPr="002F5FD2" w:rsidRDefault="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Doctorant</w:t>
            </w:r>
          </w:p>
        </w:tc>
        <w:tc>
          <w:tcPr>
            <w:tcW w:w="3340" w:type="dxa"/>
          </w:tcPr>
          <w:p w:rsidR="00123F0D" w:rsidRPr="002F5FD2" w:rsidRDefault="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Badji Mokhtar-Annaba</w:t>
            </w:r>
          </w:p>
        </w:tc>
      </w:tr>
      <w:tr w:rsidR="00123F0D" w:rsidRPr="001D5212" w:rsidTr="007C642E">
        <w:trPr>
          <w:trHeight w:val="99"/>
        </w:trPr>
        <w:tc>
          <w:tcPr>
            <w:tcW w:w="2235" w:type="dxa"/>
          </w:tcPr>
          <w:p w:rsidR="00123F0D" w:rsidRPr="002F5FD2" w:rsidRDefault="00123F0D" w:rsidP="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Examinateur</w:t>
            </w:r>
          </w:p>
        </w:tc>
        <w:tc>
          <w:tcPr>
            <w:tcW w:w="3402" w:type="dxa"/>
          </w:tcPr>
          <w:p w:rsidR="00123F0D" w:rsidRPr="002F5FD2" w:rsidRDefault="00123F0D" w:rsidP="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Mme Amina BOUDJEDIR</w:t>
            </w:r>
          </w:p>
        </w:tc>
        <w:tc>
          <w:tcPr>
            <w:tcW w:w="1559" w:type="dxa"/>
          </w:tcPr>
          <w:p w:rsidR="00123F0D" w:rsidRPr="002F5FD2" w:rsidRDefault="00123F0D" w:rsidP="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Docteur</w:t>
            </w:r>
          </w:p>
        </w:tc>
        <w:tc>
          <w:tcPr>
            <w:tcW w:w="3340" w:type="dxa"/>
          </w:tcPr>
          <w:p w:rsidR="00123F0D" w:rsidRPr="002F5FD2" w:rsidRDefault="00123F0D" w:rsidP="00123F0D">
            <w:pPr>
              <w:keepNext/>
              <w:tabs>
                <w:tab w:val="left" w:pos="1513"/>
              </w:tabs>
              <w:spacing w:before="20" w:after="20"/>
              <w:rPr>
                <w:rFonts w:ascii="Calibri" w:hAnsi="Calibri"/>
                <w:b/>
                <w:bCs/>
                <w:color w:val="17365D"/>
                <w:sz w:val="20"/>
                <w:szCs w:val="22"/>
              </w:rPr>
            </w:pPr>
            <w:r w:rsidRPr="002F5FD2">
              <w:rPr>
                <w:rFonts w:ascii="Calibri" w:hAnsi="Calibri"/>
                <w:b/>
                <w:bCs/>
                <w:color w:val="17365D"/>
                <w:sz w:val="20"/>
                <w:szCs w:val="22"/>
              </w:rPr>
              <w:t>Badji Mokhtar-Annaba</w:t>
            </w:r>
          </w:p>
        </w:tc>
      </w:tr>
      <w:tr w:rsidR="00123F0D" w:rsidRPr="001D5212" w:rsidTr="007C642E">
        <w:trPr>
          <w:trHeight w:val="99"/>
        </w:trPr>
        <w:tc>
          <w:tcPr>
            <w:tcW w:w="2235" w:type="dxa"/>
          </w:tcPr>
          <w:p w:rsidR="00123F0D" w:rsidRDefault="00123F0D" w:rsidP="00123F0D">
            <w:pPr>
              <w:keepNext/>
              <w:tabs>
                <w:tab w:val="left" w:pos="1513"/>
              </w:tabs>
              <w:spacing w:before="20" w:after="20"/>
              <w:rPr>
                <w:rFonts w:ascii="Calibri" w:hAnsi="Calibri"/>
                <w:b/>
                <w:bCs/>
                <w:color w:val="17365D"/>
                <w:sz w:val="28"/>
                <w:szCs w:val="28"/>
              </w:rPr>
            </w:pPr>
          </w:p>
          <w:p w:rsidR="0066052B" w:rsidRPr="001D5212" w:rsidRDefault="0066052B" w:rsidP="00123F0D">
            <w:pPr>
              <w:keepNext/>
              <w:tabs>
                <w:tab w:val="left" w:pos="1513"/>
              </w:tabs>
              <w:spacing w:before="20" w:after="20"/>
              <w:rPr>
                <w:rFonts w:ascii="Calibri" w:hAnsi="Calibri"/>
                <w:b/>
                <w:bCs/>
                <w:color w:val="17365D"/>
                <w:sz w:val="28"/>
                <w:szCs w:val="28"/>
              </w:rPr>
            </w:pPr>
          </w:p>
        </w:tc>
        <w:tc>
          <w:tcPr>
            <w:tcW w:w="3402" w:type="dxa"/>
          </w:tcPr>
          <w:p w:rsidR="00123F0D" w:rsidRPr="001D5212" w:rsidRDefault="00123F0D" w:rsidP="00123F0D">
            <w:pPr>
              <w:keepNext/>
              <w:tabs>
                <w:tab w:val="left" w:pos="1513"/>
              </w:tabs>
              <w:spacing w:before="20" w:after="20"/>
              <w:rPr>
                <w:rFonts w:ascii="Calibri" w:hAnsi="Calibri" w:cs="Tahoma"/>
                <w:color w:val="17365D"/>
                <w:sz w:val="28"/>
                <w:szCs w:val="28"/>
              </w:rPr>
            </w:pPr>
          </w:p>
        </w:tc>
        <w:tc>
          <w:tcPr>
            <w:tcW w:w="1559" w:type="dxa"/>
          </w:tcPr>
          <w:p w:rsidR="00123F0D" w:rsidRDefault="00123F0D" w:rsidP="00123F0D">
            <w:pPr>
              <w:keepNext/>
              <w:tabs>
                <w:tab w:val="left" w:pos="1513"/>
              </w:tabs>
              <w:spacing w:before="20" w:after="20"/>
              <w:rPr>
                <w:rFonts w:ascii="Calibri" w:hAnsi="Calibri" w:cs="Tahoma"/>
                <w:color w:val="17365D"/>
                <w:sz w:val="28"/>
                <w:szCs w:val="28"/>
              </w:rPr>
            </w:pPr>
          </w:p>
          <w:p w:rsidR="002F5FD2" w:rsidRPr="001D5212" w:rsidRDefault="002F5FD2" w:rsidP="00123F0D">
            <w:pPr>
              <w:keepNext/>
              <w:tabs>
                <w:tab w:val="left" w:pos="1513"/>
              </w:tabs>
              <w:spacing w:before="20" w:after="20"/>
              <w:rPr>
                <w:rFonts w:ascii="Calibri" w:hAnsi="Calibri" w:cs="Tahoma"/>
                <w:color w:val="17365D"/>
                <w:sz w:val="28"/>
                <w:szCs w:val="28"/>
              </w:rPr>
            </w:pPr>
          </w:p>
        </w:tc>
        <w:tc>
          <w:tcPr>
            <w:tcW w:w="3340" w:type="dxa"/>
          </w:tcPr>
          <w:p w:rsidR="00123F0D" w:rsidRPr="001D5212" w:rsidRDefault="00123F0D" w:rsidP="00123F0D">
            <w:pPr>
              <w:keepNext/>
              <w:tabs>
                <w:tab w:val="left" w:pos="1513"/>
              </w:tabs>
              <w:spacing w:before="20" w:after="20"/>
              <w:rPr>
                <w:rFonts w:ascii="Calibri" w:hAnsi="Calibri" w:cs="Tahoma"/>
                <w:color w:val="17365D"/>
                <w:sz w:val="28"/>
                <w:szCs w:val="28"/>
              </w:rPr>
            </w:pPr>
          </w:p>
        </w:tc>
      </w:tr>
    </w:tbl>
    <w:p w:rsidR="00123F0D" w:rsidRDefault="00123F0D">
      <w:pPr>
        <w:pStyle w:val="TitreChapitre"/>
      </w:pPr>
      <w:bookmarkStart w:id="0" w:name="_Toc277979718"/>
    </w:p>
    <w:p w:rsidR="00C61A25" w:rsidRPr="001D5212" w:rsidRDefault="00D20F43">
      <w:pPr>
        <w:pStyle w:val="TitreChapitre"/>
      </w:pPr>
      <w:bookmarkStart w:id="1" w:name="_Toc517734677"/>
      <w:r w:rsidRPr="001D5212">
        <w:t>Remerciements</w:t>
      </w:r>
      <w:bookmarkEnd w:id="0"/>
      <w:bookmarkEnd w:id="1"/>
    </w:p>
    <w:p w:rsidR="00C61A25" w:rsidRPr="001D5212" w:rsidRDefault="00D20F43" w:rsidP="00F93CB1">
      <w:pPr>
        <w:pStyle w:val="Paragraphe"/>
      </w:pPr>
      <w:r w:rsidRPr="001D5212">
        <w:t>J’ai l’honneur de remerci</w:t>
      </w:r>
      <w:r w:rsidR="002750C8" w:rsidRPr="001D5212">
        <w:t>er</w:t>
      </w:r>
      <w:r w:rsidRPr="001D5212">
        <w:t xml:space="preserve"> </w:t>
      </w:r>
      <w:r w:rsidR="00F93CB1">
        <w:t>dieu</w:t>
      </w:r>
      <w:r w:rsidR="00F93CB1" w:rsidRPr="001D5212">
        <w:t xml:space="preserve"> </w:t>
      </w:r>
      <w:r w:rsidRPr="001D5212">
        <w:t>qui m’a aid</w:t>
      </w:r>
      <w:r w:rsidR="002750C8" w:rsidRPr="001D5212">
        <w:t>é</w:t>
      </w:r>
      <w:r w:rsidRPr="001D5212">
        <w:t xml:space="preserve"> pour cont</w:t>
      </w:r>
      <w:r w:rsidR="002750C8" w:rsidRPr="001D5212">
        <w:t>i</w:t>
      </w:r>
      <w:r w:rsidRPr="001D5212">
        <w:t>nue</w:t>
      </w:r>
      <w:r w:rsidR="002750C8" w:rsidRPr="001D5212">
        <w:t>r</w:t>
      </w:r>
      <w:r w:rsidRPr="001D5212">
        <w:t xml:space="preserve"> mes études et qui m</w:t>
      </w:r>
      <w:r w:rsidR="002750C8" w:rsidRPr="001D5212">
        <w:t>’</w:t>
      </w:r>
      <w:r w:rsidRPr="001D5212">
        <w:t>adonn</w:t>
      </w:r>
      <w:r w:rsidR="002750C8" w:rsidRPr="001D5212">
        <w:t>é</w:t>
      </w:r>
      <w:r w:rsidRPr="001D5212">
        <w:t xml:space="preserve"> les aptitudes pour faire les efforts</w:t>
      </w:r>
      <w:r w:rsidR="002750C8" w:rsidRPr="001D5212">
        <w:t>.</w:t>
      </w:r>
      <w:r w:rsidR="00F125CC" w:rsidRPr="001D5212">
        <w:t xml:space="preserve"> </w:t>
      </w:r>
      <w:r w:rsidR="002750C8" w:rsidRPr="001D5212">
        <w:t>J</w:t>
      </w:r>
      <w:r w:rsidRPr="001D5212">
        <w:t>e ne remercier</w:t>
      </w:r>
      <w:r w:rsidR="002750C8" w:rsidRPr="001D5212">
        <w:t>ai</w:t>
      </w:r>
      <w:r w:rsidRPr="001D5212">
        <w:t xml:space="preserve"> pas Allah si je </w:t>
      </w:r>
      <w:r w:rsidR="002750C8" w:rsidRPr="001D5212">
        <w:t xml:space="preserve">ne </w:t>
      </w:r>
      <w:r w:rsidRPr="001D5212">
        <w:t>remerci</w:t>
      </w:r>
      <w:r w:rsidR="002750C8" w:rsidRPr="001D5212">
        <w:t>e</w:t>
      </w:r>
      <w:r w:rsidRPr="001D5212">
        <w:t xml:space="preserve"> pas mes enseignants et de plus pr</w:t>
      </w:r>
      <w:r w:rsidR="002750C8" w:rsidRPr="001D5212">
        <w:t>è</w:t>
      </w:r>
      <w:r w:rsidRPr="001D5212">
        <w:t xml:space="preserve">s Mr </w:t>
      </w:r>
      <w:r w:rsidR="00D90A58" w:rsidRPr="001D5212">
        <w:t xml:space="preserve">BENOUHIBA </w:t>
      </w:r>
      <w:r w:rsidRPr="001D5212">
        <w:t>mon encadr</w:t>
      </w:r>
      <w:r w:rsidR="002750C8" w:rsidRPr="001D5212">
        <w:t>ant</w:t>
      </w:r>
      <w:r w:rsidRPr="001D5212">
        <w:t xml:space="preserve">, qui m’a </w:t>
      </w:r>
      <w:r w:rsidR="002750C8" w:rsidRPr="001D5212">
        <w:t xml:space="preserve">beaucoup </w:t>
      </w:r>
      <w:r w:rsidRPr="001D5212">
        <w:t>aid</w:t>
      </w:r>
      <w:r w:rsidR="002750C8" w:rsidRPr="001D5212">
        <w:t>é</w:t>
      </w:r>
      <w:r w:rsidRPr="001D5212">
        <w:t xml:space="preserve"> au cours de ma formation et au cours de ma préparation d</w:t>
      </w:r>
      <w:r w:rsidR="002750C8" w:rsidRPr="001D5212">
        <w:t>u</w:t>
      </w:r>
      <w:r w:rsidRPr="001D5212">
        <w:t xml:space="preserve"> </w:t>
      </w:r>
      <w:r w:rsidR="000D03FC" w:rsidRPr="001D5212">
        <w:t xml:space="preserve">mémoire, </w:t>
      </w:r>
      <w:r w:rsidR="00E4236D">
        <w:t xml:space="preserve">et </w:t>
      </w:r>
      <w:r w:rsidR="00594348" w:rsidRPr="001D5212">
        <w:t xml:space="preserve">Mr T.MONSEF qui ma </w:t>
      </w:r>
      <w:r w:rsidR="00E4236D">
        <w:t>qui ma donn</w:t>
      </w:r>
      <w:r w:rsidR="00E27D24">
        <w:t>é</w:t>
      </w:r>
      <w:r w:rsidR="00E4236D">
        <w:t xml:space="preserve"> des conseil</w:t>
      </w:r>
      <w:r w:rsidR="00E27D24">
        <w:t>s</w:t>
      </w:r>
      <w:r w:rsidR="00E4236D">
        <w:t xml:space="preserve"> utiles </w:t>
      </w:r>
      <w:r w:rsidR="00594348" w:rsidRPr="001D5212">
        <w:t>dans la préparation de la mémoire</w:t>
      </w:r>
      <w:r w:rsidR="002750C8" w:rsidRPr="001D5212">
        <w:t>.</w:t>
      </w:r>
      <w:r w:rsidR="00F125CC" w:rsidRPr="001D5212">
        <w:t xml:space="preserve"> </w:t>
      </w:r>
      <w:r w:rsidR="002750C8" w:rsidRPr="001D5212">
        <w:t>S</w:t>
      </w:r>
      <w:r w:rsidRPr="001D5212">
        <w:t xml:space="preserve">ans oublier </w:t>
      </w:r>
      <w:r w:rsidR="002750C8" w:rsidRPr="001D5212">
        <w:t xml:space="preserve">aussi </w:t>
      </w:r>
      <w:r w:rsidRPr="001D5212">
        <w:t>tout</w:t>
      </w:r>
      <w:r w:rsidR="002750C8" w:rsidRPr="001D5212">
        <w:t>e</w:t>
      </w:r>
      <w:r w:rsidRPr="001D5212">
        <w:t xml:space="preserve"> l’équipe ILC qui est </w:t>
      </w:r>
      <w:r w:rsidR="00D90A58" w:rsidRPr="001D5212">
        <w:t>une équipe très sérieuse</w:t>
      </w:r>
      <w:r w:rsidRPr="001D5212">
        <w:t xml:space="preserve">, et c’est </w:t>
      </w:r>
      <w:r w:rsidR="002750C8" w:rsidRPr="001D5212">
        <w:t>ce qui</w:t>
      </w:r>
      <w:r w:rsidRPr="001D5212">
        <w:t xml:space="preserve"> m</w:t>
      </w:r>
      <w:r w:rsidR="002750C8" w:rsidRPr="001D5212">
        <w:t>’</w:t>
      </w:r>
      <w:r w:rsidRPr="001D5212">
        <w:t>a encourag</w:t>
      </w:r>
      <w:r w:rsidR="002750C8" w:rsidRPr="001D5212">
        <w:t>é</w:t>
      </w:r>
      <w:r w:rsidR="00F125CC" w:rsidRPr="001D5212">
        <w:t xml:space="preserve"> </w:t>
      </w:r>
      <w:r w:rsidR="00D90A58" w:rsidRPr="001D5212">
        <w:t>à</w:t>
      </w:r>
      <w:r w:rsidRPr="001D5212">
        <w:t xml:space="preserve"> cont</w:t>
      </w:r>
      <w:r w:rsidR="002750C8" w:rsidRPr="001D5212">
        <w:t>i</w:t>
      </w:r>
      <w:r w:rsidRPr="001D5212">
        <w:t>nue</w:t>
      </w:r>
      <w:r w:rsidR="002750C8" w:rsidRPr="001D5212">
        <w:t>r</w:t>
      </w:r>
      <w:r w:rsidRPr="001D5212">
        <w:t xml:space="preserve"> après avoir </w:t>
      </w:r>
      <w:r w:rsidR="002750C8" w:rsidRPr="001D5212">
        <w:t xml:space="preserve">eu </w:t>
      </w:r>
      <w:r w:rsidRPr="001D5212">
        <w:t>la licence</w:t>
      </w:r>
      <w:r w:rsidR="002750C8" w:rsidRPr="001D5212">
        <w:t>.</w:t>
      </w:r>
    </w:p>
    <w:p w:rsidR="00C61A25" w:rsidRPr="001D5212" w:rsidRDefault="002750C8" w:rsidP="002750C8">
      <w:pPr>
        <w:pStyle w:val="Paragraphe"/>
      </w:pPr>
      <w:r w:rsidRPr="001D5212">
        <w:t>J</w:t>
      </w:r>
      <w:r w:rsidR="00D20F43" w:rsidRPr="001D5212">
        <w:t xml:space="preserve">e remercie </w:t>
      </w:r>
      <w:r w:rsidRPr="001D5212">
        <w:t xml:space="preserve">le </w:t>
      </w:r>
      <w:r w:rsidR="00D20F43" w:rsidRPr="001D5212">
        <w:t>jur</w:t>
      </w:r>
      <w:r w:rsidRPr="001D5212">
        <w:t>y</w:t>
      </w:r>
      <w:r w:rsidR="00D20F43" w:rsidRPr="001D5212">
        <w:t xml:space="preserve"> pour accepter à évaluer mon travail</w:t>
      </w:r>
      <w:r w:rsidRPr="001D5212">
        <w:t>.</w:t>
      </w:r>
    </w:p>
    <w:p w:rsidR="00C61A25" w:rsidRPr="001D5212" w:rsidRDefault="00D20F43">
      <w:pPr>
        <w:pStyle w:val="Paragraphe"/>
      </w:pPr>
      <w:r w:rsidRPr="001D5212">
        <w:t>Et sans oublier ma famille et mes am</w:t>
      </w:r>
      <w:r w:rsidR="002750C8" w:rsidRPr="001D5212">
        <w:t>i</w:t>
      </w:r>
      <w:r w:rsidRPr="001D5212">
        <w:t xml:space="preserve">s qui </w:t>
      </w:r>
      <w:r w:rsidR="002750C8" w:rsidRPr="001D5212">
        <w:t>m’</w:t>
      </w:r>
      <w:r w:rsidRPr="001D5212">
        <w:t>ont encouragé pour cont</w:t>
      </w:r>
      <w:r w:rsidR="002750C8" w:rsidRPr="001D5212">
        <w:t>i</w:t>
      </w:r>
      <w:r w:rsidRPr="001D5212">
        <w:t>nue</w:t>
      </w:r>
      <w:r w:rsidR="002750C8" w:rsidRPr="001D5212">
        <w:t>r</w:t>
      </w:r>
      <w:r w:rsidRPr="001D5212">
        <w:t xml:space="preserve"> mes étude</w:t>
      </w:r>
      <w:r w:rsidR="002750C8" w:rsidRPr="001D5212">
        <w:t>s.</w:t>
      </w:r>
    </w:p>
    <w:p w:rsidR="00C61A25" w:rsidRPr="001D5212" w:rsidRDefault="00D20F43" w:rsidP="002750C8">
      <w:pPr>
        <w:pStyle w:val="Paragraphe"/>
      </w:pPr>
      <w:r w:rsidRPr="001D5212">
        <w:t xml:space="preserve">Et sans oublier mes collèges </w:t>
      </w:r>
      <w:r w:rsidR="002750C8" w:rsidRPr="001D5212">
        <w:t xml:space="preserve">avec </w:t>
      </w:r>
      <w:r w:rsidRPr="001D5212">
        <w:t>qui j’ai passé de bons moments.</w:t>
      </w:r>
    </w:p>
    <w:p w:rsidR="00C61A25" w:rsidRPr="00873C45" w:rsidRDefault="00D20F43" w:rsidP="00873C45">
      <w:pPr>
        <w:pStyle w:val="Paragraphe"/>
        <w:jc w:val="right"/>
        <w:rPr>
          <w:rFonts w:ascii="Tahoma" w:hAnsi="Tahoma" w:cs="Arial"/>
          <w:b/>
          <w:bCs/>
          <w:i/>
          <w:smallCaps/>
          <w:color w:val="0C86AC"/>
          <w:kern w:val="28"/>
          <w:sz w:val="64"/>
          <w:szCs w:val="32"/>
        </w:rPr>
      </w:pPr>
      <w:r w:rsidRPr="001D5212">
        <w:br w:type="page"/>
      </w:r>
      <w:bookmarkStart w:id="2" w:name="_Toc277979719"/>
      <w:r w:rsidRPr="00873C45">
        <w:rPr>
          <w:rFonts w:ascii="Tahoma" w:hAnsi="Tahoma" w:cs="Arial"/>
          <w:b/>
          <w:bCs/>
          <w:i/>
          <w:smallCaps/>
          <w:color w:val="0C86AC"/>
          <w:kern w:val="28"/>
          <w:sz w:val="64"/>
          <w:szCs w:val="32"/>
        </w:rPr>
        <w:lastRenderedPageBreak/>
        <w:t>Dédicaces</w:t>
      </w:r>
      <w:bookmarkEnd w:id="2"/>
    </w:p>
    <w:p w:rsidR="00C61A25" w:rsidRDefault="00F31D46" w:rsidP="004C3C6C">
      <w:pPr>
        <w:pStyle w:val="Paragraphe"/>
        <w:jc w:val="right"/>
        <w:rPr>
          <w:rtl/>
        </w:rPr>
      </w:pPr>
      <w:r>
        <w:rPr>
          <w:rFonts w:hint="cs"/>
          <w:rtl/>
        </w:rPr>
        <w:t xml:space="preserve">أهدي </w:t>
      </w:r>
      <w:r w:rsidR="00873C45">
        <w:rPr>
          <w:rFonts w:hint="cs"/>
          <w:rtl/>
        </w:rPr>
        <w:t>هذا العمل لوالدي و والدتي العزيزين</w:t>
      </w:r>
    </w:p>
    <w:p w:rsidR="00873C45" w:rsidRPr="001D5212" w:rsidRDefault="00873C45" w:rsidP="004C3C6C">
      <w:pPr>
        <w:pStyle w:val="Paragraphe"/>
        <w:jc w:val="right"/>
      </w:pPr>
      <w:r>
        <w:rPr>
          <w:rFonts w:hint="cs"/>
          <w:rtl/>
        </w:rPr>
        <w:t>و أهدي هذا العمل لكل عائلتي و أصحابي</w:t>
      </w:r>
    </w:p>
    <w:p w:rsidR="00C61A25" w:rsidRPr="001D5212" w:rsidRDefault="00D20F43">
      <w:pPr>
        <w:pStyle w:val="TitreChapitre"/>
      </w:pPr>
      <w:r w:rsidRPr="001D5212">
        <w:br w:type="page"/>
      </w:r>
      <w:bookmarkStart w:id="3" w:name="_Toc277979720"/>
      <w:bookmarkStart w:id="4" w:name="_Toc517734678"/>
      <w:r w:rsidRPr="001D5212">
        <w:lastRenderedPageBreak/>
        <w:t>Table des Matières</w:t>
      </w:r>
      <w:bookmarkEnd w:id="3"/>
      <w:bookmarkEnd w:id="4"/>
    </w:p>
    <w:sdt>
      <w:sdtPr>
        <w:rPr>
          <w:rFonts w:ascii="Times New Roman" w:eastAsia="Times New Roman" w:hAnsi="Times New Roman" w:cs="Times New Roman"/>
          <w:b w:val="0"/>
          <w:bCs w:val="0"/>
          <w:color w:val="auto"/>
          <w:sz w:val="24"/>
          <w:szCs w:val="24"/>
          <w:lang w:eastAsia="fr-FR"/>
        </w:rPr>
        <w:id w:val="-1961304050"/>
        <w:docPartObj>
          <w:docPartGallery w:val="Table of Contents"/>
          <w:docPartUnique/>
        </w:docPartObj>
      </w:sdtPr>
      <w:sdtContent>
        <w:p w:rsidR="009F14FE" w:rsidRDefault="009F14FE" w:rsidP="009F14FE">
          <w:pPr>
            <w:pStyle w:val="En-ttedetabledesmatires"/>
          </w:pPr>
        </w:p>
        <w:p w:rsidR="009F14FE" w:rsidRDefault="008B6E02">
          <w:pPr>
            <w:pStyle w:val="TM1"/>
            <w:tabs>
              <w:tab w:val="right" w:leader="dot" w:pos="9062"/>
            </w:tabs>
            <w:rPr>
              <w:rFonts w:asciiTheme="minorHAnsi" w:eastAsiaTheme="minorEastAsia" w:hAnsiTheme="minorHAnsi" w:cstheme="minorBidi"/>
              <w:noProof/>
              <w:sz w:val="22"/>
              <w:szCs w:val="22"/>
            </w:rPr>
          </w:pPr>
          <w:r>
            <w:fldChar w:fldCharType="begin"/>
          </w:r>
          <w:r w:rsidR="009F14FE">
            <w:instrText xml:space="preserve"> TOC \o "1-3" \h \z \u </w:instrText>
          </w:r>
          <w:r>
            <w:fldChar w:fldCharType="separate"/>
          </w:r>
          <w:hyperlink w:anchor="_Toc517734677" w:history="1">
            <w:r w:rsidR="009F14FE" w:rsidRPr="00650072">
              <w:rPr>
                <w:rStyle w:val="Lienhypertexte"/>
                <w:noProof/>
              </w:rPr>
              <w:t>Remerciements</w:t>
            </w:r>
            <w:r w:rsidR="009F14FE">
              <w:rPr>
                <w:noProof/>
                <w:webHidden/>
              </w:rPr>
              <w:tab/>
            </w:r>
            <w:r>
              <w:rPr>
                <w:noProof/>
                <w:webHidden/>
              </w:rPr>
              <w:fldChar w:fldCharType="begin"/>
            </w:r>
            <w:r w:rsidR="009F14FE">
              <w:rPr>
                <w:noProof/>
                <w:webHidden/>
              </w:rPr>
              <w:instrText xml:space="preserve"> PAGEREF _Toc517734677 \h </w:instrText>
            </w:r>
            <w:r>
              <w:rPr>
                <w:noProof/>
                <w:webHidden/>
              </w:rPr>
            </w:r>
            <w:r>
              <w:rPr>
                <w:noProof/>
                <w:webHidden/>
              </w:rPr>
              <w:fldChar w:fldCharType="separate"/>
            </w:r>
            <w:r w:rsidR="009F14FE">
              <w:rPr>
                <w:noProof/>
                <w:webHidden/>
              </w:rPr>
              <w:t>2</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678" w:history="1">
            <w:r w:rsidR="009F14FE" w:rsidRPr="00650072">
              <w:rPr>
                <w:rStyle w:val="Lienhypertexte"/>
                <w:noProof/>
              </w:rPr>
              <w:t>Table des Matières</w:t>
            </w:r>
            <w:r w:rsidR="009F14FE">
              <w:rPr>
                <w:noProof/>
                <w:webHidden/>
              </w:rPr>
              <w:tab/>
            </w:r>
            <w:r>
              <w:rPr>
                <w:noProof/>
                <w:webHidden/>
              </w:rPr>
              <w:fldChar w:fldCharType="begin"/>
            </w:r>
            <w:r w:rsidR="009F14FE">
              <w:rPr>
                <w:noProof/>
                <w:webHidden/>
              </w:rPr>
              <w:instrText xml:space="preserve"> PAGEREF _Toc517734678 \h </w:instrText>
            </w:r>
            <w:r>
              <w:rPr>
                <w:noProof/>
                <w:webHidden/>
              </w:rPr>
            </w:r>
            <w:r>
              <w:rPr>
                <w:noProof/>
                <w:webHidden/>
              </w:rPr>
              <w:fldChar w:fldCharType="separate"/>
            </w:r>
            <w:r w:rsidR="009F14FE">
              <w:rPr>
                <w:noProof/>
                <w:webHidden/>
              </w:rPr>
              <w:t>4</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679" w:history="1">
            <w:r w:rsidR="009F14FE" w:rsidRPr="00650072">
              <w:rPr>
                <w:rStyle w:val="Lienhypertexte"/>
                <w:noProof/>
              </w:rPr>
              <w:t>Table des Illustrations</w:t>
            </w:r>
            <w:r w:rsidR="009F14FE">
              <w:rPr>
                <w:noProof/>
                <w:webHidden/>
              </w:rPr>
              <w:tab/>
            </w:r>
            <w:r>
              <w:rPr>
                <w:noProof/>
                <w:webHidden/>
              </w:rPr>
              <w:fldChar w:fldCharType="begin"/>
            </w:r>
            <w:r w:rsidR="009F14FE">
              <w:rPr>
                <w:noProof/>
                <w:webHidden/>
              </w:rPr>
              <w:instrText xml:space="preserve"> PAGEREF _Toc517734679 \h </w:instrText>
            </w:r>
            <w:r>
              <w:rPr>
                <w:noProof/>
                <w:webHidden/>
              </w:rPr>
            </w:r>
            <w:r>
              <w:rPr>
                <w:noProof/>
                <w:webHidden/>
              </w:rPr>
              <w:fldChar w:fldCharType="separate"/>
            </w:r>
            <w:r w:rsidR="009F14FE">
              <w:rPr>
                <w:noProof/>
                <w:webHidden/>
              </w:rPr>
              <w:t>8</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680" w:history="1">
            <w:r w:rsidR="009F14FE" w:rsidRPr="00650072">
              <w:rPr>
                <w:rStyle w:val="Lienhypertexte"/>
                <w:noProof/>
              </w:rPr>
              <w:t>Introduction</w:t>
            </w:r>
            <w:r w:rsidR="009F14FE">
              <w:rPr>
                <w:noProof/>
                <w:webHidden/>
              </w:rPr>
              <w:tab/>
            </w:r>
            <w:r>
              <w:rPr>
                <w:noProof/>
                <w:webHidden/>
              </w:rPr>
              <w:fldChar w:fldCharType="begin"/>
            </w:r>
            <w:r w:rsidR="009F14FE">
              <w:rPr>
                <w:noProof/>
                <w:webHidden/>
              </w:rPr>
              <w:instrText xml:space="preserve"> PAGEREF _Toc517734680 \h </w:instrText>
            </w:r>
            <w:r>
              <w:rPr>
                <w:noProof/>
                <w:webHidden/>
              </w:rPr>
            </w:r>
            <w:r>
              <w:rPr>
                <w:noProof/>
                <w:webHidden/>
              </w:rPr>
              <w:fldChar w:fldCharType="separate"/>
            </w:r>
            <w:r w:rsidR="009F14FE">
              <w:rPr>
                <w:noProof/>
                <w:webHidden/>
              </w:rPr>
              <w:t>10</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681" w:history="1">
            <w:r w:rsidR="009F14FE" w:rsidRPr="00650072">
              <w:rPr>
                <w:rStyle w:val="Lienhypertexte"/>
                <w:noProof/>
              </w:rPr>
              <w:t>Contexte de recherche</w:t>
            </w:r>
            <w:r w:rsidR="009F14FE">
              <w:rPr>
                <w:noProof/>
                <w:webHidden/>
              </w:rPr>
              <w:tab/>
            </w:r>
            <w:r>
              <w:rPr>
                <w:noProof/>
                <w:webHidden/>
              </w:rPr>
              <w:fldChar w:fldCharType="begin"/>
            </w:r>
            <w:r w:rsidR="009F14FE">
              <w:rPr>
                <w:noProof/>
                <w:webHidden/>
              </w:rPr>
              <w:instrText xml:space="preserve"> PAGEREF _Toc517734681 \h </w:instrText>
            </w:r>
            <w:r>
              <w:rPr>
                <w:noProof/>
                <w:webHidden/>
              </w:rPr>
            </w:r>
            <w:r>
              <w:rPr>
                <w:noProof/>
                <w:webHidden/>
              </w:rPr>
              <w:fldChar w:fldCharType="separate"/>
            </w:r>
            <w:r w:rsidR="009F14FE">
              <w:rPr>
                <w:noProof/>
                <w:webHidden/>
              </w:rPr>
              <w:t>10</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682" w:history="1">
            <w:r w:rsidR="009F14FE" w:rsidRPr="00650072">
              <w:rPr>
                <w:rStyle w:val="Lienhypertexte"/>
                <w:noProof/>
              </w:rPr>
              <w:t>Problématique</w:t>
            </w:r>
            <w:r w:rsidR="009F14FE">
              <w:rPr>
                <w:noProof/>
                <w:webHidden/>
              </w:rPr>
              <w:tab/>
            </w:r>
            <w:r>
              <w:rPr>
                <w:noProof/>
                <w:webHidden/>
              </w:rPr>
              <w:fldChar w:fldCharType="begin"/>
            </w:r>
            <w:r w:rsidR="009F14FE">
              <w:rPr>
                <w:noProof/>
                <w:webHidden/>
              </w:rPr>
              <w:instrText xml:space="preserve"> PAGEREF _Toc517734682 \h </w:instrText>
            </w:r>
            <w:r>
              <w:rPr>
                <w:noProof/>
                <w:webHidden/>
              </w:rPr>
            </w:r>
            <w:r>
              <w:rPr>
                <w:noProof/>
                <w:webHidden/>
              </w:rPr>
              <w:fldChar w:fldCharType="separate"/>
            </w:r>
            <w:r w:rsidR="009F14FE">
              <w:rPr>
                <w:noProof/>
                <w:webHidden/>
              </w:rPr>
              <w:t>10</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683" w:history="1">
            <w:r w:rsidR="009F14FE" w:rsidRPr="00650072">
              <w:rPr>
                <w:rStyle w:val="Lienhypertexte"/>
                <w:noProof/>
              </w:rPr>
              <w:t>Motivations</w:t>
            </w:r>
            <w:r w:rsidR="009F14FE">
              <w:rPr>
                <w:noProof/>
                <w:webHidden/>
              </w:rPr>
              <w:tab/>
            </w:r>
            <w:r>
              <w:rPr>
                <w:noProof/>
                <w:webHidden/>
              </w:rPr>
              <w:fldChar w:fldCharType="begin"/>
            </w:r>
            <w:r w:rsidR="009F14FE">
              <w:rPr>
                <w:noProof/>
                <w:webHidden/>
              </w:rPr>
              <w:instrText xml:space="preserve"> PAGEREF _Toc517734683 \h </w:instrText>
            </w:r>
            <w:r>
              <w:rPr>
                <w:noProof/>
                <w:webHidden/>
              </w:rPr>
            </w:r>
            <w:r>
              <w:rPr>
                <w:noProof/>
                <w:webHidden/>
              </w:rPr>
              <w:fldChar w:fldCharType="separate"/>
            </w:r>
            <w:r w:rsidR="009F14FE">
              <w:rPr>
                <w:noProof/>
                <w:webHidden/>
              </w:rPr>
              <w:t>12</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684" w:history="1">
            <w:r w:rsidR="009F14FE" w:rsidRPr="00650072">
              <w:rPr>
                <w:rStyle w:val="Lienhypertexte"/>
                <w:noProof/>
              </w:rPr>
              <w:t>Objectifs</w:t>
            </w:r>
            <w:r w:rsidR="009F14FE">
              <w:rPr>
                <w:noProof/>
                <w:webHidden/>
              </w:rPr>
              <w:tab/>
            </w:r>
            <w:r>
              <w:rPr>
                <w:noProof/>
                <w:webHidden/>
              </w:rPr>
              <w:fldChar w:fldCharType="begin"/>
            </w:r>
            <w:r w:rsidR="009F14FE">
              <w:rPr>
                <w:noProof/>
                <w:webHidden/>
              </w:rPr>
              <w:instrText xml:space="preserve"> PAGEREF _Toc517734684 \h </w:instrText>
            </w:r>
            <w:r>
              <w:rPr>
                <w:noProof/>
                <w:webHidden/>
              </w:rPr>
            </w:r>
            <w:r>
              <w:rPr>
                <w:noProof/>
                <w:webHidden/>
              </w:rPr>
              <w:fldChar w:fldCharType="separate"/>
            </w:r>
            <w:r w:rsidR="009F14FE">
              <w:rPr>
                <w:noProof/>
                <w:webHidden/>
              </w:rPr>
              <w:t>13</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685" w:history="1">
            <w:r w:rsidR="009F14FE" w:rsidRPr="00650072">
              <w:rPr>
                <w:rStyle w:val="Lienhypertexte"/>
                <w:noProof/>
              </w:rPr>
              <w:t>Contenu du mémoire</w:t>
            </w:r>
            <w:r w:rsidR="009F14FE">
              <w:rPr>
                <w:noProof/>
                <w:webHidden/>
              </w:rPr>
              <w:tab/>
            </w:r>
            <w:r>
              <w:rPr>
                <w:noProof/>
                <w:webHidden/>
              </w:rPr>
              <w:fldChar w:fldCharType="begin"/>
            </w:r>
            <w:r w:rsidR="009F14FE">
              <w:rPr>
                <w:noProof/>
                <w:webHidden/>
              </w:rPr>
              <w:instrText xml:space="preserve"> PAGEREF _Toc517734685 \h </w:instrText>
            </w:r>
            <w:r>
              <w:rPr>
                <w:noProof/>
                <w:webHidden/>
              </w:rPr>
            </w:r>
            <w:r>
              <w:rPr>
                <w:noProof/>
                <w:webHidden/>
              </w:rPr>
              <w:fldChar w:fldCharType="separate"/>
            </w:r>
            <w:r w:rsidR="009F14FE">
              <w:rPr>
                <w:noProof/>
                <w:webHidden/>
              </w:rPr>
              <w:t>13</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686" w:history="1">
            <w:r w:rsidR="009F14FE" w:rsidRPr="00650072">
              <w:rPr>
                <w:rStyle w:val="Lienhypertexte"/>
                <w:noProof/>
              </w:rPr>
              <w:t>Chapitre 1  Présentation de RMI</w:t>
            </w:r>
            <w:r w:rsidR="009F14FE">
              <w:rPr>
                <w:noProof/>
                <w:webHidden/>
              </w:rPr>
              <w:tab/>
            </w:r>
            <w:r>
              <w:rPr>
                <w:noProof/>
                <w:webHidden/>
              </w:rPr>
              <w:fldChar w:fldCharType="begin"/>
            </w:r>
            <w:r w:rsidR="009F14FE">
              <w:rPr>
                <w:noProof/>
                <w:webHidden/>
              </w:rPr>
              <w:instrText xml:space="preserve"> PAGEREF _Toc517734686 \h </w:instrText>
            </w:r>
            <w:r>
              <w:rPr>
                <w:noProof/>
                <w:webHidden/>
              </w:rPr>
            </w:r>
            <w:r>
              <w:rPr>
                <w:noProof/>
                <w:webHidden/>
              </w:rPr>
              <w:fldChar w:fldCharType="separate"/>
            </w:r>
            <w:r w:rsidR="009F14FE">
              <w:rPr>
                <w:noProof/>
                <w:webHidden/>
              </w:rPr>
              <w:t>14</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687" w:history="1">
            <w:r w:rsidR="009F14FE" w:rsidRPr="00650072">
              <w:rPr>
                <w:rStyle w:val="Lienhypertexte"/>
                <w:noProof/>
              </w:rPr>
              <w:t>1.1) les Concepts de RMI (Remote methode invocation)</w:t>
            </w:r>
            <w:r w:rsidR="009F14FE">
              <w:rPr>
                <w:noProof/>
                <w:webHidden/>
              </w:rPr>
              <w:tab/>
            </w:r>
            <w:r>
              <w:rPr>
                <w:noProof/>
                <w:webHidden/>
              </w:rPr>
              <w:fldChar w:fldCharType="begin"/>
            </w:r>
            <w:r w:rsidR="009F14FE">
              <w:rPr>
                <w:noProof/>
                <w:webHidden/>
              </w:rPr>
              <w:instrText xml:space="preserve"> PAGEREF _Toc517734687 \h </w:instrText>
            </w:r>
            <w:r>
              <w:rPr>
                <w:noProof/>
                <w:webHidden/>
              </w:rPr>
            </w:r>
            <w:r>
              <w:rPr>
                <w:noProof/>
                <w:webHidden/>
              </w:rPr>
              <w:fldChar w:fldCharType="separate"/>
            </w:r>
            <w:r w:rsidR="009F14FE">
              <w:rPr>
                <w:noProof/>
                <w:webHidden/>
              </w:rPr>
              <w:t>14</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688" w:history="1">
            <w:r w:rsidR="009F14FE" w:rsidRPr="00650072">
              <w:rPr>
                <w:rStyle w:val="Lienhypertexte"/>
                <w:noProof/>
              </w:rPr>
              <w:t>1.1.1) Définition :</w:t>
            </w:r>
            <w:r w:rsidR="009F14FE">
              <w:rPr>
                <w:noProof/>
                <w:webHidden/>
              </w:rPr>
              <w:tab/>
            </w:r>
            <w:r>
              <w:rPr>
                <w:noProof/>
                <w:webHidden/>
              </w:rPr>
              <w:fldChar w:fldCharType="begin"/>
            </w:r>
            <w:r w:rsidR="009F14FE">
              <w:rPr>
                <w:noProof/>
                <w:webHidden/>
              </w:rPr>
              <w:instrText xml:space="preserve"> PAGEREF _Toc517734688 \h </w:instrText>
            </w:r>
            <w:r>
              <w:rPr>
                <w:noProof/>
                <w:webHidden/>
              </w:rPr>
            </w:r>
            <w:r>
              <w:rPr>
                <w:noProof/>
                <w:webHidden/>
              </w:rPr>
              <w:fldChar w:fldCharType="separate"/>
            </w:r>
            <w:r w:rsidR="009F14FE">
              <w:rPr>
                <w:noProof/>
                <w:webHidden/>
              </w:rPr>
              <w:t>14</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689" w:history="1">
            <w:r w:rsidR="009F14FE" w:rsidRPr="00650072">
              <w:rPr>
                <w:rStyle w:val="Lienhypertexte"/>
                <w:noProof/>
              </w:rPr>
              <w:t>1.1.2) RPC (Remote Procedure Call)</w:t>
            </w:r>
            <w:r w:rsidR="009F14FE">
              <w:rPr>
                <w:noProof/>
                <w:webHidden/>
              </w:rPr>
              <w:tab/>
            </w:r>
            <w:r>
              <w:rPr>
                <w:noProof/>
                <w:webHidden/>
              </w:rPr>
              <w:fldChar w:fldCharType="begin"/>
            </w:r>
            <w:r w:rsidR="009F14FE">
              <w:rPr>
                <w:noProof/>
                <w:webHidden/>
              </w:rPr>
              <w:instrText xml:space="preserve"> PAGEREF _Toc517734689 \h </w:instrText>
            </w:r>
            <w:r>
              <w:rPr>
                <w:noProof/>
                <w:webHidden/>
              </w:rPr>
            </w:r>
            <w:r>
              <w:rPr>
                <w:noProof/>
                <w:webHidden/>
              </w:rPr>
              <w:fldChar w:fldCharType="separate"/>
            </w:r>
            <w:r w:rsidR="009F14FE">
              <w:rPr>
                <w:noProof/>
                <w:webHidden/>
              </w:rPr>
              <w:t>15</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690" w:history="1">
            <w:r w:rsidR="009F14FE" w:rsidRPr="00650072">
              <w:rPr>
                <w:rStyle w:val="Lienhypertexte"/>
                <w:noProof/>
              </w:rPr>
              <w:t>1.1.3) Quelques remarques :</w:t>
            </w:r>
            <w:r w:rsidR="009F14FE">
              <w:rPr>
                <w:noProof/>
                <w:webHidden/>
              </w:rPr>
              <w:tab/>
            </w:r>
            <w:r>
              <w:rPr>
                <w:noProof/>
                <w:webHidden/>
              </w:rPr>
              <w:fldChar w:fldCharType="begin"/>
            </w:r>
            <w:r w:rsidR="009F14FE">
              <w:rPr>
                <w:noProof/>
                <w:webHidden/>
              </w:rPr>
              <w:instrText xml:space="preserve"> PAGEREF _Toc517734690 \h </w:instrText>
            </w:r>
            <w:r>
              <w:rPr>
                <w:noProof/>
                <w:webHidden/>
              </w:rPr>
            </w:r>
            <w:r>
              <w:rPr>
                <w:noProof/>
                <w:webHidden/>
              </w:rPr>
              <w:fldChar w:fldCharType="separate"/>
            </w:r>
            <w:r w:rsidR="009F14FE">
              <w:rPr>
                <w:noProof/>
                <w:webHidden/>
              </w:rPr>
              <w:t>16</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691" w:history="1">
            <w:r w:rsidR="009F14FE" w:rsidRPr="00650072">
              <w:rPr>
                <w:rStyle w:val="Lienhypertexte"/>
                <w:noProof/>
              </w:rPr>
              <w:t>1.2 Architecture RMI :</w:t>
            </w:r>
            <w:r w:rsidR="009F14FE">
              <w:rPr>
                <w:noProof/>
                <w:webHidden/>
              </w:rPr>
              <w:tab/>
            </w:r>
            <w:r>
              <w:rPr>
                <w:noProof/>
                <w:webHidden/>
              </w:rPr>
              <w:fldChar w:fldCharType="begin"/>
            </w:r>
            <w:r w:rsidR="009F14FE">
              <w:rPr>
                <w:noProof/>
                <w:webHidden/>
              </w:rPr>
              <w:instrText xml:space="preserve"> PAGEREF _Toc517734691 \h </w:instrText>
            </w:r>
            <w:r>
              <w:rPr>
                <w:noProof/>
                <w:webHidden/>
              </w:rPr>
            </w:r>
            <w:r>
              <w:rPr>
                <w:noProof/>
                <w:webHidden/>
              </w:rPr>
              <w:fldChar w:fldCharType="separate"/>
            </w:r>
            <w:r w:rsidR="009F14FE">
              <w:rPr>
                <w:noProof/>
                <w:webHidden/>
              </w:rPr>
              <w:t>16</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692" w:history="1">
            <w:r w:rsidR="009F14FE" w:rsidRPr="00650072">
              <w:rPr>
                <w:rStyle w:val="Lienhypertexte"/>
                <w:noProof/>
              </w:rPr>
              <w:t>1.2.1) Le stub :</w:t>
            </w:r>
            <w:r w:rsidR="009F14FE">
              <w:rPr>
                <w:noProof/>
                <w:webHidden/>
              </w:rPr>
              <w:tab/>
            </w:r>
            <w:r>
              <w:rPr>
                <w:noProof/>
                <w:webHidden/>
              </w:rPr>
              <w:fldChar w:fldCharType="begin"/>
            </w:r>
            <w:r w:rsidR="009F14FE">
              <w:rPr>
                <w:noProof/>
                <w:webHidden/>
              </w:rPr>
              <w:instrText xml:space="preserve"> PAGEREF _Toc517734692 \h </w:instrText>
            </w:r>
            <w:r>
              <w:rPr>
                <w:noProof/>
                <w:webHidden/>
              </w:rPr>
            </w:r>
            <w:r>
              <w:rPr>
                <w:noProof/>
                <w:webHidden/>
              </w:rPr>
              <w:fldChar w:fldCharType="separate"/>
            </w:r>
            <w:r w:rsidR="009F14FE">
              <w:rPr>
                <w:noProof/>
                <w:webHidden/>
              </w:rPr>
              <w:t>17</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693" w:history="1">
            <w:r w:rsidR="009F14FE" w:rsidRPr="00650072">
              <w:rPr>
                <w:rStyle w:val="Lienhypertexte"/>
                <w:noProof/>
              </w:rPr>
              <w:t>1.2.2) Le Skeleton :</w:t>
            </w:r>
            <w:r w:rsidR="009F14FE">
              <w:rPr>
                <w:noProof/>
                <w:webHidden/>
              </w:rPr>
              <w:tab/>
            </w:r>
            <w:r>
              <w:rPr>
                <w:noProof/>
                <w:webHidden/>
              </w:rPr>
              <w:fldChar w:fldCharType="begin"/>
            </w:r>
            <w:r w:rsidR="009F14FE">
              <w:rPr>
                <w:noProof/>
                <w:webHidden/>
              </w:rPr>
              <w:instrText xml:space="preserve"> PAGEREF _Toc517734693 \h </w:instrText>
            </w:r>
            <w:r>
              <w:rPr>
                <w:noProof/>
                <w:webHidden/>
              </w:rPr>
            </w:r>
            <w:r>
              <w:rPr>
                <w:noProof/>
                <w:webHidden/>
              </w:rPr>
              <w:fldChar w:fldCharType="separate"/>
            </w:r>
            <w:r w:rsidR="009F14FE">
              <w:rPr>
                <w:noProof/>
                <w:webHidden/>
              </w:rPr>
              <w:t>17</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694" w:history="1">
            <w:r w:rsidR="009F14FE" w:rsidRPr="00650072">
              <w:rPr>
                <w:rStyle w:val="Lienhypertexte"/>
                <w:noProof/>
              </w:rPr>
              <w:t>1.2.3) La couche de référencement :</w:t>
            </w:r>
            <w:r w:rsidR="009F14FE">
              <w:rPr>
                <w:noProof/>
                <w:webHidden/>
              </w:rPr>
              <w:tab/>
            </w:r>
            <w:r>
              <w:rPr>
                <w:noProof/>
                <w:webHidden/>
              </w:rPr>
              <w:fldChar w:fldCharType="begin"/>
            </w:r>
            <w:r w:rsidR="009F14FE">
              <w:rPr>
                <w:noProof/>
                <w:webHidden/>
              </w:rPr>
              <w:instrText xml:space="preserve"> PAGEREF _Toc517734694 \h </w:instrText>
            </w:r>
            <w:r>
              <w:rPr>
                <w:noProof/>
                <w:webHidden/>
              </w:rPr>
            </w:r>
            <w:r>
              <w:rPr>
                <w:noProof/>
                <w:webHidden/>
              </w:rPr>
              <w:fldChar w:fldCharType="separate"/>
            </w:r>
            <w:r w:rsidR="009F14FE">
              <w:rPr>
                <w:noProof/>
                <w:webHidden/>
              </w:rPr>
              <w:t>17</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695" w:history="1">
            <w:r w:rsidR="009F14FE" w:rsidRPr="00650072">
              <w:rPr>
                <w:rStyle w:val="Lienhypertexte"/>
                <w:noProof/>
              </w:rPr>
              <w:t>1.2.4) La couche transport :</w:t>
            </w:r>
            <w:r w:rsidR="009F14FE">
              <w:rPr>
                <w:noProof/>
                <w:webHidden/>
              </w:rPr>
              <w:tab/>
            </w:r>
            <w:r>
              <w:rPr>
                <w:noProof/>
                <w:webHidden/>
              </w:rPr>
              <w:fldChar w:fldCharType="begin"/>
            </w:r>
            <w:r w:rsidR="009F14FE">
              <w:rPr>
                <w:noProof/>
                <w:webHidden/>
              </w:rPr>
              <w:instrText xml:space="preserve"> PAGEREF _Toc517734695 \h </w:instrText>
            </w:r>
            <w:r>
              <w:rPr>
                <w:noProof/>
                <w:webHidden/>
              </w:rPr>
            </w:r>
            <w:r>
              <w:rPr>
                <w:noProof/>
                <w:webHidden/>
              </w:rPr>
              <w:fldChar w:fldCharType="separate"/>
            </w:r>
            <w:r w:rsidR="009F14FE">
              <w:rPr>
                <w:noProof/>
                <w:webHidden/>
              </w:rPr>
              <w:t>17</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696" w:history="1">
            <w:r w:rsidR="009F14FE" w:rsidRPr="00650072">
              <w:rPr>
                <w:rStyle w:val="Lienhypertexte"/>
                <w:noProof/>
              </w:rPr>
              <w:t>1.3) Mécanisme de téléchargement  des définitions des classes distantes :</w:t>
            </w:r>
            <w:r w:rsidR="009F14FE">
              <w:rPr>
                <w:noProof/>
                <w:webHidden/>
              </w:rPr>
              <w:tab/>
            </w:r>
            <w:r>
              <w:rPr>
                <w:noProof/>
                <w:webHidden/>
              </w:rPr>
              <w:fldChar w:fldCharType="begin"/>
            </w:r>
            <w:r w:rsidR="009F14FE">
              <w:rPr>
                <w:noProof/>
                <w:webHidden/>
              </w:rPr>
              <w:instrText xml:space="preserve"> PAGEREF _Toc517734696 \h </w:instrText>
            </w:r>
            <w:r>
              <w:rPr>
                <w:noProof/>
                <w:webHidden/>
              </w:rPr>
            </w:r>
            <w:r>
              <w:rPr>
                <w:noProof/>
                <w:webHidden/>
              </w:rPr>
              <w:fldChar w:fldCharType="separate"/>
            </w:r>
            <w:r w:rsidR="009F14FE">
              <w:rPr>
                <w:noProof/>
                <w:webHidden/>
              </w:rPr>
              <w:t>18</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697" w:history="1">
            <w:r w:rsidR="009F14FE" w:rsidRPr="00650072">
              <w:rPr>
                <w:rStyle w:val="Lienhypertexte"/>
                <w:noProof/>
              </w:rPr>
              <w:t>1.4) Le mécanisme d’activation des objets distants :</w:t>
            </w:r>
            <w:r w:rsidR="009F14FE">
              <w:rPr>
                <w:noProof/>
                <w:webHidden/>
              </w:rPr>
              <w:tab/>
            </w:r>
            <w:r>
              <w:rPr>
                <w:noProof/>
                <w:webHidden/>
              </w:rPr>
              <w:fldChar w:fldCharType="begin"/>
            </w:r>
            <w:r w:rsidR="009F14FE">
              <w:rPr>
                <w:noProof/>
                <w:webHidden/>
              </w:rPr>
              <w:instrText xml:space="preserve"> PAGEREF _Toc517734697 \h </w:instrText>
            </w:r>
            <w:r>
              <w:rPr>
                <w:noProof/>
                <w:webHidden/>
              </w:rPr>
            </w:r>
            <w:r>
              <w:rPr>
                <w:noProof/>
                <w:webHidden/>
              </w:rPr>
              <w:fldChar w:fldCharType="separate"/>
            </w:r>
            <w:r w:rsidR="009F14FE">
              <w:rPr>
                <w:noProof/>
                <w:webHidden/>
              </w:rPr>
              <w:t>19</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698" w:history="1">
            <w:r w:rsidR="009F14FE" w:rsidRPr="00650072">
              <w:rPr>
                <w:rStyle w:val="Lienhypertexte"/>
                <w:noProof/>
              </w:rPr>
              <w:t>1.5) Gestionnaire de sécurité java</w:t>
            </w:r>
            <w:r w:rsidR="009F14FE">
              <w:rPr>
                <w:noProof/>
                <w:webHidden/>
              </w:rPr>
              <w:tab/>
            </w:r>
            <w:r>
              <w:rPr>
                <w:noProof/>
                <w:webHidden/>
              </w:rPr>
              <w:fldChar w:fldCharType="begin"/>
            </w:r>
            <w:r w:rsidR="009F14FE">
              <w:rPr>
                <w:noProof/>
                <w:webHidden/>
              </w:rPr>
              <w:instrText xml:space="preserve"> PAGEREF _Toc517734698 \h </w:instrText>
            </w:r>
            <w:r>
              <w:rPr>
                <w:noProof/>
                <w:webHidden/>
              </w:rPr>
            </w:r>
            <w:r>
              <w:rPr>
                <w:noProof/>
                <w:webHidden/>
              </w:rPr>
              <w:fldChar w:fldCharType="separate"/>
            </w:r>
            <w:r w:rsidR="009F14FE">
              <w:rPr>
                <w:noProof/>
                <w:webHidden/>
              </w:rPr>
              <w:t>19</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699" w:history="1">
            <w:r w:rsidR="009F14FE" w:rsidRPr="00650072">
              <w:rPr>
                <w:rStyle w:val="Lienhypertexte"/>
                <w:noProof/>
              </w:rPr>
              <w:t>1.6) Garbage collector distribué</w:t>
            </w:r>
            <w:r w:rsidR="009F14FE">
              <w:rPr>
                <w:noProof/>
                <w:webHidden/>
              </w:rPr>
              <w:tab/>
            </w:r>
            <w:r>
              <w:rPr>
                <w:noProof/>
                <w:webHidden/>
              </w:rPr>
              <w:fldChar w:fldCharType="begin"/>
            </w:r>
            <w:r w:rsidR="009F14FE">
              <w:rPr>
                <w:noProof/>
                <w:webHidden/>
              </w:rPr>
              <w:instrText xml:space="preserve"> PAGEREF _Toc517734699 \h </w:instrText>
            </w:r>
            <w:r>
              <w:rPr>
                <w:noProof/>
                <w:webHidden/>
              </w:rPr>
            </w:r>
            <w:r>
              <w:rPr>
                <w:noProof/>
                <w:webHidden/>
              </w:rPr>
              <w:fldChar w:fldCharType="separate"/>
            </w:r>
            <w:r w:rsidR="009F14FE">
              <w:rPr>
                <w:noProof/>
                <w:webHidden/>
              </w:rPr>
              <w:t>20</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00" w:history="1">
            <w:r w:rsidR="009F14FE" w:rsidRPr="00650072">
              <w:rPr>
                <w:rStyle w:val="Lienhypertexte"/>
                <w:noProof/>
              </w:rPr>
              <w:t>1.7) Annexe : RMI en Pratique</w:t>
            </w:r>
            <w:r w:rsidR="009F14FE">
              <w:rPr>
                <w:noProof/>
                <w:webHidden/>
              </w:rPr>
              <w:tab/>
            </w:r>
            <w:r>
              <w:rPr>
                <w:noProof/>
                <w:webHidden/>
              </w:rPr>
              <w:fldChar w:fldCharType="begin"/>
            </w:r>
            <w:r w:rsidR="009F14FE">
              <w:rPr>
                <w:noProof/>
                <w:webHidden/>
              </w:rPr>
              <w:instrText xml:space="preserve"> PAGEREF _Toc517734700 \h </w:instrText>
            </w:r>
            <w:r>
              <w:rPr>
                <w:noProof/>
                <w:webHidden/>
              </w:rPr>
            </w:r>
            <w:r>
              <w:rPr>
                <w:noProof/>
                <w:webHidden/>
              </w:rPr>
              <w:fldChar w:fldCharType="separate"/>
            </w:r>
            <w:r w:rsidR="009F14FE">
              <w:rPr>
                <w:noProof/>
                <w:webHidden/>
              </w:rPr>
              <w:t>20</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01" w:history="1">
            <w:r w:rsidR="009F14FE" w:rsidRPr="00650072">
              <w:rPr>
                <w:rStyle w:val="Lienhypertexte"/>
                <w:noProof/>
              </w:rPr>
              <w:t>1.7.1) Création de  serveur RMI avec le lancement de registre :</w:t>
            </w:r>
            <w:r w:rsidR="009F14FE">
              <w:rPr>
                <w:noProof/>
                <w:webHidden/>
              </w:rPr>
              <w:tab/>
            </w:r>
            <w:r>
              <w:rPr>
                <w:noProof/>
                <w:webHidden/>
              </w:rPr>
              <w:fldChar w:fldCharType="begin"/>
            </w:r>
            <w:r w:rsidR="009F14FE">
              <w:rPr>
                <w:noProof/>
                <w:webHidden/>
              </w:rPr>
              <w:instrText xml:space="preserve"> PAGEREF _Toc517734701 \h </w:instrText>
            </w:r>
            <w:r>
              <w:rPr>
                <w:noProof/>
                <w:webHidden/>
              </w:rPr>
            </w:r>
            <w:r>
              <w:rPr>
                <w:noProof/>
                <w:webHidden/>
              </w:rPr>
              <w:fldChar w:fldCharType="separate"/>
            </w:r>
            <w:r w:rsidR="009F14FE">
              <w:rPr>
                <w:noProof/>
                <w:webHidden/>
              </w:rPr>
              <w:t>20</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02" w:history="1">
            <w:r w:rsidR="009F14FE" w:rsidRPr="00650072">
              <w:rPr>
                <w:rStyle w:val="Lienhypertexte"/>
                <w:noProof/>
              </w:rPr>
              <w:t>1.7.2) Lancer le serveur :</w:t>
            </w:r>
            <w:r w:rsidR="009F14FE">
              <w:rPr>
                <w:noProof/>
                <w:webHidden/>
              </w:rPr>
              <w:tab/>
            </w:r>
            <w:r>
              <w:rPr>
                <w:noProof/>
                <w:webHidden/>
              </w:rPr>
              <w:fldChar w:fldCharType="begin"/>
            </w:r>
            <w:r w:rsidR="009F14FE">
              <w:rPr>
                <w:noProof/>
                <w:webHidden/>
              </w:rPr>
              <w:instrText xml:space="preserve"> PAGEREF _Toc517734702 \h </w:instrText>
            </w:r>
            <w:r>
              <w:rPr>
                <w:noProof/>
                <w:webHidden/>
              </w:rPr>
            </w:r>
            <w:r>
              <w:rPr>
                <w:noProof/>
                <w:webHidden/>
              </w:rPr>
              <w:fldChar w:fldCharType="separate"/>
            </w:r>
            <w:r w:rsidR="009F14FE">
              <w:rPr>
                <w:noProof/>
                <w:webHidden/>
              </w:rPr>
              <w:t>21</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03" w:history="1">
            <w:r w:rsidR="009F14FE" w:rsidRPr="00650072">
              <w:rPr>
                <w:rStyle w:val="Lienhypertexte"/>
                <w:noProof/>
              </w:rPr>
              <w:t>1.7.3) Création de client :</w:t>
            </w:r>
            <w:r w:rsidR="009F14FE">
              <w:rPr>
                <w:noProof/>
                <w:webHidden/>
              </w:rPr>
              <w:tab/>
            </w:r>
            <w:r>
              <w:rPr>
                <w:noProof/>
                <w:webHidden/>
              </w:rPr>
              <w:fldChar w:fldCharType="begin"/>
            </w:r>
            <w:r w:rsidR="009F14FE">
              <w:rPr>
                <w:noProof/>
                <w:webHidden/>
              </w:rPr>
              <w:instrText xml:space="preserve"> PAGEREF _Toc517734703 \h </w:instrText>
            </w:r>
            <w:r>
              <w:rPr>
                <w:noProof/>
                <w:webHidden/>
              </w:rPr>
            </w:r>
            <w:r>
              <w:rPr>
                <w:noProof/>
                <w:webHidden/>
              </w:rPr>
              <w:fldChar w:fldCharType="separate"/>
            </w:r>
            <w:r w:rsidR="009F14FE">
              <w:rPr>
                <w:noProof/>
                <w:webHidden/>
              </w:rPr>
              <w:t>23</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04" w:history="1">
            <w:r w:rsidR="009F14FE" w:rsidRPr="00650072">
              <w:rPr>
                <w:rStyle w:val="Lienhypertexte"/>
                <w:noProof/>
              </w:rPr>
              <w:t>1.7.4) Gestion de la Sécurité :</w:t>
            </w:r>
            <w:r w:rsidR="009F14FE">
              <w:rPr>
                <w:noProof/>
                <w:webHidden/>
              </w:rPr>
              <w:tab/>
            </w:r>
            <w:r>
              <w:rPr>
                <w:noProof/>
                <w:webHidden/>
              </w:rPr>
              <w:fldChar w:fldCharType="begin"/>
            </w:r>
            <w:r w:rsidR="009F14FE">
              <w:rPr>
                <w:noProof/>
                <w:webHidden/>
              </w:rPr>
              <w:instrText xml:space="preserve"> PAGEREF _Toc517734704 \h </w:instrText>
            </w:r>
            <w:r>
              <w:rPr>
                <w:noProof/>
                <w:webHidden/>
              </w:rPr>
            </w:r>
            <w:r>
              <w:rPr>
                <w:noProof/>
                <w:webHidden/>
              </w:rPr>
              <w:fldChar w:fldCharType="separate"/>
            </w:r>
            <w:r w:rsidR="009F14FE">
              <w:rPr>
                <w:noProof/>
                <w:webHidden/>
              </w:rPr>
              <w:t>23</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05" w:history="1">
            <w:r w:rsidR="009F14FE" w:rsidRPr="00650072">
              <w:rPr>
                <w:rStyle w:val="Lienhypertexte"/>
                <w:noProof/>
              </w:rPr>
              <w:t>1.8) Conclusion</w:t>
            </w:r>
            <w:r w:rsidR="009F14FE">
              <w:rPr>
                <w:noProof/>
                <w:webHidden/>
              </w:rPr>
              <w:tab/>
            </w:r>
            <w:r>
              <w:rPr>
                <w:noProof/>
                <w:webHidden/>
              </w:rPr>
              <w:fldChar w:fldCharType="begin"/>
            </w:r>
            <w:r w:rsidR="009F14FE">
              <w:rPr>
                <w:noProof/>
                <w:webHidden/>
              </w:rPr>
              <w:instrText xml:space="preserve"> PAGEREF _Toc517734705 \h </w:instrText>
            </w:r>
            <w:r>
              <w:rPr>
                <w:noProof/>
                <w:webHidden/>
              </w:rPr>
            </w:r>
            <w:r>
              <w:rPr>
                <w:noProof/>
                <w:webHidden/>
              </w:rPr>
              <w:fldChar w:fldCharType="separate"/>
            </w:r>
            <w:r w:rsidR="009F14FE">
              <w:rPr>
                <w:noProof/>
                <w:webHidden/>
              </w:rPr>
              <w:t>24</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06" w:history="1">
            <w:r w:rsidR="009F14FE" w:rsidRPr="00650072">
              <w:rPr>
                <w:rStyle w:val="Lienhypertexte"/>
                <w:noProof/>
              </w:rPr>
              <w:t>2.1) Présentation de CSP :</w:t>
            </w:r>
            <w:r w:rsidR="009F14FE">
              <w:rPr>
                <w:noProof/>
                <w:webHidden/>
              </w:rPr>
              <w:tab/>
            </w:r>
            <w:r>
              <w:rPr>
                <w:noProof/>
                <w:webHidden/>
              </w:rPr>
              <w:fldChar w:fldCharType="begin"/>
            </w:r>
            <w:r w:rsidR="009F14FE">
              <w:rPr>
                <w:noProof/>
                <w:webHidden/>
              </w:rPr>
              <w:instrText xml:space="preserve"> PAGEREF _Toc517734706 \h </w:instrText>
            </w:r>
            <w:r>
              <w:rPr>
                <w:noProof/>
                <w:webHidden/>
              </w:rPr>
            </w:r>
            <w:r>
              <w:rPr>
                <w:noProof/>
                <w:webHidden/>
              </w:rPr>
              <w:fldChar w:fldCharType="separate"/>
            </w:r>
            <w:r w:rsidR="009F14FE">
              <w:rPr>
                <w:noProof/>
                <w:webHidden/>
              </w:rPr>
              <w:t>25</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07" w:history="1">
            <w:r w:rsidR="009F14FE" w:rsidRPr="00650072">
              <w:rPr>
                <w:rStyle w:val="Lienhypertexte"/>
                <w:noProof/>
              </w:rPr>
              <w:t>2.1.1) Définition :</w:t>
            </w:r>
            <w:r w:rsidR="009F14FE">
              <w:rPr>
                <w:noProof/>
                <w:webHidden/>
              </w:rPr>
              <w:tab/>
            </w:r>
            <w:r>
              <w:rPr>
                <w:noProof/>
                <w:webHidden/>
              </w:rPr>
              <w:fldChar w:fldCharType="begin"/>
            </w:r>
            <w:r w:rsidR="009F14FE">
              <w:rPr>
                <w:noProof/>
                <w:webHidden/>
              </w:rPr>
              <w:instrText xml:space="preserve"> PAGEREF _Toc517734707 \h </w:instrText>
            </w:r>
            <w:r>
              <w:rPr>
                <w:noProof/>
                <w:webHidden/>
              </w:rPr>
            </w:r>
            <w:r>
              <w:rPr>
                <w:noProof/>
                <w:webHidden/>
              </w:rPr>
              <w:fldChar w:fldCharType="separate"/>
            </w:r>
            <w:r w:rsidR="009F14FE">
              <w:rPr>
                <w:noProof/>
                <w:webHidden/>
              </w:rPr>
              <w:t>25</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08" w:history="1">
            <w:r w:rsidR="009F14FE" w:rsidRPr="00650072">
              <w:rPr>
                <w:rStyle w:val="Lienhypertexte"/>
                <w:noProof/>
              </w:rPr>
              <w:t>2.1.3) Syntaxe CSP :</w:t>
            </w:r>
            <w:r w:rsidR="009F14FE">
              <w:rPr>
                <w:noProof/>
                <w:webHidden/>
              </w:rPr>
              <w:tab/>
            </w:r>
            <w:r>
              <w:rPr>
                <w:noProof/>
                <w:webHidden/>
              </w:rPr>
              <w:fldChar w:fldCharType="begin"/>
            </w:r>
            <w:r w:rsidR="009F14FE">
              <w:rPr>
                <w:noProof/>
                <w:webHidden/>
              </w:rPr>
              <w:instrText xml:space="preserve"> PAGEREF _Toc517734708 \h </w:instrText>
            </w:r>
            <w:r>
              <w:rPr>
                <w:noProof/>
                <w:webHidden/>
              </w:rPr>
            </w:r>
            <w:r>
              <w:rPr>
                <w:noProof/>
                <w:webHidden/>
              </w:rPr>
              <w:fldChar w:fldCharType="separate"/>
            </w:r>
            <w:r w:rsidR="009F14FE">
              <w:rPr>
                <w:noProof/>
                <w:webHidden/>
              </w:rPr>
              <w:t>26</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09" w:history="1">
            <w:r w:rsidR="009F14FE" w:rsidRPr="00650072">
              <w:rPr>
                <w:rStyle w:val="Lienhypertexte"/>
                <w:noProof/>
              </w:rPr>
              <w:t>2.2) Présentation de JCSP</w:t>
            </w:r>
            <w:r w:rsidR="009F14FE">
              <w:rPr>
                <w:noProof/>
                <w:webHidden/>
              </w:rPr>
              <w:tab/>
            </w:r>
            <w:r>
              <w:rPr>
                <w:noProof/>
                <w:webHidden/>
              </w:rPr>
              <w:fldChar w:fldCharType="begin"/>
            </w:r>
            <w:r w:rsidR="009F14FE">
              <w:rPr>
                <w:noProof/>
                <w:webHidden/>
              </w:rPr>
              <w:instrText xml:space="preserve"> PAGEREF _Toc517734709 \h </w:instrText>
            </w:r>
            <w:r>
              <w:rPr>
                <w:noProof/>
                <w:webHidden/>
              </w:rPr>
            </w:r>
            <w:r>
              <w:rPr>
                <w:noProof/>
                <w:webHidden/>
              </w:rPr>
              <w:fldChar w:fldCharType="separate"/>
            </w:r>
            <w:r w:rsidR="009F14FE">
              <w:rPr>
                <w:noProof/>
                <w:webHidden/>
              </w:rPr>
              <w:t>28</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10" w:history="1">
            <w:r w:rsidR="009F14FE" w:rsidRPr="00650072">
              <w:rPr>
                <w:rStyle w:val="Lienhypertexte"/>
                <w:noProof/>
              </w:rPr>
              <w:t>2.2.1) Définition :</w:t>
            </w:r>
            <w:r w:rsidR="009F14FE">
              <w:rPr>
                <w:noProof/>
                <w:webHidden/>
              </w:rPr>
              <w:tab/>
            </w:r>
            <w:r>
              <w:rPr>
                <w:noProof/>
                <w:webHidden/>
              </w:rPr>
              <w:fldChar w:fldCharType="begin"/>
            </w:r>
            <w:r w:rsidR="009F14FE">
              <w:rPr>
                <w:noProof/>
                <w:webHidden/>
              </w:rPr>
              <w:instrText xml:space="preserve"> PAGEREF _Toc517734710 \h </w:instrText>
            </w:r>
            <w:r>
              <w:rPr>
                <w:noProof/>
                <w:webHidden/>
              </w:rPr>
            </w:r>
            <w:r>
              <w:rPr>
                <w:noProof/>
                <w:webHidden/>
              </w:rPr>
              <w:fldChar w:fldCharType="separate"/>
            </w:r>
            <w:r w:rsidR="009F14FE">
              <w:rPr>
                <w:noProof/>
                <w:webHidden/>
              </w:rPr>
              <w:t>28</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11" w:history="1">
            <w:r w:rsidR="009F14FE" w:rsidRPr="00650072">
              <w:rPr>
                <w:rStyle w:val="Lienhypertexte"/>
                <w:noProof/>
              </w:rPr>
              <w:t>2.2.2) Syntaxe de JCSP :</w:t>
            </w:r>
            <w:r w:rsidR="009F14FE">
              <w:rPr>
                <w:noProof/>
                <w:webHidden/>
              </w:rPr>
              <w:tab/>
            </w:r>
            <w:r>
              <w:rPr>
                <w:noProof/>
                <w:webHidden/>
              </w:rPr>
              <w:fldChar w:fldCharType="begin"/>
            </w:r>
            <w:r w:rsidR="009F14FE">
              <w:rPr>
                <w:noProof/>
                <w:webHidden/>
              </w:rPr>
              <w:instrText xml:space="preserve"> PAGEREF _Toc517734711 \h </w:instrText>
            </w:r>
            <w:r>
              <w:rPr>
                <w:noProof/>
                <w:webHidden/>
              </w:rPr>
            </w:r>
            <w:r>
              <w:rPr>
                <w:noProof/>
                <w:webHidden/>
              </w:rPr>
              <w:fldChar w:fldCharType="separate"/>
            </w:r>
            <w:r w:rsidR="009F14FE">
              <w:rPr>
                <w:noProof/>
                <w:webHidden/>
              </w:rPr>
              <w:t>28</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12" w:history="1">
            <w:r w:rsidR="009F14FE" w:rsidRPr="00650072">
              <w:rPr>
                <w:rStyle w:val="Lienhypertexte"/>
                <w:noProof/>
              </w:rPr>
              <w:t>2.2.3) Conclusion de la section :</w:t>
            </w:r>
            <w:r w:rsidR="009F14FE">
              <w:rPr>
                <w:noProof/>
                <w:webHidden/>
              </w:rPr>
              <w:tab/>
            </w:r>
            <w:r>
              <w:rPr>
                <w:noProof/>
                <w:webHidden/>
              </w:rPr>
              <w:fldChar w:fldCharType="begin"/>
            </w:r>
            <w:r w:rsidR="009F14FE">
              <w:rPr>
                <w:noProof/>
                <w:webHidden/>
              </w:rPr>
              <w:instrText xml:space="preserve"> PAGEREF _Toc517734712 \h </w:instrText>
            </w:r>
            <w:r>
              <w:rPr>
                <w:noProof/>
                <w:webHidden/>
              </w:rPr>
            </w:r>
            <w:r>
              <w:rPr>
                <w:noProof/>
                <w:webHidden/>
              </w:rPr>
              <w:fldChar w:fldCharType="separate"/>
            </w:r>
            <w:r w:rsidR="009F14FE">
              <w:rPr>
                <w:noProof/>
                <w:webHidden/>
              </w:rPr>
              <w:t>32</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13" w:history="1">
            <w:r w:rsidR="009F14FE" w:rsidRPr="00650072">
              <w:rPr>
                <w:rStyle w:val="Lienhypertexte"/>
                <w:noProof/>
              </w:rPr>
              <w:t>2.3) JCSP.net</w:t>
            </w:r>
            <w:r w:rsidR="009F14FE">
              <w:rPr>
                <w:noProof/>
                <w:webHidden/>
              </w:rPr>
              <w:tab/>
            </w:r>
            <w:r>
              <w:rPr>
                <w:noProof/>
                <w:webHidden/>
              </w:rPr>
              <w:fldChar w:fldCharType="begin"/>
            </w:r>
            <w:r w:rsidR="009F14FE">
              <w:rPr>
                <w:noProof/>
                <w:webHidden/>
              </w:rPr>
              <w:instrText xml:space="preserve"> PAGEREF _Toc517734713 \h </w:instrText>
            </w:r>
            <w:r>
              <w:rPr>
                <w:noProof/>
                <w:webHidden/>
              </w:rPr>
            </w:r>
            <w:r>
              <w:rPr>
                <w:noProof/>
                <w:webHidden/>
              </w:rPr>
              <w:fldChar w:fldCharType="separate"/>
            </w:r>
            <w:r w:rsidR="009F14FE">
              <w:rPr>
                <w:noProof/>
                <w:webHidden/>
              </w:rPr>
              <w:t>33</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14" w:history="1">
            <w:r w:rsidR="009F14FE" w:rsidRPr="00650072">
              <w:rPr>
                <w:rStyle w:val="Lienhypertexte"/>
                <w:noProof/>
              </w:rPr>
              <w:t>2.5) Annexe JCSP en Pratique :</w:t>
            </w:r>
            <w:r w:rsidR="009F14FE">
              <w:rPr>
                <w:noProof/>
                <w:webHidden/>
              </w:rPr>
              <w:tab/>
            </w:r>
            <w:r>
              <w:rPr>
                <w:noProof/>
                <w:webHidden/>
              </w:rPr>
              <w:fldChar w:fldCharType="begin"/>
            </w:r>
            <w:r w:rsidR="009F14FE">
              <w:rPr>
                <w:noProof/>
                <w:webHidden/>
              </w:rPr>
              <w:instrText xml:space="preserve"> PAGEREF _Toc517734714 \h </w:instrText>
            </w:r>
            <w:r>
              <w:rPr>
                <w:noProof/>
                <w:webHidden/>
              </w:rPr>
            </w:r>
            <w:r>
              <w:rPr>
                <w:noProof/>
                <w:webHidden/>
              </w:rPr>
              <w:fldChar w:fldCharType="separate"/>
            </w:r>
            <w:r w:rsidR="009F14FE">
              <w:rPr>
                <w:noProof/>
                <w:webHidden/>
              </w:rPr>
              <w:t>37</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15" w:history="1">
            <w:r w:rsidR="009F14FE" w:rsidRPr="00650072">
              <w:rPr>
                <w:rStyle w:val="Lienhypertexte"/>
                <w:noProof/>
              </w:rPr>
              <w:t>3.6) Les tendances d’amélioration :</w:t>
            </w:r>
            <w:r w:rsidR="009F14FE">
              <w:rPr>
                <w:noProof/>
                <w:webHidden/>
              </w:rPr>
              <w:tab/>
            </w:r>
            <w:r>
              <w:rPr>
                <w:noProof/>
                <w:webHidden/>
              </w:rPr>
              <w:fldChar w:fldCharType="begin"/>
            </w:r>
            <w:r w:rsidR="009F14FE">
              <w:rPr>
                <w:noProof/>
                <w:webHidden/>
              </w:rPr>
              <w:instrText xml:space="preserve"> PAGEREF _Toc517734715 \h </w:instrText>
            </w:r>
            <w:r>
              <w:rPr>
                <w:noProof/>
                <w:webHidden/>
              </w:rPr>
            </w:r>
            <w:r>
              <w:rPr>
                <w:noProof/>
                <w:webHidden/>
              </w:rPr>
              <w:fldChar w:fldCharType="separate"/>
            </w:r>
            <w:r w:rsidR="009F14FE">
              <w:rPr>
                <w:noProof/>
                <w:webHidden/>
              </w:rPr>
              <w:t>40</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16" w:history="1">
            <w:r w:rsidR="009F14FE" w:rsidRPr="00650072">
              <w:rPr>
                <w:rStyle w:val="Lienhypertexte"/>
                <w:noProof/>
              </w:rPr>
              <w:t>3.7) Remarque sur la documentation :</w:t>
            </w:r>
            <w:r w:rsidR="009F14FE">
              <w:rPr>
                <w:noProof/>
                <w:webHidden/>
              </w:rPr>
              <w:tab/>
            </w:r>
            <w:r>
              <w:rPr>
                <w:noProof/>
                <w:webHidden/>
              </w:rPr>
              <w:fldChar w:fldCharType="begin"/>
            </w:r>
            <w:r w:rsidR="009F14FE">
              <w:rPr>
                <w:noProof/>
                <w:webHidden/>
              </w:rPr>
              <w:instrText xml:space="preserve"> PAGEREF _Toc517734716 \h </w:instrText>
            </w:r>
            <w:r>
              <w:rPr>
                <w:noProof/>
                <w:webHidden/>
              </w:rPr>
            </w:r>
            <w:r>
              <w:rPr>
                <w:noProof/>
                <w:webHidden/>
              </w:rPr>
              <w:fldChar w:fldCharType="separate"/>
            </w:r>
            <w:r w:rsidR="009F14FE">
              <w:rPr>
                <w:noProof/>
                <w:webHidden/>
              </w:rPr>
              <w:t>40</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17" w:history="1">
            <w:r w:rsidR="009F14FE" w:rsidRPr="00650072">
              <w:rPr>
                <w:rStyle w:val="Lienhypertexte"/>
                <w:noProof/>
              </w:rPr>
              <w:t>3.8 Conclusion de cette section :</w:t>
            </w:r>
            <w:r w:rsidR="009F14FE">
              <w:rPr>
                <w:noProof/>
                <w:webHidden/>
              </w:rPr>
              <w:tab/>
            </w:r>
            <w:r>
              <w:rPr>
                <w:noProof/>
                <w:webHidden/>
              </w:rPr>
              <w:fldChar w:fldCharType="begin"/>
            </w:r>
            <w:r w:rsidR="009F14FE">
              <w:rPr>
                <w:noProof/>
                <w:webHidden/>
              </w:rPr>
              <w:instrText xml:space="preserve"> PAGEREF _Toc517734717 \h </w:instrText>
            </w:r>
            <w:r>
              <w:rPr>
                <w:noProof/>
                <w:webHidden/>
              </w:rPr>
            </w:r>
            <w:r>
              <w:rPr>
                <w:noProof/>
                <w:webHidden/>
              </w:rPr>
              <w:fldChar w:fldCharType="separate"/>
            </w:r>
            <w:r w:rsidR="009F14FE">
              <w:rPr>
                <w:noProof/>
                <w:webHidden/>
              </w:rPr>
              <w:t>40</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18" w:history="1">
            <w:r w:rsidR="009F14FE" w:rsidRPr="00650072">
              <w:rPr>
                <w:rStyle w:val="Lienhypertexte"/>
                <w:noProof/>
              </w:rPr>
              <w:t>3.8 Conclusion du chapitre</w:t>
            </w:r>
            <w:r w:rsidR="009F14FE">
              <w:rPr>
                <w:noProof/>
                <w:webHidden/>
              </w:rPr>
              <w:tab/>
            </w:r>
            <w:r>
              <w:rPr>
                <w:noProof/>
                <w:webHidden/>
              </w:rPr>
              <w:fldChar w:fldCharType="begin"/>
            </w:r>
            <w:r w:rsidR="009F14FE">
              <w:rPr>
                <w:noProof/>
                <w:webHidden/>
              </w:rPr>
              <w:instrText xml:space="preserve"> PAGEREF _Toc517734718 \h </w:instrText>
            </w:r>
            <w:r>
              <w:rPr>
                <w:noProof/>
                <w:webHidden/>
              </w:rPr>
            </w:r>
            <w:r>
              <w:rPr>
                <w:noProof/>
                <w:webHidden/>
              </w:rPr>
              <w:fldChar w:fldCharType="separate"/>
            </w:r>
            <w:r w:rsidR="009F14FE">
              <w:rPr>
                <w:noProof/>
                <w:webHidden/>
              </w:rPr>
              <w:t>41</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19" w:history="1">
            <w:r w:rsidR="009F14FE" w:rsidRPr="00650072">
              <w:rPr>
                <w:rStyle w:val="Lienhypertexte"/>
                <w:noProof/>
              </w:rPr>
              <w:t>3.1) Objectif de ce chapitre :</w:t>
            </w:r>
            <w:r w:rsidR="009F14FE">
              <w:rPr>
                <w:noProof/>
                <w:webHidden/>
              </w:rPr>
              <w:tab/>
            </w:r>
            <w:r>
              <w:rPr>
                <w:noProof/>
                <w:webHidden/>
              </w:rPr>
              <w:fldChar w:fldCharType="begin"/>
            </w:r>
            <w:r w:rsidR="009F14FE">
              <w:rPr>
                <w:noProof/>
                <w:webHidden/>
              </w:rPr>
              <w:instrText xml:space="preserve"> PAGEREF _Toc517734719 \h </w:instrText>
            </w:r>
            <w:r>
              <w:rPr>
                <w:noProof/>
                <w:webHidden/>
              </w:rPr>
            </w:r>
            <w:r>
              <w:rPr>
                <w:noProof/>
                <w:webHidden/>
              </w:rPr>
              <w:fldChar w:fldCharType="separate"/>
            </w:r>
            <w:r w:rsidR="009F14FE">
              <w:rPr>
                <w:noProof/>
                <w:webHidden/>
              </w:rPr>
              <w:t>42</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20" w:history="1">
            <w:r w:rsidR="009F14FE" w:rsidRPr="00650072">
              <w:rPr>
                <w:rStyle w:val="Lienhypertexte"/>
                <w:noProof/>
              </w:rPr>
              <w:t>3.2) Présentation de l’application MiniISante</w:t>
            </w:r>
            <w:r w:rsidR="009F14FE">
              <w:rPr>
                <w:noProof/>
                <w:webHidden/>
              </w:rPr>
              <w:tab/>
            </w:r>
            <w:r>
              <w:rPr>
                <w:noProof/>
                <w:webHidden/>
              </w:rPr>
              <w:fldChar w:fldCharType="begin"/>
            </w:r>
            <w:r w:rsidR="009F14FE">
              <w:rPr>
                <w:noProof/>
                <w:webHidden/>
              </w:rPr>
              <w:instrText xml:space="preserve"> PAGEREF _Toc517734720 \h </w:instrText>
            </w:r>
            <w:r>
              <w:rPr>
                <w:noProof/>
                <w:webHidden/>
              </w:rPr>
            </w:r>
            <w:r>
              <w:rPr>
                <w:noProof/>
                <w:webHidden/>
              </w:rPr>
              <w:fldChar w:fldCharType="separate"/>
            </w:r>
            <w:r w:rsidR="009F14FE">
              <w:rPr>
                <w:noProof/>
                <w:webHidden/>
              </w:rPr>
              <w:t>43</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21" w:history="1">
            <w:r w:rsidR="009F14FE" w:rsidRPr="00650072">
              <w:rPr>
                <w:rStyle w:val="Lienhypertexte"/>
                <w:noProof/>
              </w:rPr>
              <w:t>3.3) Conception de l’application par la technologie RMI</w:t>
            </w:r>
            <w:r w:rsidR="009F14FE">
              <w:rPr>
                <w:noProof/>
                <w:webHidden/>
              </w:rPr>
              <w:tab/>
            </w:r>
            <w:r>
              <w:rPr>
                <w:noProof/>
                <w:webHidden/>
              </w:rPr>
              <w:fldChar w:fldCharType="begin"/>
            </w:r>
            <w:r w:rsidR="009F14FE">
              <w:rPr>
                <w:noProof/>
                <w:webHidden/>
              </w:rPr>
              <w:instrText xml:space="preserve"> PAGEREF _Toc517734721 \h </w:instrText>
            </w:r>
            <w:r>
              <w:rPr>
                <w:noProof/>
                <w:webHidden/>
              </w:rPr>
            </w:r>
            <w:r>
              <w:rPr>
                <w:noProof/>
                <w:webHidden/>
              </w:rPr>
              <w:fldChar w:fldCharType="separate"/>
            </w:r>
            <w:r w:rsidR="009F14FE">
              <w:rPr>
                <w:noProof/>
                <w:webHidden/>
              </w:rPr>
              <w:t>44</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22" w:history="1">
            <w:r w:rsidR="009F14FE" w:rsidRPr="00650072">
              <w:rPr>
                <w:rStyle w:val="Lienhypertexte"/>
                <w:noProof/>
              </w:rPr>
              <w:t>3.3.1)  Diagramme des cas d’utilisations :</w:t>
            </w:r>
            <w:r w:rsidR="009F14FE">
              <w:rPr>
                <w:noProof/>
                <w:webHidden/>
              </w:rPr>
              <w:tab/>
            </w:r>
            <w:r>
              <w:rPr>
                <w:noProof/>
                <w:webHidden/>
              </w:rPr>
              <w:fldChar w:fldCharType="begin"/>
            </w:r>
            <w:r w:rsidR="009F14FE">
              <w:rPr>
                <w:noProof/>
                <w:webHidden/>
              </w:rPr>
              <w:instrText xml:space="preserve"> PAGEREF _Toc517734722 \h </w:instrText>
            </w:r>
            <w:r>
              <w:rPr>
                <w:noProof/>
                <w:webHidden/>
              </w:rPr>
            </w:r>
            <w:r>
              <w:rPr>
                <w:noProof/>
                <w:webHidden/>
              </w:rPr>
              <w:fldChar w:fldCharType="separate"/>
            </w:r>
            <w:r w:rsidR="009F14FE">
              <w:rPr>
                <w:noProof/>
                <w:webHidden/>
              </w:rPr>
              <w:t>44</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23" w:history="1">
            <w:r w:rsidR="009F14FE" w:rsidRPr="00650072">
              <w:rPr>
                <w:rStyle w:val="Lienhypertexte"/>
                <w:noProof/>
              </w:rPr>
              <w:t>3.3.2) Description des cas d’utilisations :</w:t>
            </w:r>
            <w:r w:rsidR="009F14FE">
              <w:rPr>
                <w:noProof/>
                <w:webHidden/>
              </w:rPr>
              <w:tab/>
            </w:r>
            <w:r>
              <w:rPr>
                <w:noProof/>
                <w:webHidden/>
              </w:rPr>
              <w:fldChar w:fldCharType="begin"/>
            </w:r>
            <w:r w:rsidR="009F14FE">
              <w:rPr>
                <w:noProof/>
                <w:webHidden/>
              </w:rPr>
              <w:instrText xml:space="preserve"> PAGEREF _Toc517734723 \h </w:instrText>
            </w:r>
            <w:r>
              <w:rPr>
                <w:noProof/>
                <w:webHidden/>
              </w:rPr>
            </w:r>
            <w:r>
              <w:rPr>
                <w:noProof/>
                <w:webHidden/>
              </w:rPr>
              <w:fldChar w:fldCharType="separate"/>
            </w:r>
            <w:r w:rsidR="009F14FE">
              <w:rPr>
                <w:noProof/>
                <w:webHidden/>
              </w:rPr>
              <w:t>45</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24" w:history="1">
            <w:r w:rsidR="009F14FE" w:rsidRPr="00650072">
              <w:rPr>
                <w:rStyle w:val="Lienhypertexte"/>
                <w:noProof/>
              </w:rPr>
              <w:t>3.3.2.1) Cas n° 1</w:t>
            </w:r>
            <w:r w:rsidR="009F14FE">
              <w:rPr>
                <w:noProof/>
                <w:webHidden/>
              </w:rPr>
              <w:tab/>
            </w:r>
            <w:r>
              <w:rPr>
                <w:noProof/>
                <w:webHidden/>
              </w:rPr>
              <w:fldChar w:fldCharType="begin"/>
            </w:r>
            <w:r w:rsidR="009F14FE">
              <w:rPr>
                <w:noProof/>
                <w:webHidden/>
              </w:rPr>
              <w:instrText xml:space="preserve"> PAGEREF _Toc517734724 \h </w:instrText>
            </w:r>
            <w:r>
              <w:rPr>
                <w:noProof/>
                <w:webHidden/>
              </w:rPr>
            </w:r>
            <w:r>
              <w:rPr>
                <w:noProof/>
                <w:webHidden/>
              </w:rPr>
              <w:fldChar w:fldCharType="separate"/>
            </w:r>
            <w:r w:rsidR="009F14FE">
              <w:rPr>
                <w:noProof/>
                <w:webHidden/>
              </w:rPr>
              <w:t>46</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25" w:history="1">
            <w:r w:rsidR="009F14FE" w:rsidRPr="00650072">
              <w:rPr>
                <w:rStyle w:val="Lienhypertexte"/>
                <w:noProof/>
              </w:rPr>
              <w:t>3.3.2.2) Cas n 2 :</w:t>
            </w:r>
            <w:r w:rsidR="009F14FE">
              <w:rPr>
                <w:noProof/>
                <w:webHidden/>
              </w:rPr>
              <w:tab/>
            </w:r>
            <w:r>
              <w:rPr>
                <w:noProof/>
                <w:webHidden/>
              </w:rPr>
              <w:fldChar w:fldCharType="begin"/>
            </w:r>
            <w:r w:rsidR="009F14FE">
              <w:rPr>
                <w:noProof/>
                <w:webHidden/>
              </w:rPr>
              <w:instrText xml:space="preserve"> PAGEREF _Toc517734725 \h </w:instrText>
            </w:r>
            <w:r>
              <w:rPr>
                <w:noProof/>
                <w:webHidden/>
              </w:rPr>
            </w:r>
            <w:r>
              <w:rPr>
                <w:noProof/>
                <w:webHidden/>
              </w:rPr>
              <w:fldChar w:fldCharType="separate"/>
            </w:r>
            <w:r w:rsidR="009F14FE">
              <w:rPr>
                <w:noProof/>
                <w:webHidden/>
              </w:rPr>
              <w:t>47</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26" w:history="1">
            <w:r w:rsidR="009F14FE" w:rsidRPr="00650072">
              <w:rPr>
                <w:rStyle w:val="Lienhypertexte"/>
                <w:noProof/>
              </w:rPr>
              <w:t>3.3.2.3) Cas n° 3 :</w:t>
            </w:r>
            <w:r w:rsidR="009F14FE">
              <w:rPr>
                <w:noProof/>
                <w:webHidden/>
              </w:rPr>
              <w:tab/>
            </w:r>
            <w:r>
              <w:rPr>
                <w:noProof/>
                <w:webHidden/>
              </w:rPr>
              <w:fldChar w:fldCharType="begin"/>
            </w:r>
            <w:r w:rsidR="009F14FE">
              <w:rPr>
                <w:noProof/>
                <w:webHidden/>
              </w:rPr>
              <w:instrText xml:space="preserve"> PAGEREF _Toc517734726 \h </w:instrText>
            </w:r>
            <w:r>
              <w:rPr>
                <w:noProof/>
                <w:webHidden/>
              </w:rPr>
            </w:r>
            <w:r>
              <w:rPr>
                <w:noProof/>
                <w:webHidden/>
              </w:rPr>
              <w:fldChar w:fldCharType="separate"/>
            </w:r>
            <w:r w:rsidR="009F14FE">
              <w:rPr>
                <w:noProof/>
                <w:webHidden/>
              </w:rPr>
              <w:t>48</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27" w:history="1">
            <w:r w:rsidR="009F14FE" w:rsidRPr="00650072">
              <w:rPr>
                <w:rStyle w:val="Lienhypertexte"/>
                <w:noProof/>
              </w:rPr>
              <w:t>3.3.2.4) Cas n° 4 :</w:t>
            </w:r>
            <w:r w:rsidR="009F14FE">
              <w:rPr>
                <w:noProof/>
                <w:webHidden/>
              </w:rPr>
              <w:tab/>
            </w:r>
            <w:r>
              <w:rPr>
                <w:noProof/>
                <w:webHidden/>
              </w:rPr>
              <w:fldChar w:fldCharType="begin"/>
            </w:r>
            <w:r w:rsidR="009F14FE">
              <w:rPr>
                <w:noProof/>
                <w:webHidden/>
              </w:rPr>
              <w:instrText xml:space="preserve"> PAGEREF _Toc517734727 \h </w:instrText>
            </w:r>
            <w:r>
              <w:rPr>
                <w:noProof/>
                <w:webHidden/>
              </w:rPr>
            </w:r>
            <w:r>
              <w:rPr>
                <w:noProof/>
                <w:webHidden/>
              </w:rPr>
              <w:fldChar w:fldCharType="separate"/>
            </w:r>
            <w:r w:rsidR="009F14FE">
              <w:rPr>
                <w:noProof/>
                <w:webHidden/>
              </w:rPr>
              <w:t>49</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28" w:history="1">
            <w:r w:rsidR="009F14FE" w:rsidRPr="00650072">
              <w:rPr>
                <w:rStyle w:val="Lienhypertexte"/>
                <w:noProof/>
              </w:rPr>
              <w:t>3.3.2.5) Cas n° 5 :</w:t>
            </w:r>
            <w:r w:rsidR="009F14FE">
              <w:rPr>
                <w:noProof/>
                <w:webHidden/>
              </w:rPr>
              <w:tab/>
            </w:r>
            <w:r>
              <w:rPr>
                <w:noProof/>
                <w:webHidden/>
              </w:rPr>
              <w:fldChar w:fldCharType="begin"/>
            </w:r>
            <w:r w:rsidR="009F14FE">
              <w:rPr>
                <w:noProof/>
                <w:webHidden/>
              </w:rPr>
              <w:instrText xml:space="preserve"> PAGEREF _Toc517734728 \h </w:instrText>
            </w:r>
            <w:r>
              <w:rPr>
                <w:noProof/>
                <w:webHidden/>
              </w:rPr>
            </w:r>
            <w:r>
              <w:rPr>
                <w:noProof/>
                <w:webHidden/>
              </w:rPr>
              <w:fldChar w:fldCharType="separate"/>
            </w:r>
            <w:r w:rsidR="009F14FE">
              <w:rPr>
                <w:noProof/>
                <w:webHidden/>
              </w:rPr>
              <w:t>50</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29" w:history="1">
            <w:r w:rsidR="009F14FE" w:rsidRPr="00650072">
              <w:rPr>
                <w:rStyle w:val="Lienhypertexte"/>
                <w:noProof/>
              </w:rPr>
              <w:t>3.3.2.6) Cas n° 6 :</w:t>
            </w:r>
            <w:r w:rsidR="009F14FE">
              <w:rPr>
                <w:noProof/>
                <w:webHidden/>
              </w:rPr>
              <w:tab/>
            </w:r>
            <w:r>
              <w:rPr>
                <w:noProof/>
                <w:webHidden/>
              </w:rPr>
              <w:fldChar w:fldCharType="begin"/>
            </w:r>
            <w:r w:rsidR="009F14FE">
              <w:rPr>
                <w:noProof/>
                <w:webHidden/>
              </w:rPr>
              <w:instrText xml:space="preserve"> PAGEREF _Toc517734729 \h </w:instrText>
            </w:r>
            <w:r>
              <w:rPr>
                <w:noProof/>
                <w:webHidden/>
              </w:rPr>
            </w:r>
            <w:r>
              <w:rPr>
                <w:noProof/>
                <w:webHidden/>
              </w:rPr>
              <w:fldChar w:fldCharType="separate"/>
            </w:r>
            <w:r w:rsidR="009F14FE">
              <w:rPr>
                <w:noProof/>
                <w:webHidden/>
              </w:rPr>
              <w:t>51</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30" w:history="1">
            <w:r w:rsidR="009F14FE" w:rsidRPr="00650072">
              <w:rPr>
                <w:rStyle w:val="Lienhypertexte"/>
                <w:noProof/>
              </w:rPr>
              <w:t>3.3.2.7) Cas n° 7 :</w:t>
            </w:r>
            <w:r w:rsidR="009F14FE">
              <w:rPr>
                <w:noProof/>
                <w:webHidden/>
              </w:rPr>
              <w:tab/>
            </w:r>
            <w:r>
              <w:rPr>
                <w:noProof/>
                <w:webHidden/>
              </w:rPr>
              <w:fldChar w:fldCharType="begin"/>
            </w:r>
            <w:r w:rsidR="009F14FE">
              <w:rPr>
                <w:noProof/>
                <w:webHidden/>
              </w:rPr>
              <w:instrText xml:space="preserve"> PAGEREF _Toc517734730 \h </w:instrText>
            </w:r>
            <w:r>
              <w:rPr>
                <w:noProof/>
                <w:webHidden/>
              </w:rPr>
            </w:r>
            <w:r>
              <w:rPr>
                <w:noProof/>
                <w:webHidden/>
              </w:rPr>
              <w:fldChar w:fldCharType="separate"/>
            </w:r>
            <w:r w:rsidR="009F14FE">
              <w:rPr>
                <w:noProof/>
                <w:webHidden/>
              </w:rPr>
              <w:t>53</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31" w:history="1">
            <w:r w:rsidR="009F14FE" w:rsidRPr="00650072">
              <w:rPr>
                <w:rStyle w:val="Lienhypertexte"/>
                <w:noProof/>
              </w:rPr>
              <w:t>3.3.3) Diagramme de classes :</w:t>
            </w:r>
            <w:r w:rsidR="009F14FE">
              <w:rPr>
                <w:noProof/>
                <w:webHidden/>
              </w:rPr>
              <w:tab/>
            </w:r>
            <w:r>
              <w:rPr>
                <w:noProof/>
                <w:webHidden/>
              </w:rPr>
              <w:fldChar w:fldCharType="begin"/>
            </w:r>
            <w:r w:rsidR="009F14FE">
              <w:rPr>
                <w:noProof/>
                <w:webHidden/>
              </w:rPr>
              <w:instrText xml:space="preserve"> PAGEREF _Toc517734731 \h </w:instrText>
            </w:r>
            <w:r>
              <w:rPr>
                <w:noProof/>
                <w:webHidden/>
              </w:rPr>
            </w:r>
            <w:r>
              <w:rPr>
                <w:noProof/>
                <w:webHidden/>
              </w:rPr>
              <w:fldChar w:fldCharType="separate"/>
            </w:r>
            <w:r w:rsidR="009F14FE">
              <w:rPr>
                <w:noProof/>
                <w:webHidden/>
              </w:rPr>
              <w:t>55</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32" w:history="1">
            <w:r w:rsidR="009F14FE" w:rsidRPr="00650072">
              <w:rPr>
                <w:rStyle w:val="Lienhypertexte"/>
                <w:noProof/>
              </w:rPr>
              <w:t>3.3.4)  Diagramme des composants :</w:t>
            </w:r>
            <w:r w:rsidR="009F14FE">
              <w:rPr>
                <w:noProof/>
                <w:webHidden/>
              </w:rPr>
              <w:tab/>
            </w:r>
            <w:r>
              <w:rPr>
                <w:noProof/>
                <w:webHidden/>
              </w:rPr>
              <w:fldChar w:fldCharType="begin"/>
            </w:r>
            <w:r w:rsidR="009F14FE">
              <w:rPr>
                <w:noProof/>
                <w:webHidden/>
              </w:rPr>
              <w:instrText xml:space="preserve"> PAGEREF _Toc517734732 \h </w:instrText>
            </w:r>
            <w:r>
              <w:rPr>
                <w:noProof/>
                <w:webHidden/>
              </w:rPr>
            </w:r>
            <w:r>
              <w:rPr>
                <w:noProof/>
                <w:webHidden/>
              </w:rPr>
              <w:fldChar w:fldCharType="separate"/>
            </w:r>
            <w:r w:rsidR="009F14FE">
              <w:rPr>
                <w:noProof/>
                <w:webHidden/>
              </w:rPr>
              <w:t>56</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33" w:history="1">
            <w:r w:rsidR="009F14FE" w:rsidRPr="00650072">
              <w:rPr>
                <w:rStyle w:val="Lienhypertexte"/>
                <w:noProof/>
              </w:rPr>
              <w:t>3.3.5)  Diagramme d’activités :</w:t>
            </w:r>
            <w:r w:rsidR="009F14FE">
              <w:rPr>
                <w:noProof/>
                <w:webHidden/>
              </w:rPr>
              <w:tab/>
            </w:r>
            <w:r>
              <w:rPr>
                <w:noProof/>
                <w:webHidden/>
              </w:rPr>
              <w:fldChar w:fldCharType="begin"/>
            </w:r>
            <w:r w:rsidR="009F14FE">
              <w:rPr>
                <w:noProof/>
                <w:webHidden/>
              </w:rPr>
              <w:instrText xml:space="preserve"> PAGEREF _Toc517734733 \h </w:instrText>
            </w:r>
            <w:r>
              <w:rPr>
                <w:noProof/>
                <w:webHidden/>
              </w:rPr>
            </w:r>
            <w:r>
              <w:rPr>
                <w:noProof/>
                <w:webHidden/>
              </w:rPr>
              <w:fldChar w:fldCharType="separate"/>
            </w:r>
            <w:r w:rsidR="009F14FE">
              <w:rPr>
                <w:noProof/>
                <w:webHidden/>
              </w:rPr>
              <w:t>56</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34" w:history="1">
            <w:r w:rsidR="009F14FE" w:rsidRPr="00650072">
              <w:rPr>
                <w:rStyle w:val="Lienhypertexte"/>
                <w:noProof/>
              </w:rPr>
              <w:t>3.3.6) Diagramme de déploiement :</w:t>
            </w:r>
            <w:r w:rsidR="009F14FE">
              <w:rPr>
                <w:noProof/>
                <w:webHidden/>
              </w:rPr>
              <w:tab/>
            </w:r>
            <w:r>
              <w:rPr>
                <w:noProof/>
                <w:webHidden/>
              </w:rPr>
              <w:fldChar w:fldCharType="begin"/>
            </w:r>
            <w:r w:rsidR="009F14FE">
              <w:rPr>
                <w:noProof/>
                <w:webHidden/>
              </w:rPr>
              <w:instrText xml:space="preserve"> PAGEREF _Toc517734734 \h </w:instrText>
            </w:r>
            <w:r>
              <w:rPr>
                <w:noProof/>
                <w:webHidden/>
              </w:rPr>
            </w:r>
            <w:r>
              <w:rPr>
                <w:noProof/>
                <w:webHidden/>
              </w:rPr>
              <w:fldChar w:fldCharType="separate"/>
            </w:r>
            <w:r w:rsidR="009F14FE">
              <w:rPr>
                <w:noProof/>
                <w:webHidden/>
              </w:rPr>
              <w:t>60</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35" w:history="1">
            <w:r w:rsidR="009F14FE" w:rsidRPr="00650072">
              <w:rPr>
                <w:rStyle w:val="Lienhypertexte"/>
                <w:noProof/>
              </w:rPr>
              <w:t>3.3.7) Remarque sur la concurrence :</w:t>
            </w:r>
            <w:r w:rsidR="009F14FE">
              <w:rPr>
                <w:noProof/>
                <w:webHidden/>
              </w:rPr>
              <w:tab/>
            </w:r>
            <w:r>
              <w:rPr>
                <w:noProof/>
                <w:webHidden/>
              </w:rPr>
              <w:fldChar w:fldCharType="begin"/>
            </w:r>
            <w:r w:rsidR="009F14FE">
              <w:rPr>
                <w:noProof/>
                <w:webHidden/>
              </w:rPr>
              <w:instrText xml:space="preserve"> PAGEREF _Toc517734735 \h </w:instrText>
            </w:r>
            <w:r>
              <w:rPr>
                <w:noProof/>
                <w:webHidden/>
              </w:rPr>
            </w:r>
            <w:r>
              <w:rPr>
                <w:noProof/>
                <w:webHidden/>
              </w:rPr>
              <w:fldChar w:fldCharType="separate"/>
            </w:r>
            <w:r w:rsidR="009F14FE">
              <w:rPr>
                <w:noProof/>
                <w:webHidden/>
              </w:rPr>
              <w:t>60</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36" w:history="1">
            <w:r w:rsidR="009F14FE" w:rsidRPr="00650072">
              <w:rPr>
                <w:rStyle w:val="Lienhypertexte"/>
                <w:noProof/>
              </w:rPr>
              <w:t>3.3.8)  Conclusion de la conception de l’application en utilisant RMI :</w:t>
            </w:r>
            <w:r w:rsidR="009F14FE">
              <w:rPr>
                <w:noProof/>
                <w:webHidden/>
              </w:rPr>
              <w:tab/>
            </w:r>
            <w:r>
              <w:rPr>
                <w:noProof/>
                <w:webHidden/>
              </w:rPr>
              <w:fldChar w:fldCharType="begin"/>
            </w:r>
            <w:r w:rsidR="009F14FE">
              <w:rPr>
                <w:noProof/>
                <w:webHidden/>
              </w:rPr>
              <w:instrText xml:space="preserve"> PAGEREF _Toc517734736 \h </w:instrText>
            </w:r>
            <w:r>
              <w:rPr>
                <w:noProof/>
                <w:webHidden/>
              </w:rPr>
            </w:r>
            <w:r>
              <w:rPr>
                <w:noProof/>
                <w:webHidden/>
              </w:rPr>
              <w:fldChar w:fldCharType="separate"/>
            </w:r>
            <w:r w:rsidR="009F14FE">
              <w:rPr>
                <w:noProof/>
                <w:webHidden/>
              </w:rPr>
              <w:t>61</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37" w:history="1">
            <w:r w:rsidR="009F14FE" w:rsidRPr="00650072">
              <w:rPr>
                <w:rStyle w:val="Lienhypertexte"/>
                <w:noProof/>
              </w:rPr>
              <w:t>3.4) Conception de l’application par la technologie JCSP.net</w:t>
            </w:r>
            <w:r w:rsidR="009F14FE">
              <w:rPr>
                <w:noProof/>
                <w:webHidden/>
              </w:rPr>
              <w:tab/>
            </w:r>
            <w:r>
              <w:rPr>
                <w:noProof/>
                <w:webHidden/>
              </w:rPr>
              <w:fldChar w:fldCharType="begin"/>
            </w:r>
            <w:r w:rsidR="009F14FE">
              <w:rPr>
                <w:noProof/>
                <w:webHidden/>
              </w:rPr>
              <w:instrText xml:space="preserve"> PAGEREF _Toc517734737 \h </w:instrText>
            </w:r>
            <w:r>
              <w:rPr>
                <w:noProof/>
                <w:webHidden/>
              </w:rPr>
            </w:r>
            <w:r>
              <w:rPr>
                <w:noProof/>
                <w:webHidden/>
              </w:rPr>
              <w:fldChar w:fldCharType="separate"/>
            </w:r>
            <w:r w:rsidR="009F14FE">
              <w:rPr>
                <w:noProof/>
                <w:webHidden/>
              </w:rPr>
              <w:t>62</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38" w:history="1">
            <w:r w:rsidR="009F14FE" w:rsidRPr="00650072">
              <w:rPr>
                <w:rStyle w:val="Lienhypertexte"/>
                <w:noProof/>
              </w:rPr>
              <w:t>3.4.1) Diagramme de classe :</w:t>
            </w:r>
            <w:r w:rsidR="009F14FE">
              <w:rPr>
                <w:noProof/>
                <w:webHidden/>
              </w:rPr>
              <w:tab/>
            </w:r>
            <w:r>
              <w:rPr>
                <w:noProof/>
                <w:webHidden/>
              </w:rPr>
              <w:fldChar w:fldCharType="begin"/>
            </w:r>
            <w:r w:rsidR="009F14FE">
              <w:rPr>
                <w:noProof/>
                <w:webHidden/>
              </w:rPr>
              <w:instrText xml:space="preserve"> PAGEREF _Toc517734738 \h </w:instrText>
            </w:r>
            <w:r>
              <w:rPr>
                <w:noProof/>
                <w:webHidden/>
              </w:rPr>
            </w:r>
            <w:r>
              <w:rPr>
                <w:noProof/>
                <w:webHidden/>
              </w:rPr>
              <w:fldChar w:fldCharType="separate"/>
            </w:r>
            <w:r w:rsidR="009F14FE">
              <w:rPr>
                <w:noProof/>
                <w:webHidden/>
              </w:rPr>
              <w:t>62</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39" w:history="1">
            <w:r w:rsidR="009F14FE" w:rsidRPr="00650072">
              <w:rPr>
                <w:rStyle w:val="Lienhypertexte"/>
                <w:noProof/>
              </w:rPr>
              <w:t>3.4.2) Description des cas d’utilisation avec la version JCSP.net</w:t>
            </w:r>
            <w:r w:rsidR="009F14FE">
              <w:rPr>
                <w:noProof/>
                <w:webHidden/>
              </w:rPr>
              <w:tab/>
            </w:r>
            <w:r>
              <w:rPr>
                <w:noProof/>
                <w:webHidden/>
              </w:rPr>
              <w:fldChar w:fldCharType="begin"/>
            </w:r>
            <w:r w:rsidR="009F14FE">
              <w:rPr>
                <w:noProof/>
                <w:webHidden/>
              </w:rPr>
              <w:instrText xml:space="preserve"> PAGEREF _Toc517734739 \h </w:instrText>
            </w:r>
            <w:r>
              <w:rPr>
                <w:noProof/>
                <w:webHidden/>
              </w:rPr>
            </w:r>
            <w:r>
              <w:rPr>
                <w:noProof/>
                <w:webHidden/>
              </w:rPr>
              <w:fldChar w:fldCharType="separate"/>
            </w:r>
            <w:r w:rsidR="009F14FE">
              <w:rPr>
                <w:noProof/>
                <w:webHidden/>
              </w:rPr>
              <w:t>64</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40" w:history="1">
            <w:r w:rsidR="009F14FE" w:rsidRPr="00650072">
              <w:rPr>
                <w:rStyle w:val="Lienhypertexte"/>
                <w:noProof/>
              </w:rPr>
              <w:t>3.4.2.1) Cas n° 1 :</w:t>
            </w:r>
            <w:r w:rsidR="009F14FE">
              <w:rPr>
                <w:noProof/>
                <w:webHidden/>
              </w:rPr>
              <w:tab/>
            </w:r>
            <w:r>
              <w:rPr>
                <w:noProof/>
                <w:webHidden/>
              </w:rPr>
              <w:fldChar w:fldCharType="begin"/>
            </w:r>
            <w:r w:rsidR="009F14FE">
              <w:rPr>
                <w:noProof/>
                <w:webHidden/>
              </w:rPr>
              <w:instrText xml:space="preserve"> PAGEREF _Toc517734740 \h </w:instrText>
            </w:r>
            <w:r>
              <w:rPr>
                <w:noProof/>
                <w:webHidden/>
              </w:rPr>
            </w:r>
            <w:r>
              <w:rPr>
                <w:noProof/>
                <w:webHidden/>
              </w:rPr>
              <w:fldChar w:fldCharType="separate"/>
            </w:r>
            <w:r w:rsidR="009F14FE">
              <w:rPr>
                <w:noProof/>
                <w:webHidden/>
              </w:rPr>
              <w:t>64</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41" w:history="1">
            <w:r w:rsidR="009F14FE" w:rsidRPr="00650072">
              <w:rPr>
                <w:rStyle w:val="Lienhypertexte"/>
                <w:noProof/>
              </w:rPr>
              <w:t>3.4.2.2) Cas n° 2 :</w:t>
            </w:r>
            <w:r w:rsidR="009F14FE">
              <w:rPr>
                <w:noProof/>
                <w:webHidden/>
              </w:rPr>
              <w:tab/>
            </w:r>
            <w:r>
              <w:rPr>
                <w:noProof/>
                <w:webHidden/>
              </w:rPr>
              <w:fldChar w:fldCharType="begin"/>
            </w:r>
            <w:r w:rsidR="009F14FE">
              <w:rPr>
                <w:noProof/>
                <w:webHidden/>
              </w:rPr>
              <w:instrText xml:space="preserve"> PAGEREF _Toc517734741 \h </w:instrText>
            </w:r>
            <w:r>
              <w:rPr>
                <w:noProof/>
                <w:webHidden/>
              </w:rPr>
            </w:r>
            <w:r>
              <w:rPr>
                <w:noProof/>
                <w:webHidden/>
              </w:rPr>
              <w:fldChar w:fldCharType="separate"/>
            </w:r>
            <w:r w:rsidR="009F14FE">
              <w:rPr>
                <w:noProof/>
                <w:webHidden/>
              </w:rPr>
              <w:t>65</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42" w:history="1">
            <w:r w:rsidR="009F14FE" w:rsidRPr="00650072">
              <w:rPr>
                <w:rStyle w:val="Lienhypertexte"/>
                <w:noProof/>
              </w:rPr>
              <w:t>3.4.2.3) Cas n° 3 :</w:t>
            </w:r>
            <w:r w:rsidR="009F14FE">
              <w:rPr>
                <w:noProof/>
                <w:webHidden/>
              </w:rPr>
              <w:tab/>
            </w:r>
            <w:r>
              <w:rPr>
                <w:noProof/>
                <w:webHidden/>
              </w:rPr>
              <w:fldChar w:fldCharType="begin"/>
            </w:r>
            <w:r w:rsidR="009F14FE">
              <w:rPr>
                <w:noProof/>
                <w:webHidden/>
              </w:rPr>
              <w:instrText xml:space="preserve"> PAGEREF _Toc517734742 \h </w:instrText>
            </w:r>
            <w:r>
              <w:rPr>
                <w:noProof/>
                <w:webHidden/>
              </w:rPr>
            </w:r>
            <w:r>
              <w:rPr>
                <w:noProof/>
                <w:webHidden/>
              </w:rPr>
              <w:fldChar w:fldCharType="separate"/>
            </w:r>
            <w:r w:rsidR="009F14FE">
              <w:rPr>
                <w:noProof/>
                <w:webHidden/>
              </w:rPr>
              <w:t>66</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43" w:history="1">
            <w:r w:rsidR="009F14FE" w:rsidRPr="00650072">
              <w:rPr>
                <w:rStyle w:val="Lienhypertexte"/>
                <w:noProof/>
              </w:rPr>
              <w:t>3.4.2.4) Cas n° 4 :</w:t>
            </w:r>
            <w:r w:rsidR="009F14FE">
              <w:rPr>
                <w:noProof/>
                <w:webHidden/>
              </w:rPr>
              <w:tab/>
            </w:r>
            <w:r>
              <w:rPr>
                <w:noProof/>
                <w:webHidden/>
              </w:rPr>
              <w:fldChar w:fldCharType="begin"/>
            </w:r>
            <w:r w:rsidR="009F14FE">
              <w:rPr>
                <w:noProof/>
                <w:webHidden/>
              </w:rPr>
              <w:instrText xml:space="preserve"> PAGEREF _Toc517734743 \h </w:instrText>
            </w:r>
            <w:r>
              <w:rPr>
                <w:noProof/>
                <w:webHidden/>
              </w:rPr>
            </w:r>
            <w:r>
              <w:rPr>
                <w:noProof/>
                <w:webHidden/>
              </w:rPr>
              <w:fldChar w:fldCharType="separate"/>
            </w:r>
            <w:r w:rsidR="009F14FE">
              <w:rPr>
                <w:noProof/>
                <w:webHidden/>
              </w:rPr>
              <w:t>67</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44" w:history="1">
            <w:r w:rsidR="009F14FE" w:rsidRPr="00650072">
              <w:rPr>
                <w:rStyle w:val="Lienhypertexte"/>
                <w:noProof/>
              </w:rPr>
              <w:t>3.4.2.5) Cas n° 5 :</w:t>
            </w:r>
            <w:r w:rsidR="009F14FE">
              <w:rPr>
                <w:noProof/>
                <w:webHidden/>
              </w:rPr>
              <w:tab/>
            </w:r>
            <w:r>
              <w:rPr>
                <w:noProof/>
                <w:webHidden/>
              </w:rPr>
              <w:fldChar w:fldCharType="begin"/>
            </w:r>
            <w:r w:rsidR="009F14FE">
              <w:rPr>
                <w:noProof/>
                <w:webHidden/>
              </w:rPr>
              <w:instrText xml:space="preserve"> PAGEREF _Toc517734744 \h </w:instrText>
            </w:r>
            <w:r>
              <w:rPr>
                <w:noProof/>
                <w:webHidden/>
              </w:rPr>
            </w:r>
            <w:r>
              <w:rPr>
                <w:noProof/>
                <w:webHidden/>
              </w:rPr>
              <w:fldChar w:fldCharType="separate"/>
            </w:r>
            <w:r w:rsidR="009F14FE">
              <w:rPr>
                <w:noProof/>
                <w:webHidden/>
              </w:rPr>
              <w:t>68</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45" w:history="1">
            <w:r w:rsidR="009F14FE" w:rsidRPr="00650072">
              <w:rPr>
                <w:rStyle w:val="Lienhypertexte"/>
                <w:noProof/>
              </w:rPr>
              <w:t>3.4.2.6) Cas n° 6 :</w:t>
            </w:r>
            <w:r w:rsidR="009F14FE">
              <w:rPr>
                <w:noProof/>
                <w:webHidden/>
              </w:rPr>
              <w:tab/>
            </w:r>
            <w:r>
              <w:rPr>
                <w:noProof/>
                <w:webHidden/>
              </w:rPr>
              <w:fldChar w:fldCharType="begin"/>
            </w:r>
            <w:r w:rsidR="009F14FE">
              <w:rPr>
                <w:noProof/>
                <w:webHidden/>
              </w:rPr>
              <w:instrText xml:space="preserve"> PAGEREF _Toc517734745 \h </w:instrText>
            </w:r>
            <w:r>
              <w:rPr>
                <w:noProof/>
                <w:webHidden/>
              </w:rPr>
            </w:r>
            <w:r>
              <w:rPr>
                <w:noProof/>
                <w:webHidden/>
              </w:rPr>
              <w:fldChar w:fldCharType="separate"/>
            </w:r>
            <w:r w:rsidR="009F14FE">
              <w:rPr>
                <w:noProof/>
                <w:webHidden/>
              </w:rPr>
              <w:t>69</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46" w:history="1">
            <w:r w:rsidR="009F14FE" w:rsidRPr="00650072">
              <w:rPr>
                <w:rStyle w:val="Lienhypertexte"/>
                <w:noProof/>
              </w:rPr>
              <w:t>3.4.2.7) Cas n° 7 :</w:t>
            </w:r>
            <w:r w:rsidR="009F14FE">
              <w:rPr>
                <w:noProof/>
                <w:webHidden/>
              </w:rPr>
              <w:tab/>
            </w:r>
            <w:r>
              <w:rPr>
                <w:noProof/>
                <w:webHidden/>
              </w:rPr>
              <w:fldChar w:fldCharType="begin"/>
            </w:r>
            <w:r w:rsidR="009F14FE">
              <w:rPr>
                <w:noProof/>
                <w:webHidden/>
              </w:rPr>
              <w:instrText xml:space="preserve"> PAGEREF _Toc517734746 \h </w:instrText>
            </w:r>
            <w:r>
              <w:rPr>
                <w:noProof/>
                <w:webHidden/>
              </w:rPr>
            </w:r>
            <w:r>
              <w:rPr>
                <w:noProof/>
                <w:webHidden/>
              </w:rPr>
              <w:fldChar w:fldCharType="separate"/>
            </w:r>
            <w:r w:rsidR="009F14FE">
              <w:rPr>
                <w:noProof/>
                <w:webHidden/>
              </w:rPr>
              <w:t>70</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47" w:history="1">
            <w:r w:rsidR="009F14FE" w:rsidRPr="00650072">
              <w:rPr>
                <w:rStyle w:val="Lienhypertexte"/>
                <w:noProof/>
              </w:rPr>
              <w:t>3.4.3) Diagramme de composants :</w:t>
            </w:r>
            <w:r w:rsidR="009F14FE">
              <w:rPr>
                <w:noProof/>
                <w:webHidden/>
              </w:rPr>
              <w:tab/>
            </w:r>
            <w:r>
              <w:rPr>
                <w:noProof/>
                <w:webHidden/>
              </w:rPr>
              <w:fldChar w:fldCharType="begin"/>
            </w:r>
            <w:r w:rsidR="009F14FE">
              <w:rPr>
                <w:noProof/>
                <w:webHidden/>
              </w:rPr>
              <w:instrText xml:space="preserve"> PAGEREF _Toc517734747 \h </w:instrText>
            </w:r>
            <w:r>
              <w:rPr>
                <w:noProof/>
                <w:webHidden/>
              </w:rPr>
            </w:r>
            <w:r>
              <w:rPr>
                <w:noProof/>
                <w:webHidden/>
              </w:rPr>
              <w:fldChar w:fldCharType="separate"/>
            </w:r>
            <w:r w:rsidR="009F14FE">
              <w:rPr>
                <w:noProof/>
                <w:webHidden/>
              </w:rPr>
              <w:t>71</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48" w:history="1">
            <w:r w:rsidR="009F14FE" w:rsidRPr="00650072">
              <w:rPr>
                <w:rStyle w:val="Lienhypertexte"/>
                <w:noProof/>
              </w:rPr>
              <w:t>3.4.4) Le choix de l’utilisation des canaux :</w:t>
            </w:r>
            <w:r w:rsidR="009F14FE">
              <w:rPr>
                <w:noProof/>
                <w:webHidden/>
              </w:rPr>
              <w:tab/>
            </w:r>
            <w:r>
              <w:rPr>
                <w:noProof/>
                <w:webHidden/>
              </w:rPr>
              <w:fldChar w:fldCharType="begin"/>
            </w:r>
            <w:r w:rsidR="009F14FE">
              <w:rPr>
                <w:noProof/>
                <w:webHidden/>
              </w:rPr>
              <w:instrText xml:space="preserve"> PAGEREF _Toc517734748 \h </w:instrText>
            </w:r>
            <w:r>
              <w:rPr>
                <w:noProof/>
                <w:webHidden/>
              </w:rPr>
            </w:r>
            <w:r>
              <w:rPr>
                <w:noProof/>
                <w:webHidden/>
              </w:rPr>
              <w:fldChar w:fldCharType="separate"/>
            </w:r>
            <w:r w:rsidR="009F14FE">
              <w:rPr>
                <w:noProof/>
                <w:webHidden/>
              </w:rPr>
              <w:t>72</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49" w:history="1">
            <w:r w:rsidR="009F14FE" w:rsidRPr="00650072">
              <w:rPr>
                <w:rStyle w:val="Lienhypertexte"/>
                <w:noProof/>
              </w:rPr>
              <w:t>3.4.5) Diagramme d’activité :</w:t>
            </w:r>
            <w:r w:rsidR="009F14FE">
              <w:rPr>
                <w:noProof/>
                <w:webHidden/>
              </w:rPr>
              <w:tab/>
            </w:r>
            <w:r>
              <w:rPr>
                <w:noProof/>
                <w:webHidden/>
              </w:rPr>
              <w:fldChar w:fldCharType="begin"/>
            </w:r>
            <w:r w:rsidR="009F14FE">
              <w:rPr>
                <w:noProof/>
                <w:webHidden/>
              </w:rPr>
              <w:instrText xml:space="preserve"> PAGEREF _Toc517734749 \h </w:instrText>
            </w:r>
            <w:r>
              <w:rPr>
                <w:noProof/>
                <w:webHidden/>
              </w:rPr>
            </w:r>
            <w:r>
              <w:rPr>
                <w:noProof/>
                <w:webHidden/>
              </w:rPr>
              <w:fldChar w:fldCharType="separate"/>
            </w:r>
            <w:r w:rsidR="009F14FE">
              <w:rPr>
                <w:noProof/>
                <w:webHidden/>
              </w:rPr>
              <w:t>73</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50" w:history="1">
            <w:r w:rsidR="009F14FE" w:rsidRPr="00650072">
              <w:rPr>
                <w:rStyle w:val="Lienhypertexte"/>
                <w:noProof/>
              </w:rPr>
              <w:t>3.4.6) Digramme de déploiement :</w:t>
            </w:r>
            <w:r w:rsidR="009F14FE">
              <w:rPr>
                <w:noProof/>
                <w:webHidden/>
              </w:rPr>
              <w:tab/>
            </w:r>
            <w:r>
              <w:rPr>
                <w:noProof/>
                <w:webHidden/>
              </w:rPr>
              <w:fldChar w:fldCharType="begin"/>
            </w:r>
            <w:r w:rsidR="009F14FE">
              <w:rPr>
                <w:noProof/>
                <w:webHidden/>
              </w:rPr>
              <w:instrText xml:space="preserve"> PAGEREF _Toc517734750 \h </w:instrText>
            </w:r>
            <w:r>
              <w:rPr>
                <w:noProof/>
                <w:webHidden/>
              </w:rPr>
            </w:r>
            <w:r>
              <w:rPr>
                <w:noProof/>
                <w:webHidden/>
              </w:rPr>
              <w:fldChar w:fldCharType="separate"/>
            </w:r>
            <w:r w:rsidR="009F14FE">
              <w:rPr>
                <w:noProof/>
                <w:webHidden/>
              </w:rPr>
              <w:t>76</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51" w:history="1">
            <w:r w:rsidR="009F14FE" w:rsidRPr="00650072">
              <w:rPr>
                <w:rStyle w:val="Lienhypertexte"/>
                <w:noProof/>
              </w:rPr>
              <w:t>3.4.7) Discussion:</w:t>
            </w:r>
            <w:r w:rsidR="009F14FE">
              <w:rPr>
                <w:noProof/>
                <w:webHidden/>
              </w:rPr>
              <w:tab/>
            </w:r>
            <w:r>
              <w:rPr>
                <w:noProof/>
                <w:webHidden/>
              </w:rPr>
              <w:fldChar w:fldCharType="begin"/>
            </w:r>
            <w:r w:rsidR="009F14FE">
              <w:rPr>
                <w:noProof/>
                <w:webHidden/>
              </w:rPr>
              <w:instrText xml:space="preserve"> PAGEREF _Toc517734751 \h </w:instrText>
            </w:r>
            <w:r>
              <w:rPr>
                <w:noProof/>
                <w:webHidden/>
              </w:rPr>
            </w:r>
            <w:r>
              <w:rPr>
                <w:noProof/>
                <w:webHidden/>
              </w:rPr>
              <w:fldChar w:fldCharType="separate"/>
            </w:r>
            <w:r w:rsidR="009F14FE">
              <w:rPr>
                <w:noProof/>
                <w:webHidden/>
              </w:rPr>
              <w:t>76</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52" w:history="1">
            <w:r w:rsidR="009F14FE" w:rsidRPr="00650072">
              <w:rPr>
                <w:rStyle w:val="Lienhypertexte"/>
                <w:noProof/>
              </w:rPr>
              <w:t>3.4.7.1) Diagramme de composants qui représente l’aspect statique :</w:t>
            </w:r>
            <w:r w:rsidR="009F14FE">
              <w:rPr>
                <w:noProof/>
                <w:webHidden/>
              </w:rPr>
              <w:tab/>
            </w:r>
            <w:r>
              <w:rPr>
                <w:noProof/>
                <w:webHidden/>
              </w:rPr>
              <w:fldChar w:fldCharType="begin"/>
            </w:r>
            <w:r w:rsidR="009F14FE">
              <w:rPr>
                <w:noProof/>
                <w:webHidden/>
              </w:rPr>
              <w:instrText xml:space="preserve"> PAGEREF _Toc517734752 \h </w:instrText>
            </w:r>
            <w:r>
              <w:rPr>
                <w:noProof/>
                <w:webHidden/>
              </w:rPr>
            </w:r>
            <w:r>
              <w:rPr>
                <w:noProof/>
                <w:webHidden/>
              </w:rPr>
              <w:fldChar w:fldCharType="separate"/>
            </w:r>
            <w:r w:rsidR="009F14FE">
              <w:rPr>
                <w:noProof/>
                <w:webHidden/>
              </w:rPr>
              <w:t>78</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53" w:history="1">
            <w:r w:rsidR="009F14FE" w:rsidRPr="00650072">
              <w:rPr>
                <w:rStyle w:val="Lienhypertexte"/>
                <w:noProof/>
              </w:rPr>
              <w:t>3.4.7.2) diagramme d’activités qui représente l’aspect dynamique :</w:t>
            </w:r>
            <w:r w:rsidR="009F14FE">
              <w:rPr>
                <w:noProof/>
                <w:webHidden/>
              </w:rPr>
              <w:tab/>
            </w:r>
            <w:r>
              <w:rPr>
                <w:noProof/>
                <w:webHidden/>
              </w:rPr>
              <w:fldChar w:fldCharType="begin"/>
            </w:r>
            <w:r w:rsidR="009F14FE">
              <w:rPr>
                <w:noProof/>
                <w:webHidden/>
              </w:rPr>
              <w:instrText xml:space="preserve"> PAGEREF _Toc517734753 \h </w:instrText>
            </w:r>
            <w:r>
              <w:rPr>
                <w:noProof/>
                <w:webHidden/>
              </w:rPr>
            </w:r>
            <w:r>
              <w:rPr>
                <w:noProof/>
                <w:webHidden/>
              </w:rPr>
              <w:fldChar w:fldCharType="separate"/>
            </w:r>
            <w:r w:rsidR="009F14FE">
              <w:rPr>
                <w:noProof/>
                <w:webHidden/>
              </w:rPr>
              <w:t>79</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54" w:history="1">
            <w:r w:rsidR="009F14FE" w:rsidRPr="00650072">
              <w:rPr>
                <w:rStyle w:val="Lienhypertexte"/>
                <w:noProof/>
              </w:rPr>
              <w:t>3.4.8) remarque sur le choix de l’implémentation de la couche réseaux dans JCSP.net :</w:t>
            </w:r>
            <w:r w:rsidR="009F14FE">
              <w:rPr>
                <w:noProof/>
                <w:webHidden/>
              </w:rPr>
              <w:tab/>
            </w:r>
            <w:r>
              <w:rPr>
                <w:noProof/>
                <w:webHidden/>
              </w:rPr>
              <w:fldChar w:fldCharType="begin"/>
            </w:r>
            <w:r w:rsidR="009F14FE">
              <w:rPr>
                <w:noProof/>
                <w:webHidden/>
              </w:rPr>
              <w:instrText xml:space="preserve"> PAGEREF _Toc517734754 \h </w:instrText>
            </w:r>
            <w:r>
              <w:rPr>
                <w:noProof/>
                <w:webHidden/>
              </w:rPr>
            </w:r>
            <w:r>
              <w:rPr>
                <w:noProof/>
                <w:webHidden/>
              </w:rPr>
              <w:fldChar w:fldCharType="separate"/>
            </w:r>
            <w:r w:rsidR="009F14FE">
              <w:rPr>
                <w:noProof/>
                <w:webHidden/>
              </w:rPr>
              <w:t>80</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55" w:history="1">
            <w:r w:rsidR="009F14FE" w:rsidRPr="00650072">
              <w:rPr>
                <w:rStyle w:val="Lienhypertexte"/>
                <w:noProof/>
              </w:rPr>
              <w:t>3.4.9) Conclusion et perspective :</w:t>
            </w:r>
            <w:r w:rsidR="009F14FE">
              <w:rPr>
                <w:noProof/>
                <w:webHidden/>
              </w:rPr>
              <w:tab/>
            </w:r>
            <w:r>
              <w:rPr>
                <w:noProof/>
                <w:webHidden/>
              </w:rPr>
              <w:fldChar w:fldCharType="begin"/>
            </w:r>
            <w:r w:rsidR="009F14FE">
              <w:rPr>
                <w:noProof/>
                <w:webHidden/>
              </w:rPr>
              <w:instrText xml:space="preserve"> PAGEREF _Toc517734755 \h </w:instrText>
            </w:r>
            <w:r>
              <w:rPr>
                <w:noProof/>
                <w:webHidden/>
              </w:rPr>
            </w:r>
            <w:r>
              <w:rPr>
                <w:noProof/>
                <w:webHidden/>
              </w:rPr>
              <w:fldChar w:fldCharType="separate"/>
            </w:r>
            <w:r w:rsidR="009F14FE">
              <w:rPr>
                <w:noProof/>
                <w:webHidden/>
              </w:rPr>
              <w:t>81</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56" w:history="1">
            <w:r w:rsidR="009F14FE" w:rsidRPr="00650072">
              <w:rPr>
                <w:rStyle w:val="Lienhypertexte"/>
                <w:noProof/>
              </w:rPr>
              <w:t>4.1) Description des outils utilisés :</w:t>
            </w:r>
            <w:r w:rsidR="009F14FE">
              <w:rPr>
                <w:noProof/>
                <w:webHidden/>
              </w:rPr>
              <w:tab/>
            </w:r>
            <w:r>
              <w:rPr>
                <w:noProof/>
                <w:webHidden/>
              </w:rPr>
              <w:fldChar w:fldCharType="begin"/>
            </w:r>
            <w:r w:rsidR="009F14FE">
              <w:rPr>
                <w:noProof/>
                <w:webHidden/>
              </w:rPr>
              <w:instrText xml:space="preserve"> PAGEREF _Toc517734756 \h </w:instrText>
            </w:r>
            <w:r>
              <w:rPr>
                <w:noProof/>
                <w:webHidden/>
              </w:rPr>
            </w:r>
            <w:r>
              <w:rPr>
                <w:noProof/>
                <w:webHidden/>
              </w:rPr>
              <w:fldChar w:fldCharType="separate"/>
            </w:r>
            <w:r w:rsidR="009F14FE">
              <w:rPr>
                <w:noProof/>
                <w:webHidden/>
              </w:rPr>
              <w:t>83</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57" w:history="1">
            <w:r w:rsidR="009F14FE" w:rsidRPr="00650072">
              <w:rPr>
                <w:rStyle w:val="Lienhypertexte"/>
                <w:noProof/>
              </w:rPr>
              <w:t>4.1.1) NetbeansIDE 8.2 :</w:t>
            </w:r>
            <w:r w:rsidR="009F14FE">
              <w:rPr>
                <w:noProof/>
                <w:webHidden/>
              </w:rPr>
              <w:tab/>
            </w:r>
            <w:r>
              <w:rPr>
                <w:noProof/>
                <w:webHidden/>
              </w:rPr>
              <w:fldChar w:fldCharType="begin"/>
            </w:r>
            <w:r w:rsidR="009F14FE">
              <w:rPr>
                <w:noProof/>
                <w:webHidden/>
              </w:rPr>
              <w:instrText xml:space="preserve"> PAGEREF _Toc517734757 \h </w:instrText>
            </w:r>
            <w:r>
              <w:rPr>
                <w:noProof/>
                <w:webHidden/>
              </w:rPr>
            </w:r>
            <w:r>
              <w:rPr>
                <w:noProof/>
                <w:webHidden/>
              </w:rPr>
              <w:fldChar w:fldCharType="separate"/>
            </w:r>
            <w:r w:rsidR="009F14FE">
              <w:rPr>
                <w:noProof/>
                <w:webHidden/>
              </w:rPr>
              <w:t>83</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58" w:history="1">
            <w:r w:rsidR="009F14FE" w:rsidRPr="00650072">
              <w:rPr>
                <w:rStyle w:val="Lienhypertexte"/>
                <w:noProof/>
              </w:rPr>
              <w:t>4.1.2) Maven :</w:t>
            </w:r>
            <w:r w:rsidR="009F14FE">
              <w:rPr>
                <w:noProof/>
                <w:webHidden/>
              </w:rPr>
              <w:tab/>
            </w:r>
            <w:r>
              <w:rPr>
                <w:noProof/>
                <w:webHidden/>
              </w:rPr>
              <w:fldChar w:fldCharType="begin"/>
            </w:r>
            <w:r w:rsidR="009F14FE">
              <w:rPr>
                <w:noProof/>
                <w:webHidden/>
              </w:rPr>
              <w:instrText xml:space="preserve"> PAGEREF _Toc517734758 \h </w:instrText>
            </w:r>
            <w:r>
              <w:rPr>
                <w:noProof/>
                <w:webHidden/>
              </w:rPr>
            </w:r>
            <w:r>
              <w:rPr>
                <w:noProof/>
                <w:webHidden/>
              </w:rPr>
              <w:fldChar w:fldCharType="separate"/>
            </w:r>
            <w:r w:rsidR="009F14FE">
              <w:rPr>
                <w:noProof/>
                <w:webHidden/>
              </w:rPr>
              <w:t>84</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59" w:history="1">
            <w:r w:rsidR="009F14FE" w:rsidRPr="00650072">
              <w:rPr>
                <w:rStyle w:val="Lienhypertexte"/>
                <w:noProof/>
              </w:rPr>
              <w:t>4.1.3) Apache Derby :</w:t>
            </w:r>
            <w:r w:rsidR="009F14FE">
              <w:rPr>
                <w:noProof/>
                <w:webHidden/>
              </w:rPr>
              <w:tab/>
            </w:r>
            <w:r>
              <w:rPr>
                <w:noProof/>
                <w:webHidden/>
              </w:rPr>
              <w:fldChar w:fldCharType="begin"/>
            </w:r>
            <w:r w:rsidR="009F14FE">
              <w:rPr>
                <w:noProof/>
                <w:webHidden/>
              </w:rPr>
              <w:instrText xml:space="preserve"> PAGEREF _Toc517734759 \h </w:instrText>
            </w:r>
            <w:r>
              <w:rPr>
                <w:noProof/>
                <w:webHidden/>
              </w:rPr>
            </w:r>
            <w:r>
              <w:rPr>
                <w:noProof/>
                <w:webHidden/>
              </w:rPr>
              <w:fldChar w:fldCharType="separate"/>
            </w:r>
            <w:r w:rsidR="009F14FE">
              <w:rPr>
                <w:noProof/>
                <w:webHidden/>
              </w:rPr>
              <w:t>84</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60" w:history="1">
            <w:r w:rsidR="009F14FE" w:rsidRPr="00650072">
              <w:rPr>
                <w:rStyle w:val="Lienhypertexte"/>
                <w:noProof/>
              </w:rPr>
              <w:t>4.1.4) Hibernate :</w:t>
            </w:r>
            <w:r w:rsidR="009F14FE">
              <w:rPr>
                <w:noProof/>
                <w:webHidden/>
              </w:rPr>
              <w:tab/>
            </w:r>
            <w:r>
              <w:rPr>
                <w:noProof/>
                <w:webHidden/>
              </w:rPr>
              <w:fldChar w:fldCharType="begin"/>
            </w:r>
            <w:r w:rsidR="009F14FE">
              <w:rPr>
                <w:noProof/>
                <w:webHidden/>
              </w:rPr>
              <w:instrText xml:space="preserve"> PAGEREF _Toc517734760 \h </w:instrText>
            </w:r>
            <w:r>
              <w:rPr>
                <w:noProof/>
                <w:webHidden/>
              </w:rPr>
            </w:r>
            <w:r>
              <w:rPr>
                <w:noProof/>
                <w:webHidden/>
              </w:rPr>
              <w:fldChar w:fldCharType="separate"/>
            </w:r>
            <w:r w:rsidR="009F14FE">
              <w:rPr>
                <w:noProof/>
                <w:webHidden/>
              </w:rPr>
              <w:t>85</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61" w:history="1">
            <w:r w:rsidR="009F14FE" w:rsidRPr="00650072">
              <w:rPr>
                <w:rStyle w:val="Lienhypertexte"/>
                <w:noProof/>
              </w:rPr>
              <w:t>4.1.5) Git et GitHub :</w:t>
            </w:r>
            <w:r w:rsidR="009F14FE">
              <w:rPr>
                <w:noProof/>
                <w:webHidden/>
              </w:rPr>
              <w:tab/>
            </w:r>
            <w:r>
              <w:rPr>
                <w:noProof/>
                <w:webHidden/>
              </w:rPr>
              <w:fldChar w:fldCharType="begin"/>
            </w:r>
            <w:r w:rsidR="009F14FE">
              <w:rPr>
                <w:noProof/>
                <w:webHidden/>
              </w:rPr>
              <w:instrText xml:space="preserve"> PAGEREF _Toc517734761 \h </w:instrText>
            </w:r>
            <w:r>
              <w:rPr>
                <w:noProof/>
                <w:webHidden/>
              </w:rPr>
            </w:r>
            <w:r>
              <w:rPr>
                <w:noProof/>
                <w:webHidden/>
              </w:rPr>
              <w:fldChar w:fldCharType="separate"/>
            </w:r>
            <w:r w:rsidR="009F14FE">
              <w:rPr>
                <w:noProof/>
                <w:webHidden/>
              </w:rPr>
              <w:t>85</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62" w:history="1">
            <w:r w:rsidR="009F14FE" w:rsidRPr="00650072">
              <w:rPr>
                <w:rStyle w:val="Lienhypertexte"/>
                <w:noProof/>
              </w:rPr>
              <w:t>4.2) Présentation de l’application :</w:t>
            </w:r>
            <w:r w:rsidR="009F14FE">
              <w:rPr>
                <w:noProof/>
                <w:webHidden/>
              </w:rPr>
              <w:tab/>
            </w:r>
            <w:r>
              <w:rPr>
                <w:noProof/>
                <w:webHidden/>
              </w:rPr>
              <w:fldChar w:fldCharType="begin"/>
            </w:r>
            <w:r w:rsidR="009F14FE">
              <w:rPr>
                <w:noProof/>
                <w:webHidden/>
              </w:rPr>
              <w:instrText xml:space="preserve"> PAGEREF _Toc517734762 \h </w:instrText>
            </w:r>
            <w:r>
              <w:rPr>
                <w:noProof/>
                <w:webHidden/>
              </w:rPr>
            </w:r>
            <w:r>
              <w:rPr>
                <w:noProof/>
                <w:webHidden/>
              </w:rPr>
              <w:fldChar w:fldCharType="separate"/>
            </w:r>
            <w:r w:rsidR="009F14FE">
              <w:rPr>
                <w:noProof/>
                <w:webHidden/>
              </w:rPr>
              <w:t>85</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63" w:history="1">
            <w:r w:rsidR="009F14FE" w:rsidRPr="00650072">
              <w:rPr>
                <w:rStyle w:val="Lienhypertexte"/>
                <w:noProof/>
              </w:rPr>
              <w:t>4.3) Conclusion et perspective :</w:t>
            </w:r>
            <w:r w:rsidR="009F14FE">
              <w:rPr>
                <w:noProof/>
                <w:webHidden/>
              </w:rPr>
              <w:tab/>
            </w:r>
            <w:r>
              <w:rPr>
                <w:noProof/>
                <w:webHidden/>
              </w:rPr>
              <w:fldChar w:fldCharType="begin"/>
            </w:r>
            <w:r w:rsidR="009F14FE">
              <w:rPr>
                <w:noProof/>
                <w:webHidden/>
              </w:rPr>
              <w:instrText xml:space="preserve"> PAGEREF _Toc517734763 \h </w:instrText>
            </w:r>
            <w:r>
              <w:rPr>
                <w:noProof/>
                <w:webHidden/>
              </w:rPr>
            </w:r>
            <w:r>
              <w:rPr>
                <w:noProof/>
                <w:webHidden/>
              </w:rPr>
              <w:fldChar w:fldCharType="separate"/>
            </w:r>
            <w:r w:rsidR="009F14FE">
              <w:rPr>
                <w:noProof/>
                <w:webHidden/>
              </w:rPr>
              <w:t>88</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64" w:history="1">
            <w:r w:rsidR="009F14FE" w:rsidRPr="00650072">
              <w:rPr>
                <w:rStyle w:val="Lienhypertexte"/>
                <w:noProof/>
              </w:rPr>
              <w:t>5.1) Introduction sur les métriques :</w:t>
            </w:r>
            <w:r w:rsidR="009F14FE">
              <w:rPr>
                <w:noProof/>
                <w:webHidden/>
              </w:rPr>
              <w:tab/>
            </w:r>
            <w:r>
              <w:rPr>
                <w:noProof/>
                <w:webHidden/>
              </w:rPr>
              <w:fldChar w:fldCharType="begin"/>
            </w:r>
            <w:r w:rsidR="009F14FE">
              <w:rPr>
                <w:noProof/>
                <w:webHidden/>
              </w:rPr>
              <w:instrText xml:space="preserve"> PAGEREF _Toc517734764 \h </w:instrText>
            </w:r>
            <w:r>
              <w:rPr>
                <w:noProof/>
                <w:webHidden/>
              </w:rPr>
            </w:r>
            <w:r>
              <w:rPr>
                <w:noProof/>
                <w:webHidden/>
              </w:rPr>
              <w:fldChar w:fldCharType="separate"/>
            </w:r>
            <w:r w:rsidR="009F14FE">
              <w:rPr>
                <w:noProof/>
                <w:webHidden/>
              </w:rPr>
              <w:t>89</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65" w:history="1">
            <w:r w:rsidR="009F14FE" w:rsidRPr="00650072">
              <w:rPr>
                <w:rStyle w:val="Lienhypertexte"/>
                <w:noProof/>
              </w:rPr>
              <w:t>5.2) Présentation de la stratégie de calcul des métriques :</w:t>
            </w:r>
            <w:r w:rsidR="009F14FE">
              <w:rPr>
                <w:noProof/>
                <w:webHidden/>
              </w:rPr>
              <w:tab/>
            </w:r>
            <w:r>
              <w:rPr>
                <w:noProof/>
                <w:webHidden/>
              </w:rPr>
              <w:fldChar w:fldCharType="begin"/>
            </w:r>
            <w:r w:rsidR="009F14FE">
              <w:rPr>
                <w:noProof/>
                <w:webHidden/>
              </w:rPr>
              <w:instrText xml:space="preserve"> PAGEREF _Toc517734765 \h </w:instrText>
            </w:r>
            <w:r>
              <w:rPr>
                <w:noProof/>
                <w:webHidden/>
              </w:rPr>
            </w:r>
            <w:r>
              <w:rPr>
                <w:noProof/>
                <w:webHidden/>
              </w:rPr>
              <w:fldChar w:fldCharType="separate"/>
            </w:r>
            <w:r w:rsidR="009F14FE">
              <w:rPr>
                <w:noProof/>
                <w:webHidden/>
              </w:rPr>
              <w:t>90</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66" w:history="1">
            <w:r w:rsidR="009F14FE" w:rsidRPr="00650072">
              <w:rPr>
                <w:rStyle w:val="Lienhypertexte"/>
                <w:noProof/>
              </w:rPr>
              <w:t>5.3) Description de l’outil « Simple code metric »</w:t>
            </w:r>
            <w:r w:rsidR="009F14FE">
              <w:rPr>
                <w:noProof/>
                <w:webHidden/>
              </w:rPr>
              <w:tab/>
            </w:r>
            <w:r>
              <w:rPr>
                <w:noProof/>
                <w:webHidden/>
              </w:rPr>
              <w:fldChar w:fldCharType="begin"/>
            </w:r>
            <w:r w:rsidR="009F14FE">
              <w:rPr>
                <w:noProof/>
                <w:webHidden/>
              </w:rPr>
              <w:instrText xml:space="preserve"> PAGEREF _Toc517734766 \h </w:instrText>
            </w:r>
            <w:r>
              <w:rPr>
                <w:noProof/>
                <w:webHidden/>
              </w:rPr>
            </w:r>
            <w:r>
              <w:rPr>
                <w:noProof/>
                <w:webHidden/>
              </w:rPr>
              <w:fldChar w:fldCharType="separate"/>
            </w:r>
            <w:r w:rsidR="009F14FE">
              <w:rPr>
                <w:noProof/>
                <w:webHidden/>
              </w:rPr>
              <w:t>91</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67" w:history="1">
            <w:r w:rsidR="009F14FE" w:rsidRPr="00650072">
              <w:rPr>
                <w:rStyle w:val="Lienhypertexte"/>
                <w:noProof/>
              </w:rPr>
              <w:t>5.4) Résultat de calcul des métriques choisies :</w:t>
            </w:r>
            <w:r w:rsidR="009F14FE">
              <w:rPr>
                <w:noProof/>
                <w:webHidden/>
              </w:rPr>
              <w:tab/>
            </w:r>
            <w:r>
              <w:rPr>
                <w:noProof/>
                <w:webHidden/>
              </w:rPr>
              <w:fldChar w:fldCharType="begin"/>
            </w:r>
            <w:r w:rsidR="009F14FE">
              <w:rPr>
                <w:noProof/>
                <w:webHidden/>
              </w:rPr>
              <w:instrText xml:space="preserve"> PAGEREF _Toc517734767 \h </w:instrText>
            </w:r>
            <w:r>
              <w:rPr>
                <w:noProof/>
                <w:webHidden/>
              </w:rPr>
            </w:r>
            <w:r>
              <w:rPr>
                <w:noProof/>
                <w:webHidden/>
              </w:rPr>
              <w:fldChar w:fldCharType="separate"/>
            </w:r>
            <w:r w:rsidR="009F14FE">
              <w:rPr>
                <w:noProof/>
                <w:webHidden/>
              </w:rPr>
              <w:t>91</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68" w:history="1">
            <w:r w:rsidR="009F14FE" w:rsidRPr="00650072">
              <w:rPr>
                <w:rStyle w:val="Lienhypertexte"/>
                <w:noProof/>
              </w:rPr>
              <w:t>5.5) Discussion :</w:t>
            </w:r>
            <w:r w:rsidR="009F14FE">
              <w:rPr>
                <w:noProof/>
                <w:webHidden/>
              </w:rPr>
              <w:tab/>
            </w:r>
            <w:r>
              <w:rPr>
                <w:noProof/>
                <w:webHidden/>
              </w:rPr>
              <w:fldChar w:fldCharType="begin"/>
            </w:r>
            <w:r w:rsidR="009F14FE">
              <w:rPr>
                <w:noProof/>
                <w:webHidden/>
              </w:rPr>
              <w:instrText xml:space="preserve"> PAGEREF _Toc517734768 \h </w:instrText>
            </w:r>
            <w:r>
              <w:rPr>
                <w:noProof/>
                <w:webHidden/>
              </w:rPr>
            </w:r>
            <w:r>
              <w:rPr>
                <w:noProof/>
                <w:webHidden/>
              </w:rPr>
              <w:fldChar w:fldCharType="separate"/>
            </w:r>
            <w:r w:rsidR="009F14FE">
              <w:rPr>
                <w:noProof/>
                <w:webHidden/>
              </w:rPr>
              <w:t>93</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69" w:history="1">
            <w:r w:rsidR="009F14FE" w:rsidRPr="00650072">
              <w:rPr>
                <w:rStyle w:val="Lienhypertexte"/>
                <w:noProof/>
              </w:rPr>
              <w:t>5.6) Conclusion :</w:t>
            </w:r>
            <w:r w:rsidR="009F14FE">
              <w:rPr>
                <w:noProof/>
                <w:webHidden/>
              </w:rPr>
              <w:tab/>
            </w:r>
            <w:r>
              <w:rPr>
                <w:noProof/>
                <w:webHidden/>
              </w:rPr>
              <w:fldChar w:fldCharType="begin"/>
            </w:r>
            <w:r w:rsidR="009F14FE">
              <w:rPr>
                <w:noProof/>
                <w:webHidden/>
              </w:rPr>
              <w:instrText xml:space="preserve"> PAGEREF _Toc517734769 \h </w:instrText>
            </w:r>
            <w:r>
              <w:rPr>
                <w:noProof/>
                <w:webHidden/>
              </w:rPr>
            </w:r>
            <w:r>
              <w:rPr>
                <w:noProof/>
                <w:webHidden/>
              </w:rPr>
              <w:fldChar w:fldCharType="separate"/>
            </w:r>
            <w:r w:rsidR="009F14FE">
              <w:rPr>
                <w:noProof/>
                <w:webHidden/>
              </w:rPr>
              <w:t>94</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70" w:history="1">
            <w:r w:rsidR="009F14FE" w:rsidRPr="00650072">
              <w:rPr>
                <w:rStyle w:val="Lienhypertexte"/>
                <w:noProof/>
              </w:rPr>
              <w:t>5.1) Récapitulatif de l’étude:</w:t>
            </w:r>
            <w:r w:rsidR="009F14FE">
              <w:rPr>
                <w:noProof/>
                <w:webHidden/>
              </w:rPr>
              <w:tab/>
            </w:r>
            <w:r>
              <w:rPr>
                <w:noProof/>
                <w:webHidden/>
              </w:rPr>
              <w:fldChar w:fldCharType="begin"/>
            </w:r>
            <w:r w:rsidR="009F14FE">
              <w:rPr>
                <w:noProof/>
                <w:webHidden/>
              </w:rPr>
              <w:instrText xml:space="preserve"> PAGEREF _Toc517734770 \h </w:instrText>
            </w:r>
            <w:r>
              <w:rPr>
                <w:noProof/>
                <w:webHidden/>
              </w:rPr>
            </w:r>
            <w:r>
              <w:rPr>
                <w:noProof/>
                <w:webHidden/>
              </w:rPr>
              <w:fldChar w:fldCharType="separate"/>
            </w:r>
            <w:r w:rsidR="009F14FE">
              <w:rPr>
                <w:noProof/>
                <w:webHidden/>
              </w:rPr>
              <w:t>95</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71" w:history="1">
            <w:r w:rsidR="009F14FE" w:rsidRPr="00650072">
              <w:rPr>
                <w:rStyle w:val="Lienhypertexte"/>
                <w:noProof/>
              </w:rPr>
              <w:t>5.2) Avis personnel :</w:t>
            </w:r>
            <w:r w:rsidR="009F14FE">
              <w:rPr>
                <w:noProof/>
                <w:webHidden/>
              </w:rPr>
              <w:tab/>
            </w:r>
            <w:r>
              <w:rPr>
                <w:noProof/>
                <w:webHidden/>
              </w:rPr>
              <w:fldChar w:fldCharType="begin"/>
            </w:r>
            <w:r w:rsidR="009F14FE">
              <w:rPr>
                <w:noProof/>
                <w:webHidden/>
              </w:rPr>
              <w:instrText xml:space="preserve"> PAGEREF _Toc517734771 \h </w:instrText>
            </w:r>
            <w:r>
              <w:rPr>
                <w:noProof/>
                <w:webHidden/>
              </w:rPr>
            </w:r>
            <w:r>
              <w:rPr>
                <w:noProof/>
                <w:webHidden/>
              </w:rPr>
              <w:fldChar w:fldCharType="separate"/>
            </w:r>
            <w:r w:rsidR="009F14FE">
              <w:rPr>
                <w:noProof/>
                <w:webHidden/>
              </w:rPr>
              <w:t>96</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72" w:history="1">
            <w:r w:rsidR="009F14FE" w:rsidRPr="00650072">
              <w:rPr>
                <w:rStyle w:val="Lienhypertexte"/>
                <w:noProof/>
              </w:rPr>
              <w:t>5.3) Conclusion:</w:t>
            </w:r>
            <w:r w:rsidR="009F14FE">
              <w:rPr>
                <w:noProof/>
                <w:webHidden/>
              </w:rPr>
              <w:tab/>
            </w:r>
            <w:r>
              <w:rPr>
                <w:noProof/>
                <w:webHidden/>
              </w:rPr>
              <w:fldChar w:fldCharType="begin"/>
            </w:r>
            <w:r w:rsidR="009F14FE">
              <w:rPr>
                <w:noProof/>
                <w:webHidden/>
              </w:rPr>
              <w:instrText xml:space="preserve"> PAGEREF _Toc517734772 \h </w:instrText>
            </w:r>
            <w:r>
              <w:rPr>
                <w:noProof/>
                <w:webHidden/>
              </w:rPr>
            </w:r>
            <w:r>
              <w:rPr>
                <w:noProof/>
                <w:webHidden/>
              </w:rPr>
              <w:fldChar w:fldCharType="separate"/>
            </w:r>
            <w:r w:rsidR="009F14FE">
              <w:rPr>
                <w:noProof/>
                <w:webHidden/>
              </w:rPr>
              <w:t>96</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73" w:history="1">
            <w:r w:rsidR="009F14FE" w:rsidRPr="00650072">
              <w:rPr>
                <w:rStyle w:val="Lienhypertexte"/>
                <w:noProof/>
              </w:rPr>
              <w:t>Perspective de l’étude</w:t>
            </w:r>
            <w:r w:rsidR="009F14FE">
              <w:rPr>
                <w:noProof/>
                <w:webHidden/>
              </w:rPr>
              <w:tab/>
            </w:r>
            <w:r>
              <w:rPr>
                <w:noProof/>
                <w:webHidden/>
              </w:rPr>
              <w:fldChar w:fldCharType="begin"/>
            </w:r>
            <w:r w:rsidR="009F14FE">
              <w:rPr>
                <w:noProof/>
                <w:webHidden/>
              </w:rPr>
              <w:instrText xml:space="preserve"> PAGEREF _Toc517734773 \h </w:instrText>
            </w:r>
            <w:r>
              <w:rPr>
                <w:noProof/>
                <w:webHidden/>
              </w:rPr>
            </w:r>
            <w:r>
              <w:rPr>
                <w:noProof/>
                <w:webHidden/>
              </w:rPr>
              <w:fldChar w:fldCharType="separate"/>
            </w:r>
            <w:r w:rsidR="009F14FE">
              <w:rPr>
                <w:noProof/>
                <w:webHidden/>
              </w:rPr>
              <w:t>97</w:t>
            </w:r>
            <w:r>
              <w:rPr>
                <w:noProof/>
                <w:webHidden/>
              </w:rPr>
              <w:fldChar w:fldCharType="end"/>
            </w:r>
          </w:hyperlink>
        </w:p>
        <w:p w:rsidR="009F14FE" w:rsidRDefault="008B6E02">
          <w:pPr>
            <w:pStyle w:val="TM1"/>
            <w:tabs>
              <w:tab w:val="right" w:leader="dot" w:pos="9062"/>
            </w:tabs>
            <w:rPr>
              <w:rFonts w:asciiTheme="minorHAnsi" w:eastAsiaTheme="minorEastAsia" w:hAnsiTheme="minorHAnsi" w:cstheme="minorBidi"/>
              <w:noProof/>
              <w:sz w:val="22"/>
              <w:szCs w:val="22"/>
            </w:rPr>
          </w:pPr>
          <w:hyperlink w:anchor="_Toc517734774" w:history="1">
            <w:r w:rsidR="009F14FE" w:rsidRPr="00650072">
              <w:rPr>
                <w:rStyle w:val="Lienhypertexte"/>
                <w:rFonts w:eastAsia="Aileron"/>
                <w:noProof/>
                <w:shd w:val="clear" w:color="auto" w:fill="FFFFFF"/>
              </w:rPr>
              <w:t>Bibliographie</w:t>
            </w:r>
            <w:r w:rsidR="009F14FE">
              <w:rPr>
                <w:noProof/>
                <w:webHidden/>
              </w:rPr>
              <w:tab/>
            </w:r>
            <w:r>
              <w:rPr>
                <w:noProof/>
                <w:webHidden/>
              </w:rPr>
              <w:fldChar w:fldCharType="begin"/>
            </w:r>
            <w:r w:rsidR="009F14FE">
              <w:rPr>
                <w:noProof/>
                <w:webHidden/>
              </w:rPr>
              <w:instrText xml:space="preserve"> PAGEREF _Toc517734774 \h </w:instrText>
            </w:r>
            <w:r>
              <w:rPr>
                <w:noProof/>
                <w:webHidden/>
              </w:rPr>
            </w:r>
            <w:r>
              <w:rPr>
                <w:noProof/>
                <w:webHidden/>
              </w:rPr>
              <w:fldChar w:fldCharType="separate"/>
            </w:r>
            <w:r w:rsidR="009F14FE">
              <w:rPr>
                <w:noProof/>
                <w:webHidden/>
              </w:rPr>
              <w:t>98</w:t>
            </w:r>
            <w:r>
              <w:rPr>
                <w:noProof/>
                <w:webHidden/>
              </w:rPr>
              <w:fldChar w:fldCharType="end"/>
            </w:r>
          </w:hyperlink>
        </w:p>
        <w:p w:rsidR="009F14FE" w:rsidRDefault="008B6E02">
          <w:r>
            <w:fldChar w:fldCharType="end"/>
          </w:r>
        </w:p>
      </w:sdtContent>
    </w:sdt>
    <w:p w:rsidR="00C61A25" w:rsidRDefault="00C61A25"/>
    <w:p w:rsidR="00B36973" w:rsidRDefault="00B36973"/>
    <w:p w:rsidR="00B36973" w:rsidRPr="001D5212" w:rsidRDefault="00B36973"/>
    <w:p w:rsidR="00C61A25" w:rsidRPr="001D5212" w:rsidRDefault="00D20F43" w:rsidP="007D6007">
      <w:pPr>
        <w:pStyle w:val="TitreChapitre"/>
        <w:spacing w:before="200" w:after="120"/>
        <w:jc w:val="left"/>
      </w:pPr>
      <w:r w:rsidRPr="001D5212">
        <w:br w:type="page"/>
      </w:r>
      <w:bookmarkStart w:id="5" w:name="_Toc277979721"/>
      <w:bookmarkStart w:id="6" w:name="_Toc517734679"/>
      <w:r w:rsidRPr="001D5212">
        <w:lastRenderedPageBreak/>
        <w:t>Table des Illustrations</w:t>
      </w:r>
      <w:bookmarkEnd w:id="5"/>
      <w:bookmarkEnd w:id="6"/>
    </w:p>
    <w:p w:rsidR="009F14FE" w:rsidRDefault="008B6E02">
      <w:pPr>
        <w:pStyle w:val="Tabledesillustrations"/>
        <w:tabs>
          <w:tab w:val="right" w:leader="dot" w:pos="9062"/>
        </w:tabs>
        <w:rPr>
          <w:rFonts w:asciiTheme="minorHAnsi" w:eastAsiaTheme="minorEastAsia" w:hAnsiTheme="minorHAnsi" w:cstheme="minorBidi"/>
          <w:noProof/>
          <w:sz w:val="22"/>
          <w:szCs w:val="22"/>
        </w:rPr>
      </w:pPr>
      <w:r w:rsidRPr="008B6E02">
        <w:fldChar w:fldCharType="begin"/>
      </w:r>
      <w:r w:rsidR="007D6007">
        <w:instrText xml:space="preserve"> TOC \h \z \c "Figure" </w:instrText>
      </w:r>
      <w:r w:rsidRPr="008B6E02">
        <w:fldChar w:fldCharType="separate"/>
      </w:r>
      <w:hyperlink r:id="rId11" w:anchor="_Toc517734530" w:history="1">
        <w:r w:rsidR="009F14FE" w:rsidRPr="00EE2F17">
          <w:rPr>
            <w:rStyle w:val="Lienhypertexte"/>
            <w:noProof/>
          </w:rPr>
          <w:t>Figure 1 Communication entre client et serveur RPC</w:t>
        </w:r>
        <w:r w:rsidR="009F14FE">
          <w:rPr>
            <w:noProof/>
            <w:webHidden/>
          </w:rPr>
          <w:tab/>
        </w:r>
        <w:r>
          <w:rPr>
            <w:noProof/>
            <w:webHidden/>
          </w:rPr>
          <w:fldChar w:fldCharType="begin"/>
        </w:r>
        <w:r w:rsidR="009F14FE">
          <w:rPr>
            <w:noProof/>
            <w:webHidden/>
          </w:rPr>
          <w:instrText xml:space="preserve"> PAGEREF _Toc517734530 \h </w:instrText>
        </w:r>
        <w:r>
          <w:rPr>
            <w:noProof/>
            <w:webHidden/>
          </w:rPr>
        </w:r>
        <w:r>
          <w:rPr>
            <w:noProof/>
            <w:webHidden/>
          </w:rPr>
          <w:fldChar w:fldCharType="separate"/>
        </w:r>
        <w:r w:rsidR="009F14FE">
          <w:rPr>
            <w:noProof/>
            <w:webHidden/>
          </w:rPr>
          <w:t>15</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r:id="rId12" w:anchor="_Toc517734531" w:history="1">
        <w:r w:rsidR="009F14FE" w:rsidRPr="00EE2F17">
          <w:rPr>
            <w:rStyle w:val="Lienhypertexte"/>
            <w:noProof/>
          </w:rPr>
          <w:t>Figure 2 Architecture RMI</w:t>
        </w:r>
        <w:r w:rsidR="009F14FE">
          <w:rPr>
            <w:noProof/>
            <w:webHidden/>
          </w:rPr>
          <w:tab/>
        </w:r>
        <w:r>
          <w:rPr>
            <w:noProof/>
            <w:webHidden/>
          </w:rPr>
          <w:fldChar w:fldCharType="begin"/>
        </w:r>
        <w:r w:rsidR="009F14FE">
          <w:rPr>
            <w:noProof/>
            <w:webHidden/>
          </w:rPr>
          <w:instrText xml:space="preserve"> PAGEREF _Toc517734531 \h </w:instrText>
        </w:r>
        <w:r>
          <w:rPr>
            <w:noProof/>
            <w:webHidden/>
          </w:rPr>
        </w:r>
        <w:r>
          <w:rPr>
            <w:noProof/>
            <w:webHidden/>
          </w:rPr>
          <w:fldChar w:fldCharType="separate"/>
        </w:r>
        <w:r w:rsidR="009F14FE">
          <w:rPr>
            <w:noProof/>
            <w:webHidden/>
          </w:rPr>
          <w:t>16</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r:id="rId13" w:anchor="_Toc517734532" w:history="1">
        <w:r w:rsidR="009F14FE" w:rsidRPr="00EE2F17">
          <w:rPr>
            <w:rStyle w:val="Lienhypertexte"/>
            <w:noProof/>
          </w:rPr>
          <w:t>Figure 3 Mécanisme de communication RMI</w:t>
        </w:r>
        <w:r w:rsidR="009F14FE">
          <w:rPr>
            <w:noProof/>
            <w:webHidden/>
          </w:rPr>
          <w:tab/>
        </w:r>
        <w:r>
          <w:rPr>
            <w:noProof/>
            <w:webHidden/>
          </w:rPr>
          <w:fldChar w:fldCharType="begin"/>
        </w:r>
        <w:r w:rsidR="009F14FE">
          <w:rPr>
            <w:noProof/>
            <w:webHidden/>
          </w:rPr>
          <w:instrText xml:space="preserve"> PAGEREF _Toc517734532 \h </w:instrText>
        </w:r>
        <w:r>
          <w:rPr>
            <w:noProof/>
            <w:webHidden/>
          </w:rPr>
        </w:r>
        <w:r>
          <w:rPr>
            <w:noProof/>
            <w:webHidden/>
          </w:rPr>
          <w:fldChar w:fldCharType="separate"/>
        </w:r>
        <w:r w:rsidR="009F14FE">
          <w:rPr>
            <w:noProof/>
            <w:webHidden/>
          </w:rPr>
          <w:t>19</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r:id="rId14" w:anchor="_Toc517734533" w:history="1">
        <w:r w:rsidR="009F14FE" w:rsidRPr="00EE2F17">
          <w:rPr>
            <w:rStyle w:val="Lienhypertexte"/>
            <w:noProof/>
          </w:rPr>
          <w:t>Figure 4 Exemple de l’instruction Parallel</w:t>
        </w:r>
        <w:r w:rsidR="009F14FE">
          <w:rPr>
            <w:noProof/>
            <w:webHidden/>
          </w:rPr>
          <w:tab/>
        </w:r>
        <w:r>
          <w:rPr>
            <w:noProof/>
            <w:webHidden/>
          </w:rPr>
          <w:fldChar w:fldCharType="begin"/>
        </w:r>
        <w:r w:rsidR="009F14FE">
          <w:rPr>
            <w:noProof/>
            <w:webHidden/>
          </w:rPr>
          <w:instrText xml:space="preserve"> PAGEREF _Toc517734533 \h </w:instrText>
        </w:r>
        <w:r>
          <w:rPr>
            <w:noProof/>
            <w:webHidden/>
          </w:rPr>
        </w:r>
        <w:r>
          <w:rPr>
            <w:noProof/>
            <w:webHidden/>
          </w:rPr>
          <w:fldChar w:fldCharType="separate"/>
        </w:r>
        <w:r w:rsidR="009F14FE">
          <w:rPr>
            <w:noProof/>
            <w:webHidden/>
          </w:rPr>
          <w:t>31</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r:id="rId15" w:anchor="_Toc517734534" w:history="1">
        <w:r w:rsidR="009F14FE" w:rsidRPr="00EE2F17">
          <w:rPr>
            <w:rStyle w:val="Lienhypertexte"/>
            <w:noProof/>
          </w:rPr>
          <w:t>Figure 5 Exemple de la classe Alternative</w:t>
        </w:r>
        <w:r w:rsidR="009F14FE">
          <w:rPr>
            <w:noProof/>
            <w:webHidden/>
          </w:rPr>
          <w:tab/>
        </w:r>
        <w:r>
          <w:rPr>
            <w:noProof/>
            <w:webHidden/>
          </w:rPr>
          <w:fldChar w:fldCharType="begin"/>
        </w:r>
        <w:r w:rsidR="009F14FE">
          <w:rPr>
            <w:noProof/>
            <w:webHidden/>
          </w:rPr>
          <w:instrText xml:space="preserve"> PAGEREF _Toc517734534 \h </w:instrText>
        </w:r>
        <w:r>
          <w:rPr>
            <w:noProof/>
            <w:webHidden/>
          </w:rPr>
        </w:r>
        <w:r>
          <w:rPr>
            <w:noProof/>
            <w:webHidden/>
          </w:rPr>
          <w:fldChar w:fldCharType="separate"/>
        </w:r>
        <w:r w:rsidR="009F14FE">
          <w:rPr>
            <w:noProof/>
            <w:webHidden/>
          </w:rPr>
          <w:t>31</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r:id="rId16" w:anchor="_Toc517734535" w:history="1">
        <w:r w:rsidR="009F14FE" w:rsidRPr="00EE2F17">
          <w:rPr>
            <w:rStyle w:val="Lienhypertexte"/>
            <w:noProof/>
          </w:rPr>
          <w:t>Figure 6 Architecture des canaux virtuels de JCSP.net</w:t>
        </w:r>
        <w:r w:rsidR="009F14FE">
          <w:rPr>
            <w:noProof/>
            <w:webHidden/>
          </w:rPr>
          <w:tab/>
        </w:r>
        <w:r>
          <w:rPr>
            <w:noProof/>
            <w:webHidden/>
          </w:rPr>
          <w:fldChar w:fldCharType="begin"/>
        </w:r>
        <w:r w:rsidR="009F14FE">
          <w:rPr>
            <w:noProof/>
            <w:webHidden/>
          </w:rPr>
          <w:instrText xml:space="preserve"> PAGEREF _Toc517734535 \h </w:instrText>
        </w:r>
        <w:r>
          <w:rPr>
            <w:noProof/>
            <w:webHidden/>
          </w:rPr>
        </w:r>
        <w:r>
          <w:rPr>
            <w:noProof/>
            <w:webHidden/>
          </w:rPr>
          <w:fldChar w:fldCharType="separate"/>
        </w:r>
        <w:r w:rsidR="009F14FE">
          <w:rPr>
            <w:noProof/>
            <w:webHidden/>
          </w:rPr>
          <w:t>33</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r:id="rId17" w:anchor="_Toc517734536" w:history="1">
        <w:r w:rsidR="009F14FE" w:rsidRPr="00EE2F17">
          <w:rPr>
            <w:rStyle w:val="Lienhypertexte"/>
            <w:noProof/>
          </w:rPr>
          <w:t>Figure 7 Création des canaux a partir de CNS</w:t>
        </w:r>
        <w:r w:rsidR="009F14FE">
          <w:rPr>
            <w:noProof/>
            <w:webHidden/>
          </w:rPr>
          <w:tab/>
        </w:r>
        <w:r>
          <w:rPr>
            <w:noProof/>
            <w:webHidden/>
          </w:rPr>
          <w:fldChar w:fldCharType="begin"/>
        </w:r>
        <w:r w:rsidR="009F14FE">
          <w:rPr>
            <w:noProof/>
            <w:webHidden/>
          </w:rPr>
          <w:instrText xml:space="preserve"> PAGEREF _Toc517734536 \h </w:instrText>
        </w:r>
        <w:r>
          <w:rPr>
            <w:noProof/>
            <w:webHidden/>
          </w:rPr>
        </w:r>
        <w:r>
          <w:rPr>
            <w:noProof/>
            <w:webHidden/>
          </w:rPr>
          <w:fldChar w:fldCharType="separate"/>
        </w:r>
        <w:r w:rsidR="009F14FE">
          <w:rPr>
            <w:noProof/>
            <w:webHidden/>
          </w:rPr>
          <w:t>34</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r:id="rId18" w:anchor="_Toc517734537" w:history="1">
        <w:r w:rsidR="009F14FE" w:rsidRPr="00EE2F17">
          <w:rPr>
            <w:rStyle w:val="Lienhypertexte"/>
            <w:noProof/>
          </w:rPr>
          <w:t>Figure 8 mécanisme de migration des canaux</w:t>
        </w:r>
        <w:r w:rsidR="009F14FE">
          <w:rPr>
            <w:noProof/>
            <w:webHidden/>
          </w:rPr>
          <w:tab/>
        </w:r>
        <w:r>
          <w:rPr>
            <w:noProof/>
            <w:webHidden/>
          </w:rPr>
          <w:fldChar w:fldCharType="begin"/>
        </w:r>
        <w:r w:rsidR="009F14FE">
          <w:rPr>
            <w:noProof/>
            <w:webHidden/>
          </w:rPr>
          <w:instrText xml:space="preserve"> PAGEREF _Toc517734537 \h </w:instrText>
        </w:r>
        <w:r>
          <w:rPr>
            <w:noProof/>
            <w:webHidden/>
          </w:rPr>
        </w:r>
        <w:r>
          <w:rPr>
            <w:noProof/>
            <w:webHidden/>
          </w:rPr>
          <w:fldChar w:fldCharType="separate"/>
        </w:r>
        <w:r w:rsidR="009F14FE">
          <w:rPr>
            <w:noProof/>
            <w:webHidden/>
          </w:rPr>
          <w:t>36</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38" w:history="1">
        <w:r w:rsidR="009F14FE" w:rsidRPr="00EE2F17">
          <w:rPr>
            <w:rStyle w:val="Lienhypertexte"/>
            <w:noProof/>
          </w:rPr>
          <w:t>Figure 9 Diagramme de cas d'utilisation</w:t>
        </w:r>
        <w:r w:rsidR="009F14FE">
          <w:rPr>
            <w:noProof/>
            <w:webHidden/>
          </w:rPr>
          <w:tab/>
        </w:r>
        <w:r>
          <w:rPr>
            <w:noProof/>
            <w:webHidden/>
          </w:rPr>
          <w:fldChar w:fldCharType="begin"/>
        </w:r>
        <w:r w:rsidR="009F14FE">
          <w:rPr>
            <w:noProof/>
            <w:webHidden/>
          </w:rPr>
          <w:instrText xml:space="preserve"> PAGEREF _Toc517734538 \h </w:instrText>
        </w:r>
        <w:r>
          <w:rPr>
            <w:noProof/>
            <w:webHidden/>
          </w:rPr>
        </w:r>
        <w:r>
          <w:rPr>
            <w:noProof/>
            <w:webHidden/>
          </w:rPr>
          <w:fldChar w:fldCharType="separate"/>
        </w:r>
        <w:r w:rsidR="009F14FE">
          <w:rPr>
            <w:noProof/>
            <w:webHidden/>
          </w:rPr>
          <w:t>45</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39" w:history="1">
        <w:r w:rsidR="009F14FE" w:rsidRPr="00EE2F17">
          <w:rPr>
            <w:rStyle w:val="Lienhypertexte"/>
            <w:noProof/>
          </w:rPr>
          <w:t>Figure 10 Diagramme de séquence Activer la réception</w:t>
        </w:r>
        <w:r w:rsidR="009F14FE">
          <w:rPr>
            <w:noProof/>
            <w:webHidden/>
          </w:rPr>
          <w:tab/>
        </w:r>
        <w:r>
          <w:rPr>
            <w:noProof/>
            <w:webHidden/>
          </w:rPr>
          <w:fldChar w:fldCharType="begin"/>
        </w:r>
        <w:r w:rsidR="009F14FE">
          <w:rPr>
            <w:noProof/>
            <w:webHidden/>
          </w:rPr>
          <w:instrText xml:space="preserve"> PAGEREF _Toc517734539 \h </w:instrText>
        </w:r>
        <w:r>
          <w:rPr>
            <w:noProof/>
            <w:webHidden/>
          </w:rPr>
        </w:r>
        <w:r>
          <w:rPr>
            <w:noProof/>
            <w:webHidden/>
          </w:rPr>
          <w:fldChar w:fldCharType="separate"/>
        </w:r>
        <w:r w:rsidR="009F14FE">
          <w:rPr>
            <w:noProof/>
            <w:webHidden/>
          </w:rPr>
          <w:t>46</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40" w:history="1">
        <w:r w:rsidR="009F14FE" w:rsidRPr="00EE2F17">
          <w:rPr>
            <w:rStyle w:val="Lienhypertexte"/>
            <w:noProof/>
          </w:rPr>
          <w:t>Figure 11Diagramme de séquence désactiver la réception</w:t>
        </w:r>
        <w:r w:rsidR="009F14FE">
          <w:rPr>
            <w:noProof/>
            <w:webHidden/>
          </w:rPr>
          <w:tab/>
        </w:r>
        <w:r>
          <w:rPr>
            <w:noProof/>
            <w:webHidden/>
          </w:rPr>
          <w:fldChar w:fldCharType="begin"/>
        </w:r>
        <w:r w:rsidR="009F14FE">
          <w:rPr>
            <w:noProof/>
            <w:webHidden/>
          </w:rPr>
          <w:instrText xml:space="preserve"> PAGEREF _Toc517734540 \h </w:instrText>
        </w:r>
        <w:r>
          <w:rPr>
            <w:noProof/>
            <w:webHidden/>
          </w:rPr>
        </w:r>
        <w:r>
          <w:rPr>
            <w:noProof/>
            <w:webHidden/>
          </w:rPr>
          <w:fldChar w:fldCharType="separate"/>
        </w:r>
        <w:r w:rsidR="009F14FE">
          <w:rPr>
            <w:noProof/>
            <w:webHidden/>
          </w:rPr>
          <w:t>47</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41" w:history="1">
        <w:r w:rsidR="009F14FE" w:rsidRPr="00EE2F17">
          <w:rPr>
            <w:rStyle w:val="Lienhypertexte"/>
            <w:noProof/>
          </w:rPr>
          <w:t>Figure 12 Diagramme de séquence connexions à l’annuaire</w:t>
        </w:r>
        <w:r w:rsidR="009F14FE">
          <w:rPr>
            <w:noProof/>
            <w:webHidden/>
          </w:rPr>
          <w:tab/>
        </w:r>
        <w:r>
          <w:rPr>
            <w:noProof/>
            <w:webHidden/>
          </w:rPr>
          <w:fldChar w:fldCharType="begin"/>
        </w:r>
        <w:r w:rsidR="009F14FE">
          <w:rPr>
            <w:noProof/>
            <w:webHidden/>
          </w:rPr>
          <w:instrText xml:space="preserve"> PAGEREF _Toc517734541 \h </w:instrText>
        </w:r>
        <w:r>
          <w:rPr>
            <w:noProof/>
            <w:webHidden/>
          </w:rPr>
        </w:r>
        <w:r>
          <w:rPr>
            <w:noProof/>
            <w:webHidden/>
          </w:rPr>
          <w:fldChar w:fldCharType="separate"/>
        </w:r>
        <w:r w:rsidR="009F14FE">
          <w:rPr>
            <w:noProof/>
            <w:webHidden/>
          </w:rPr>
          <w:t>48</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42" w:history="1">
        <w:r w:rsidR="009F14FE" w:rsidRPr="00EE2F17">
          <w:rPr>
            <w:rStyle w:val="Lienhypertexte"/>
            <w:noProof/>
          </w:rPr>
          <w:t>Figure 13 diagramme de séquence se connecter à un utilisateur distant par l’annuaire</w:t>
        </w:r>
        <w:r w:rsidR="009F14FE">
          <w:rPr>
            <w:noProof/>
            <w:webHidden/>
          </w:rPr>
          <w:tab/>
        </w:r>
        <w:r>
          <w:rPr>
            <w:noProof/>
            <w:webHidden/>
          </w:rPr>
          <w:fldChar w:fldCharType="begin"/>
        </w:r>
        <w:r w:rsidR="009F14FE">
          <w:rPr>
            <w:noProof/>
            <w:webHidden/>
          </w:rPr>
          <w:instrText xml:space="preserve"> PAGEREF _Toc517734542 \h </w:instrText>
        </w:r>
        <w:r>
          <w:rPr>
            <w:noProof/>
            <w:webHidden/>
          </w:rPr>
        </w:r>
        <w:r>
          <w:rPr>
            <w:noProof/>
            <w:webHidden/>
          </w:rPr>
          <w:fldChar w:fldCharType="separate"/>
        </w:r>
        <w:r w:rsidR="009F14FE">
          <w:rPr>
            <w:noProof/>
            <w:webHidden/>
          </w:rPr>
          <w:t>49</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43" w:history="1">
        <w:r w:rsidR="009F14FE" w:rsidRPr="00EE2F17">
          <w:rPr>
            <w:rStyle w:val="Lienhypertexte"/>
            <w:noProof/>
          </w:rPr>
          <w:t>Figure 14 Diagramme de séquence Envoi d’une prescription</w:t>
        </w:r>
        <w:r w:rsidR="009F14FE">
          <w:rPr>
            <w:noProof/>
            <w:webHidden/>
          </w:rPr>
          <w:tab/>
        </w:r>
        <w:r>
          <w:rPr>
            <w:noProof/>
            <w:webHidden/>
          </w:rPr>
          <w:fldChar w:fldCharType="begin"/>
        </w:r>
        <w:r w:rsidR="009F14FE">
          <w:rPr>
            <w:noProof/>
            <w:webHidden/>
          </w:rPr>
          <w:instrText xml:space="preserve"> PAGEREF _Toc517734543 \h </w:instrText>
        </w:r>
        <w:r>
          <w:rPr>
            <w:noProof/>
            <w:webHidden/>
          </w:rPr>
        </w:r>
        <w:r>
          <w:rPr>
            <w:noProof/>
            <w:webHidden/>
          </w:rPr>
          <w:fldChar w:fldCharType="separate"/>
        </w:r>
        <w:r w:rsidR="009F14FE">
          <w:rPr>
            <w:noProof/>
            <w:webHidden/>
          </w:rPr>
          <w:t>50</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44" w:history="1">
        <w:r w:rsidR="009F14FE" w:rsidRPr="00EE2F17">
          <w:rPr>
            <w:rStyle w:val="Lienhypertexte"/>
            <w:noProof/>
          </w:rPr>
          <w:t>Figure 15 : diagramme de séquence sollicité un médecin</w:t>
        </w:r>
        <w:r w:rsidR="009F14FE">
          <w:rPr>
            <w:noProof/>
            <w:webHidden/>
          </w:rPr>
          <w:tab/>
        </w:r>
        <w:r>
          <w:rPr>
            <w:noProof/>
            <w:webHidden/>
          </w:rPr>
          <w:fldChar w:fldCharType="begin"/>
        </w:r>
        <w:r w:rsidR="009F14FE">
          <w:rPr>
            <w:noProof/>
            <w:webHidden/>
          </w:rPr>
          <w:instrText xml:space="preserve"> PAGEREF _Toc517734544 \h </w:instrText>
        </w:r>
        <w:r>
          <w:rPr>
            <w:noProof/>
            <w:webHidden/>
          </w:rPr>
        </w:r>
        <w:r>
          <w:rPr>
            <w:noProof/>
            <w:webHidden/>
          </w:rPr>
          <w:fldChar w:fldCharType="separate"/>
        </w:r>
        <w:r w:rsidR="009F14FE">
          <w:rPr>
            <w:noProof/>
            <w:webHidden/>
          </w:rPr>
          <w:t>52</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45" w:history="1">
        <w:r w:rsidR="009F14FE" w:rsidRPr="00EE2F17">
          <w:rPr>
            <w:rStyle w:val="Lienhypertexte"/>
            <w:noProof/>
          </w:rPr>
          <w:t>Figure 16 : diagramme de séquence déconnexion de l’annuaire</w:t>
        </w:r>
        <w:r w:rsidR="009F14FE">
          <w:rPr>
            <w:noProof/>
            <w:webHidden/>
          </w:rPr>
          <w:tab/>
        </w:r>
        <w:r>
          <w:rPr>
            <w:noProof/>
            <w:webHidden/>
          </w:rPr>
          <w:fldChar w:fldCharType="begin"/>
        </w:r>
        <w:r w:rsidR="009F14FE">
          <w:rPr>
            <w:noProof/>
            <w:webHidden/>
          </w:rPr>
          <w:instrText xml:space="preserve"> PAGEREF _Toc517734545 \h </w:instrText>
        </w:r>
        <w:r>
          <w:rPr>
            <w:noProof/>
            <w:webHidden/>
          </w:rPr>
        </w:r>
        <w:r>
          <w:rPr>
            <w:noProof/>
            <w:webHidden/>
          </w:rPr>
          <w:fldChar w:fldCharType="separate"/>
        </w:r>
        <w:r w:rsidR="009F14FE">
          <w:rPr>
            <w:noProof/>
            <w:webHidden/>
          </w:rPr>
          <w:t>54</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46" w:history="1">
        <w:r w:rsidR="009F14FE" w:rsidRPr="00EE2F17">
          <w:rPr>
            <w:rStyle w:val="Lienhypertexte"/>
            <w:noProof/>
          </w:rPr>
          <w:t>Figure 17 : Diagramme de classe RMI</w:t>
        </w:r>
        <w:r w:rsidR="009F14FE">
          <w:rPr>
            <w:noProof/>
            <w:webHidden/>
          </w:rPr>
          <w:tab/>
        </w:r>
        <w:r>
          <w:rPr>
            <w:noProof/>
            <w:webHidden/>
          </w:rPr>
          <w:fldChar w:fldCharType="begin"/>
        </w:r>
        <w:r w:rsidR="009F14FE">
          <w:rPr>
            <w:noProof/>
            <w:webHidden/>
          </w:rPr>
          <w:instrText xml:space="preserve"> PAGEREF _Toc517734546 \h </w:instrText>
        </w:r>
        <w:r>
          <w:rPr>
            <w:noProof/>
            <w:webHidden/>
          </w:rPr>
        </w:r>
        <w:r>
          <w:rPr>
            <w:noProof/>
            <w:webHidden/>
          </w:rPr>
          <w:fldChar w:fldCharType="separate"/>
        </w:r>
        <w:r w:rsidR="009F14FE">
          <w:rPr>
            <w:noProof/>
            <w:webHidden/>
          </w:rPr>
          <w:t>55</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47" w:history="1">
        <w:r w:rsidR="009F14FE" w:rsidRPr="00EE2F17">
          <w:rPr>
            <w:rStyle w:val="Lienhypertexte"/>
            <w:noProof/>
          </w:rPr>
          <w:t>Figure 18 : Diagramme des composants RMI</w:t>
        </w:r>
        <w:r w:rsidR="009F14FE">
          <w:rPr>
            <w:noProof/>
            <w:webHidden/>
          </w:rPr>
          <w:tab/>
        </w:r>
        <w:r>
          <w:rPr>
            <w:noProof/>
            <w:webHidden/>
          </w:rPr>
          <w:fldChar w:fldCharType="begin"/>
        </w:r>
        <w:r w:rsidR="009F14FE">
          <w:rPr>
            <w:noProof/>
            <w:webHidden/>
          </w:rPr>
          <w:instrText xml:space="preserve"> PAGEREF _Toc517734547 \h </w:instrText>
        </w:r>
        <w:r>
          <w:rPr>
            <w:noProof/>
            <w:webHidden/>
          </w:rPr>
        </w:r>
        <w:r>
          <w:rPr>
            <w:noProof/>
            <w:webHidden/>
          </w:rPr>
          <w:fldChar w:fldCharType="separate"/>
        </w:r>
        <w:r w:rsidR="009F14FE">
          <w:rPr>
            <w:noProof/>
            <w:webHidden/>
          </w:rPr>
          <w:t>56</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48" w:history="1">
        <w:r w:rsidR="009F14FE" w:rsidRPr="00EE2F17">
          <w:rPr>
            <w:rStyle w:val="Lienhypertexte"/>
            <w:noProof/>
          </w:rPr>
          <w:t>Figure 19 : Diagramme d'activités  Connexion à un utilisateur distant</w:t>
        </w:r>
        <w:r w:rsidR="009F14FE">
          <w:rPr>
            <w:noProof/>
            <w:webHidden/>
          </w:rPr>
          <w:tab/>
        </w:r>
        <w:r>
          <w:rPr>
            <w:noProof/>
            <w:webHidden/>
          </w:rPr>
          <w:fldChar w:fldCharType="begin"/>
        </w:r>
        <w:r w:rsidR="009F14FE">
          <w:rPr>
            <w:noProof/>
            <w:webHidden/>
          </w:rPr>
          <w:instrText xml:space="preserve"> PAGEREF _Toc517734548 \h </w:instrText>
        </w:r>
        <w:r>
          <w:rPr>
            <w:noProof/>
            <w:webHidden/>
          </w:rPr>
        </w:r>
        <w:r>
          <w:rPr>
            <w:noProof/>
            <w:webHidden/>
          </w:rPr>
          <w:fldChar w:fldCharType="separate"/>
        </w:r>
        <w:r w:rsidR="009F14FE">
          <w:rPr>
            <w:noProof/>
            <w:webHidden/>
          </w:rPr>
          <w:t>57</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49" w:history="1">
        <w:r w:rsidR="009F14FE" w:rsidRPr="00EE2F17">
          <w:rPr>
            <w:rStyle w:val="Lienhypertexte"/>
            <w:noProof/>
          </w:rPr>
          <w:t>Figure 20 : diagramme d’activités envoyer une prescription</w:t>
        </w:r>
        <w:r w:rsidR="009F14FE">
          <w:rPr>
            <w:noProof/>
            <w:webHidden/>
          </w:rPr>
          <w:tab/>
        </w:r>
        <w:r>
          <w:rPr>
            <w:noProof/>
            <w:webHidden/>
          </w:rPr>
          <w:fldChar w:fldCharType="begin"/>
        </w:r>
        <w:r w:rsidR="009F14FE">
          <w:rPr>
            <w:noProof/>
            <w:webHidden/>
          </w:rPr>
          <w:instrText xml:space="preserve"> PAGEREF _Toc517734549 \h </w:instrText>
        </w:r>
        <w:r>
          <w:rPr>
            <w:noProof/>
            <w:webHidden/>
          </w:rPr>
        </w:r>
        <w:r>
          <w:rPr>
            <w:noProof/>
            <w:webHidden/>
          </w:rPr>
          <w:fldChar w:fldCharType="separate"/>
        </w:r>
        <w:r w:rsidR="009F14FE">
          <w:rPr>
            <w:noProof/>
            <w:webHidden/>
          </w:rPr>
          <w:t>58</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50" w:history="1">
        <w:r w:rsidR="009F14FE" w:rsidRPr="00EE2F17">
          <w:rPr>
            <w:rStyle w:val="Lienhypertexte"/>
            <w:noProof/>
          </w:rPr>
          <w:t>Figure 21 : digramme d'activités  envoyer une prescription</w:t>
        </w:r>
        <w:r w:rsidR="009F14FE">
          <w:rPr>
            <w:noProof/>
            <w:webHidden/>
          </w:rPr>
          <w:tab/>
        </w:r>
        <w:r>
          <w:rPr>
            <w:noProof/>
            <w:webHidden/>
          </w:rPr>
          <w:fldChar w:fldCharType="begin"/>
        </w:r>
        <w:r w:rsidR="009F14FE">
          <w:rPr>
            <w:noProof/>
            <w:webHidden/>
          </w:rPr>
          <w:instrText xml:space="preserve"> PAGEREF _Toc517734550 \h </w:instrText>
        </w:r>
        <w:r>
          <w:rPr>
            <w:noProof/>
            <w:webHidden/>
          </w:rPr>
        </w:r>
        <w:r>
          <w:rPr>
            <w:noProof/>
            <w:webHidden/>
          </w:rPr>
          <w:fldChar w:fldCharType="separate"/>
        </w:r>
        <w:r w:rsidR="009F14FE">
          <w:rPr>
            <w:noProof/>
            <w:webHidden/>
          </w:rPr>
          <w:t>59</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51" w:history="1">
        <w:r w:rsidR="009F14FE" w:rsidRPr="00EE2F17">
          <w:rPr>
            <w:rStyle w:val="Lienhypertexte"/>
            <w:noProof/>
          </w:rPr>
          <w:t>Figure 22: Diagramme de déploiement RMI</w:t>
        </w:r>
        <w:r w:rsidR="009F14FE">
          <w:rPr>
            <w:noProof/>
            <w:webHidden/>
          </w:rPr>
          <w:tab/>
        </w:r>
        <w:r>
          <w:rPr>
            <w:noProof/>
            <w:webHidden/>
          </w:rPr>
          <w:fldChar w:fldCharType="begin"/>
        </w:r>
        <w:r w:rsidR="009F14FE">
          <w:rPr>
            <w:noProof/>
            <w:webHidden/>
          </w:rPr>
          <w:instrText xml:space="preserve"> PAGEREF _Toc517734551 \h </w:instrText>
        </w:r>
        <w:r>
          <w:rPr>
            <w:noProof/>
            <w:webHidden/>
          </w:rPr>
        </w:r>
        <w:r>
          <w:rPr>
            <w:noProof/>
            <w:webHidden/>
          </w:rPr>
          <w:fldChar w:fldCharType="separate"/>
        </w:r>
        <w:r w:rsidR="009F14FE">
          <w:rPr>
            <w:noProof/>
            <w:webHidden/>
          </w:rPr>
          <w:t>60</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52" w:history="1">
        <w:r w:rsidR="009F14FE" w:rsidRPr="00EE2F17">
          <w:rPr>
            <w:rStyle w:val="Lienhypertexte"/>
            <w:noProof/>
          </w:rPr>
          <w:t>Figure 23 : Diagramme de classe de l'application avec JCSP</w:t>
        </w:r>
        <w:r w:rsidR="009F14FE">
          <w:rPr>
            <w:noProof/>
            <w:webHidden/>
          </w:rPr>
          <w:tab/>
        </w:r>
        <w:r>
          <w:rPr>
            <w:noProof/>
            <w:webHidden/>
          </w:rPr>
          <w:fldChar w:fldCharType="begin"/>
        </w:r>
        <w:r w:rsidR="009F14FE">
          <w:rPr>
            <w:noProof/>
            <w:webHidden/>
          </w:rPr>
          <w:instrText xml:space="preserve"> PAGEREF _Toc517734552 \h </w:instrText>
        </w:r>
        <w:r>
          <w:rPr>
            <w:noProof/>
            <w:webHidden/>
          </w:rPr>
        </w:r>
        <w:r>
          <w:rPr>
            <w:noProof/>
            <w:webHidden/>
          </w:rPr>
          <w:fldChar w:fldCharType="separate"/>
        </w:r>
        <w:r w:rsidR="009F14FE">
          <w:rPr>
            <w:noProof/>
            <w:webHidden/>
          </w:rPr>
          <w:t>62</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53" w:history="1">
        <w:r w:rsidR="009F14FE" w:rsidRPr="00EE2F17">
          <w:rPr>
            <w:rStyle w:val="Lienhypertexte"/>
            <w:noProof/>
          </w:rPr>
          <w:t>Figure 24 Diagramme de séquence Activé la réception</w:t>
        </w:r>
        <w:r w:rsidR="009F14FE">
          <w:rPr>
            <w:noProof/>
            <w:webHidden/>
          </w:rPr>
          <w:tab/>
        </w:r>
        <w:r>
          <w:rPr>
            <w:noProof/>
            <w:webHidden/>
          </w:rPr>
          <w:fldChar w:fldCharType="begin"/>
        </w:r>
        <w:r w:rsidR="009F14FE">
          <w:rPr>
            <w:noProof/>
            <w:webHidden/>
          </w:rPr>
          <w:instrText xml:space="preserve"> PAGEREF _Toc517734553 \h </w:instrText>
        </w:r>
        <w:r>
          <w:rPr>
            <w:noProof/>
            <w:webHidden/>
          </w:rPr>
        </w:r>
        <w:r>
          <w:rPr>
            <w:noProof/>
            <w:webHidden/>
          </w:rPr>
          <w:fldChar w:fldCharType="separate"/>
        </w:r>
        <w:r w:rsidR="009F14FE">
          <w:rPr>
            <w:noProof/>
            <w:webHidden/>
          </w:rPr>
          <w:t>65</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54" w:history="1">
        <w:r w:rsidR="009F14FE" w:rsidRPr="00EE2F17">
          <w:rPr>
            <w:rStyle w:val="Lienhypertexte"/>
            <w:noProof/>
          </w:rPr>
          <w:t>Figure 25 : Diagramme de séquence désactiver la réception</w:t>
        </w:r>
        <w:r w:rsidR="009F14FE">
          <w:rPr>
            <w:noProof/>
            <w:webHidden/>
          </w:rPr>
          <w:tab/>
        </w:r>
        <w:r>
          <w:rPr>
            <w:noProof/>
            <w:webHidden/>
          </w:rPr>
          <w:fldChar w:fldCharType="begin"/>
        </w:r>
        <w:r w:rsidR="009F14FE">
          <w:rPr>
            <w:noProof/>
            <w:webHidden/>
          </w:rPr>
          <w:instrText xml:space="preserve"> PAGEREF _Toc517734554 \h </w:instrText>
        </w:r>
        <w:r>
          <w:rPr>
            <w:noProof/>
            <w:webHidden/>
          </w:rPr>
        </w:r>
        <w:r>
          <w:rPr>
            <w:noProof/>
            <w:webHidden/>
          </w:rPr>
          <w:fldChar w:fldCharType="separate"/>
        </w:r>
        <w:r w:rsidR="009F14FE">
          <w:rPr>
            <w:noProof/>
            <w:webHidden/>
          </w:rPr>
          <w:t>66</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55" w:history="1">
        <w:r w:rsidR="009F14FE" w:rsidRPr="00EE2F17">
          <w:rPr>
            <w:rStyle w:val="Lienhypertexte"/>
            <w:noProof/>
          </w:rPr>
          <w:t>Figure 26 : diagramme de séquence Connexion à l’annuaire</w:t>
        </w:r>
        <w:r w:rsidR="009F14FE">
          <w:rPr>
            <w:noProof/>
            <w:webHidden/>
          </w:rPr>
          <w:tab/>
        </w:r>
        <w:r>
          <w:rPr>
            <w:noProof/>
            <w:webHidden/>
          </w:rPr>
          <w:fldChar w:fldCharType="begin"/>
        </w:r>
        <w:r w:rsidR="009F14FE">
          <w:rPr>
            <w:noProof/>
            <w:webHidden/>
          </w:rPr>
          <w:instrText xml:space="preserve"> PAGEREF _Toc517734555 \h </w:instrText>
        </w:r>
        <w:r>
          <w:rPr>
            <w:noProof/>
            <w:webHidden/>
          </w:rPr>
        </w:r>
        <w:r>
          <w:rPr>
            <w:noProof/>
            <w:webHidden/>
          </w:rPr>
          <w:fldChar w:fldCharType="separate"/>
        </w:r>
        <w:r w:rsidR="009F14FE">
          <w:rPr>
            <w:noProof/>
            <w:webHidden/>
          </w:rPr>
          <w:t>67</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56" w:history="1">
        <w:r w:rsidR="009F14FE" w:rsidRPr="00EE2F17">
          <w:rPr>
            <w:rStyle w:val="Lienhypertexte"/>
            <w:noProof/>
          </w:rPr>
          <w:t>Figure 27 : diagramme de séquence se connecter à un utilisateur distant par l’annuaire</w:t>
        </w:r>
        <w:r w:rsidR="009F14FE">
          <w:rPr>
            <w:noProof/>
            <w:webHidden/>
          </w:rPr>
          <w:tab/>
        </w:r>
        <w:r>
          <w:rPr>
            <w:noProof/>
            <w:webHidden/>
          </w:rPr>
          <w:fldChar w:fldCharType="begin"/>
        </w:r>
        <w:r w:rsidR="009F14FE">
          <w:rPr>
            <w:noProof/>
            <w:webHidden/>
          </w:rPr>
          <w:instrText xml:space="preserve"> PAGEREF _Toc517734556 \h </w:instrText>
        </w:r>
        <w:r>
          <w:rPr>
            <w:noProof/>
            <w:webHidden/>
          </w:rPr>
        </w:r>
        <w:r>
          <w:rPr>
            <w:noProof/>
            <w:webHidden/>
          </w:rPr>
          <w:fldChar w:fldCharType="separate"/>
        </w:r>
        <w:r w:rsidR="009F14FE">
          <w:rPr>
            <w:noProof/>
            <w:webHidden/>
          </w:rPr>
          <w:t>68</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57" w:history="1">
        <w:r w:rsidR="009F14FE" w:rsidRPr="00EE2F17">
          <w:rPr>
            <w:rStyle w:val="Lienhypertexte"/>
            <w:noProof/>
          </w:rPr>
          <w:t>Figure 28 : diagramme de séquence Envoi d’une prescription</w:t>
        </w:r>
        <w:r w:rsidR="009F14FE">
          <w:rPr>
            <w:noProof/>
            <w:webHidden/>
          </w:rPr>
          <w:tab/>
        </w:r>
        <w:r>
          <w:rPr>
            <w:noProof/>
            <w:webHidden/>
          </w:rPr>
          <w:fldChar w:fldCharType="begin"/>
        </w:r>
        <w:r w:rsidR="009F14FE">
          <w:rPr>
            <w:noProof/>
            <w:webHidden/>
          </w:rPr>
          <w:instrText xml:space="preserve"> PAGEREF _Toc517734557 \h </w:instrText>
        </w:r>
        <w:r>
          <w:rPr>
            <w:noProof/>
            <w:webHidden/>
          </w:rPr>
        </w:r>
        <w:r>
          <w:rPr>
            <w:noProof/>
            <w:webHidden/>
          </w:rPr>
          <w:fldChar w:fldCharType="separate"/>
        </w:r>
        <w:r w:rsidR="009F14FE">
          <w:rPr>
            <w:noProof/>
            <w:webHidden/>
          </w:rPr>
          <w:t>69</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58" w:history="1">
        <w:r w:rsidR="009F14FE" w:rsidRPr="00EE2F17">
          <w:rPr>
            <w:rStyle w:val="Lienhypertexte"/>
            <w:noProof/>
          </w:rPr>
          <w:t>Figure 29 : diagramme de séquence solliciter un médecin</w:t>
        </w:r>
        <w:r w:rsidR="009F14FE">
          <w:rPr>
            <w:noProof/>
            <w:webHidden/>
          </w:rPr>
          <w:tab/>
        </w:r>
        <w:r>
          <w:rPr>
            <w:noProof/>
            <w:webHidden/>
          </w:rPr>
          <w:fldChar w:fldCharType="begin"/>
        </w:r>
        <w:r w:rsidR="009F14FE">
          <w:rPr>
            <w:noProof/>
            <w:webHidden/>
          </w:rPr>
          <w:instrText xml:space="preserve"> PAGEREF _Toc517734558 \h </w:instrText>
        </w:r>
        <w:r>
          <w:rPr>
            <w:noProof/>
            <w:webHidden/>
          </w:rPr>
        </w:r>
        <w:r>
          <w:rPr>
            <w:noProof/>
            <w:webHidden/>
          </w:rPr>
          <w:fldChar w:fldCharType="separate"/>
        </w:r>
        <w:r w:rsidR="009F14FE">
          <w:rPr>
            <w:noProof/>
            <w:webHidden/>
          </w:rPr>
          <w:t>70</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59" w:history="1">
        <w:r w:rsidR="009F14FE" w:rsidRPr="00EE2F17">
          <w:rPr>
            <w:rStyle w:val="Lienhypertexte"/>
            <w:noProof/>
          </w:rPr>
          <w:t>Figure 30: diagramme de séquence déconnexion de l’annuaire</w:t>
        </w:r>
        <w:r w:rsidR="009F14FE">
          <w:rPr>
            <w:noProof/>
            <w:webHidden/>
          </w:rPr>
          <w:tab/>
        </w:r>
        <w:r>
          <w:rPr>
            <w:noProof/>
            <w:webHidden/>
          </w:rPr>
          <w:fldChar w:fldCharType="begin"/>
        </w:r>
        <w:r w:rsidR="009F14FE">
          <w:rPr>
            <w:noProof/>
            <w:webHidden/>
          </w:rPr>
          <w:instrText xml:space="preserve"> PAGEREF _Toc517734559 \h </w:instrText>
        </w:r>
        <w:r>
          <w:rPr>
            <w:noProof/>
            <w:webHidden/>
          </w:rPr>
        </w:r>
        <w:r>
          <w:rPr>
            <w:noProof/>
            <w:webHidden/>
          </w:rPr>
          <w:fldChar w:fldCharType="separate"/>
        </w:r>
        <w:r w:rsidR="009F14FE">
          <w:rPr>
            <w:noProof/>
            <w:webHidden/>
          </w:rPr>
          <w:t>71</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60" w:history="1">
        <w:r w:rsidR="009F14FE" w:rsidRPr="00EE2F17">
          <w:rPr>
            <w:rStyle w:val="Lienhypertexte"/>
            <w:noProof/>
          </w:rPr>
          <w:t>Figure 31 Diagramme des composantes de l'application JCSP.net</w:t>
        </w:r>
        <w:r w:rsidR="009F14FE">
          <w:rPr>
            <w:noProof/>
            <w:webHidden/>
          </w:rPr>
          <w:tab/>
        </w:r>
        <w:r>
          <w:rPr>
            <w:noProof/>
            <w:webHidden/>
          </w:rPr>
          <w:fldChar w:fldCharType="begin"/>
        </w:r>
        <w:r w:rsidR="009F14FE">
          <w:rPr>
            <w:noProof/>
            <w:webHidden/>
          </w:rPr>
          <w:instrText xml:space="preserve"> PAGEREF _Toc517734560 \h </w:instrText>
        </w:r>
        <w:r>
          <w:rPr>
            <w:noProof/>
            <w:webHidden/>
          </w:rPr>
        </w:r>
        <w:r>
          <w:rPr>
            <w:noProof/>
            <w:webHidden/>
          </w:rPr>
          <w:fldChar w:fldCharType="separate"/>
        </w:r>
        <w:r w:rsidR="009F14FE">
          <w:rPr>
            <w:noProof/>
            <w:webHidden/>
          </w:rPr>
          <w:t>71</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61" w:history="1">
        <w:r w:rsidR="009F14FE" w:rsidRPr="00EE2F17">
          <w:rPr>
            <w:rStyle w:val="Lienhypertexte"/>
            <w:noProof/>
          </w:rPr>
          <w:t>Figure 32 : Diagramme des activité connexion à un utilisateur distant</w:t>
        </w:r>
        <w:r w:rsidR="009F14FE">
          <w:rPr>
            <w:noProof/>
            <w:webHidden/>
          </w:rPr>
          <w:tab/>
        </w:r>
        <w:r>
          <w:rPr>
            <w:noProof/>
            <w:webHidden/>
          </w:rPr>
          <w:fldChar w:fldCharType="begin"/>
        </w:r>
        <w:r w:rsidR="009F14FE">
          <w:rPr>
            <w:noProof/>
            <w:webHidden/>
          </w:rPr>
          <w:instrText xml:space="preserve"> PAGEREF _Toc517734561 \h </w:instrText>
        </w:r>
        <w:r>
          <w:rPr>
            <w:noProof/>
            <w:webHidden/>
          </w:rPr>
        </w:r>
        <w:r>
          <w:rPr>
            <w:noProof/>
            <w:webHidden/>
          </w:rPr>
          <w:fldChar w:fldCharType="separate"/>
        </w:r>
        <w:r w:rsidR="009F14FE">
          <w:rPr>
            <w:noProof/>
            <w:webHidden/>
          </w:rPr>
          <w:t>73</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62" w:history="1">
        <w:r w:rsidR="009F14FE" w:rsidRPr="00EE2F17">
          <w:rPr>
            <w:rStyle w:val="Lienhypertexte"/>
            <w:noProof/>
          </w:rPr>
          <w:t>Figure 33 Diagramme d'activité Envoi d'une prescription</w:t>
        </w:r>
        <w:r w:rsidR="009F14FE">
          <w:rPr>
            <w:noProof/>
            <w:webHidden/>
          </w:rPr>
          <w:tab/>
        </w:r>
        <w:r>
          <w:rPr>
            <w:noProof/>
            <w:webHidden/>
          </w:rPr>
          <w:fldChar w:fldCharType="begin"/>
        </w:r>
        <w:r w:rsidR="009F14FE">
          <w:rPr>
            <w:noProof/>
            <w:webHidden/>
          </w:rPr>
          <w:instrText xml:space="preserve"> PAGEREF _Toc517734562 \h </w:instrText>
        </w:r>
        <w:r>
          <w:rPr>
            <w:noProof/>
            <w:webHidden/>
          </w:rPr>
        </w:r>
        <w:r>
          <w:rPr>
            <w:noProof/>
            <w:webHidden/>
          </w:rPr>
          <w:fldChar w:fldCharType="separate"/>
        </w:r>
        <w:r w:rsidR="009F14FE">
          <w:rPr>
            <w:noProof/>
            <w:webHidden/>
          </w:rPr>
          <w:t>74</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63" w:history="1">
        <w:r w:rsidR="009F14FE" w:rsidRPr="00EE2F17">
          <w:rPr>
            <w:rStyle w:val="Lienhypertexte"/>
            <w:noProof/>
          </w:rPr>
          <w:t>Figure 34 : diagramme d'activté Sollicité un médecin</w:t>
        </w:r>
        <w:r w:rsidR="009F14FE">
          <w:rPr>
            <w:noProof/>
            <w:webHidden/>
          </w:rPr>
          <w:tab/>
        </w:r>
        <w:r>
          <w:rPr>
            <w:noProof/>
            <w:webHidden/>
          </w:rPr>
          <w:fldChar w:fldCharType="begin"/>
        </w:r>
        <w:r w:rsidR="009F14FE">
          <w:rPr>
            <w:noProof/>
            <w:webHidden/>
          </w:rPr>
          <w:instrText xml:space="preserve"> PAGEREF _Toc517734563 \h </w:instrText>
        </w:r>
        <w:r>
          <w:rPr>
            <w:noProof/>
            <w:webHidden/>
          </w:rPr>
        </w:r>
        <w:r>
          <w:rPr>
            <w:noProof/>
            <w:webHidden/>
          </w:rPr>
          <w:fldChar w:fldCharType="separate"/>
        </w:r>
        <w:r w:rsidR="009F14FE">
          <w:rPr>
            <w:noProof/>
            <w:webHidden/>
          </w:rPr>
          <w:t>75</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64" w:history="1">
        <w:r w:rsidR="009F14FE" w:rsidRPr="00EE2F17">
          <w:rPr>
            <w:rStyle w:val="Lienhypertexte"/>
            <w:noProof/>
          </w:rPr>
          <w:t>Figure 35 : Digramme de déploiement  de l'application JCSP.net</w:t>
        </w:r>
        <w:r w:rsidR="009F14FE">
          <w:rPr>
            <w:noProof/>
            <w:webHidden/>
          </w:rPr>
          <w:tab/>
        </w:r>
        <w:r>
          <w:rPr>
            <w:noProof/>
            <w:webHidden/>
          </w:rPr>
          <w:fldChar w:fldCharType="begin"/>
        </w:r>
        <w:r w:rsidR="009F14FE">
          <w:rPr>
            <w:noProof/>
            <w:webHidden/>
          </w:rPr>
          <w:instrText xml:space="preserve"> PAGEREF _Toc517734564 \h </w:instrText>
        </w:r>
        <w:r>
          <w:rPr>
            <w:noProof/>
            <w:webHidden/>
          </w:rPr>
        </w:r>
        <w:r>
          <w:rPr>
            <w:noProof/>
            <w:webHidden/>
          </w:rPr>
          <w:fldChar w:fldCharType="separate"/>
        </w:r>
        <w:r w:rsidR="009F14FE">
          <w:rPr>
            <w:noProof/>
            <w:webHidden/>
          </w:rPr>
          <w:t>76</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65" w:history="1">
        <w:r w:rsidR="009F14FE" w:rsidRPr="00EE2F17">
          <w:rPr>
            <w:rStyle w:val="Lienhypertexte"/>
            <w:noProof/>
          </w:rPr>
          <w:t>Figure 36 aperçu de la fonctionnalité «  Ajouter une prescription pour un patient »</w:t>
        </w:r>
        <w:r w:rsidR="009F14FE">
          <w:rPr>
            <w:noProof/>
            <w:webHidden/>
          </w:rPr>
          <w:tab/>
        </w:r>
        <w:r>
          <w:rPr>
            <w:noProof/>
            <w:webHidden/>
          </w:rPr>
          <w:fldChar w:fldCharType="begin"/>
        </w:r>
        <w:r w:rsidR="009F14FE">
          <w:rPr>
            <w:noProof/>
            <w:webHidden/>
          </w:rPr>
          <w:instrText xml:space="preserve"> PAGEREF _Toc517734565 \h </w:instrText>
        </w:r>
        <w:r>
          <w:rPr>
            <w:noProof/>
            <w:webHidden/>
          </w:rPr>
        </w:r>
        <w:r>
          <w:rPr>
            <w:noProof/>
            <w:webHidden/>
          </w:rPr>
          <w:fldChar w:fldCharType="separate"/>
        </w:r>
        <w:r w:rsidR="009F14FE">
          <w:rPr>
            <w:noProof/>
            <w:webHidden/>
          </w:rPr>
          <w:t>86</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66" w:history="1">
        <w:r w:rsidR="009F14FE" w:rsidRPr="00EE2F17">
          <w:rPr>
            <w:rStyle w:val="Lienhypertexte"/>
            <w:noProof/>
          </w:rPr>
          <w:t>Figure 37 : aperçu de la fonctionnalité « La liste des prescriptions »</w:t>
        </w:r>
        <w:r w:rsidR="009F14FE">
          <w:rPr>
            <w:noProof/>
            <w:webHidden/>
          </w:rPr>
          <w:tab/>
        </w:r>
        <w:r>
          <w:rPr>
            <w:noProof/>
            <w:webHidden/>
          </w:rPr>
          <w:fldChar w:fldCharType="begin"/>
        </w:r>
        <w:r w:rsidR="009F14FE">
          <w:rPr>
            <w:noProof/>
            <w:webHidden/>
          </w:rPr>
          <w:instrText xml:space="preserve"> PAGEREF _Toc517734566 \h </w:instrText>
        </w:r>
        <w:r>
          <w:rPr>
            <w:noProof/>
            <w:webHidden/>
          </w:rPr>
        </w:r>
        <w:r>
          <w:rPr>
            <w:noProof/>
            <w:webHidden/>
          </w:rPr>
          <w:fldChar w:fldCharType="separate"/>
        </w:r>
        <w:r w:rsidR="009F14FE">
          <w:rPr>
            <w:noProof/>
            <w:webHidden/>
          </w:rPr>
          <w:t>86</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67" w:history="1">
        <w:r w:rsidR="009F14FE" w:rsidRPr="00EE2F17">
          <w:rPr>
            <w:rStyle w:val="Lienhypertexte"/>
            <w:noProof/>
          </w:rPr>
          <w:t>Figure 38 :aperçu de la fonctionnalité « connexion à l’annuaire »</w:t>
        </w:r>
        <w:r w:rsidR="009F14FE">
          <w:rPr>
            <w:noProof/>
            <w:webHidden/>
          </w:rPr>
          <w:tab/>
        </w:r>
        <w:r>
          <w:rPr>
            <w:noProof/>
            <w:webHidden/>
          </w:rPr>
          <w:fldChar w:fldCharType="begin"/>
        </w:r>
        <w:r w:rsidR="009F14FE">
          <w:rPr>
            <w:noProof/>
            <w:webHidden/>
          </w:rPr>
          <w:instrText xml:space="preserve"> PAGEREF _Toc517734567 \h </w:instrText>
        </w:r>
        <w:r>
          <w:rPr>
            <w:noProof/>
            <w:webHidden/>
          </w:rPr>
        </w:r>
        <w:r>
          <w:rPr>
            <w:noProof/>
            <w:webHidden/>
          </w:rPr>
          <w:fldChar w:fldCharType="separate"/>
        </w:r>
        <w:r w:rsidR="009F14FE">
          <w:rPr>
            <w:noProof/>
            <w:webHidden/>
          </w:rPr>
          <w:t>87</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68" w:history="1">
        <w:r w:rsidR="009F14FE" w:rsidRPr="00EE2F17">
          <w:rPr>
            <w:rStyle w:val="Lienhypertexte"/>
            <w:noProof/>
          </w:rPr>
          <w:t>Figure 39 aperçu de la fonctionnalité « Recherche d’un médecin de l’adresse IP »</w:t>
        </w:r>
        <w:r w:rsidR="009F14FE">
          <w:rPr>
            <w:noProof/>
            <w:webHidden/>
          </w:rPr>
          <w:tab/>
        </w:r>
        <w:r>
          <w:rPr>
            <w:noProof/>
            <w:webHidden/>
          </w:rPr>
          <w:fldChar w:fldCharType="begin"/>
        </w:r>
        <w:r w:rsidR="009F14FE">
          <w:rPr>
            <w:noProof/>
            <w:webHidden/>
          </w:rPr>
          <w:instrText xml:space="preserve"> PAGEREF _Toc517734568 \h </w:instrText>
        </w:r>
        <w:r>
          <w:rPr>
            <w:noProof/>
            <w:webHidden/>
          </w:rPr>
        </w:r>
        <w:r>
          <w:rPr>
            <w:noProof/>
            <w:webHidden/>
          </w:rPr>
          <w:fldChar w:fldCharType="separate"/>
        </w:r>
        <w:r w:rsidR="009F14FE">
          <w:rPr>
            <w:noProof/>
            <w:webHidden/>
          </w:rPr>
          <w:t>87</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69" w:history="1">
        <w:r w:rsidR="009F14FE" w:rsidRPr="00EE2F17">
          <w:rPr>
            <w:rStyle w:val="Lienhypertexte"/>
            <w:noProof/>
          </w:rPr>
          <w:t>Figure 40 : aperçu de la fonctionnalité « sollicité un médecin  »</w:t>
        </w:r>
        <w:r w:rsidR="009F14FE">
          <w:rPr>
            <w:noProof/>
            <w:webHidden/>
          </w:rPr>
          <w:tab/>
        </w:r>
        <w:r>
          <w:rPr>
            <w:noProof/>
            <w:webHidden/>
          </w:rPr>
          <w:fldChar w:fldCharType="begin"/>
        </w:r>
        <w:r w:rsidR="009F14FE">
          <w:rPr>
            <w:noProof/>
            <w:webHidden/>
          </w:rPr>
          <w:instrText xml:space="preserve"> PAGEREF _Toc517734569 \h </w:instrText>
        </w:r>
        <w:r>
          <w:rPr>
            <w:noProof/>
            <w:webHidden/>
          </w:rPr>
        </w:r>
        <w:r>
          <w:rPr>
            <w:noProof/>
            <w:webHidden/>
          </w:rPr>
          <w:fldChar w:fldCharType="separate"/>
        </w:r>
        <w:r w:rsidR="009F14FE">
          <w:rPr>
            <w:noProof/>
            <w:webHidden/>
          </w:rPr>
          <w:t>88</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70" w:history="1">
        <w:r w:rsidR="009F14FE" w:rsidRPr="00EE2F17">
          <w:rPr>
            <w:rStyle w:val="Lienhypertexte"/>
            <w:noProof/>
          </w:rPr>
          <w:t>Figure 41 : Relation entre ressource, processus et</w:t>
        </w:r>
        <w:r w:rsidR="009F14FE">
          <w:rPr>
            <w:noProof/>
            <w:webHidden/>
          </w:rPr>
          <w:tab/>
        </w:r>
        <w:r>
          <w:rPr>
            <w:noProof/>
            <w:webHidden/>
          </w:rPr>
          <w:fldChar w:fldCharType="begin"/>
        </w:r>
        <w:r w:rsidR="009F14FE">
          <w:rPr>
            <w:noProof/>
            <w:webHidden/>
          </w:rPr>
          <w:instrText xml:space="preserve"> PAGEREF _Toc517734570 \h </w:instrText>
        </w:r>
        <w:r>
          <w:rPr>
            <w:noProof/>
            <w:webHidden/>
          </w:rPr>
        </w:r>
        <w:r>
          <w:rPr>
            <w:noProof/>
            <w:webHidden/>
          </w:rPr>
          <w:fldChar w:fldCharType="separate"/>
        </w:r>
        <w:r w:rsidR="009F14FE">
          <w:rPr>
            <w:noProof/>
            <w:webHidden/>
          </w:rPr>
          <w:t>90</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71" w:history="1">
        <w:r w:rsidR="009F14FE" w:rsidRPr="00EE2F17">
          <w:rPr>
            <w:rStyle w:val="Lienhypertexte"/>
            <w:noProof/>
          </w:rPr>
          <w:t>Figure 42 Histogramme reprisent les métriques obtenue pour les deux Annuaire</w:t>
        </w:r>
        <w:r w:rsidR="009F14FE">
          <w:rPr>
            <w:noProof/>
            <w:webHidden/>
          </w:rPr>
          <w:tab/>
        </w:r>
        <w:r>
          <w:rPr>
            <w:noProof/>
            <w:webHidden/>
          </w:rPr>
          <w:fldChar w:fldCharType="begin"/>
        </w:r>
        <w:r w:rsidR="009F14FE">
          <w:rPr>
            <w:noProof/>
            <w:webHidden/>
          </w:rPr>
          <w:instrText xml:space="preserve"> PAGEREF _Toc517734571 \h </w:instrText>
        </w:r>
        <w:r>
          <w:rPr>
            <w:noProof/>
            <w:webHidden/>
          </w:rPr>
        </w:r>
        <w:r>
          <w:rPr>
            <w:noProof/>
            <w:webHidden/>
          </w:rPr>
          <w:fldChar w:fldCharType="separate"/>
        </w:r>
        <w:r w:rsidR="009F14FE">
          <w:rPr>
            <w:noProof/>
            <w:webHidden/>
          </w:rPr>
          <w:t>92</w:t>
        </w:r>
        <w:r>
          <w:rPr>
            <w:noProof/>
            <w:webHidden/>
          </w:rPr>
          <w:fldChar w:fldCharType="end"/>
        </w:r>
      </w:hyperlink>
    </w:p>
    <w:p w:rsidR="009F14FE" w:rsidRDefault="008B6E02">
      <w:pPr>
        <w:pStyle w:val="Tabledesillustrations"/>
        <w:tabs>
          <w:tab w:val="right" w:leader="dot" w:pos="9062"/>
        </w:tabs>
        <w:rPr>
          <w:rFonts w:asciiTheme="minorHAnsi" w:eastAsiaTheme="minorEastAsia" w:hAnsiTheme="minorHAnsi" w:cstheme="minorBidi"/>
          <w:noProof/>
          <w:sz w:val="22"/>
          <w:szCs w:val="22"/>
        </w:rPr>
      </w:pPr>
      <w:hyperlink w:anchor="_Toc517734572" w:history="1">
        <w:r w:rsidR="009F14FE" w:rsidRPr="00EE2F17">
          <w:rPr>
            <w:rStyle w:val="Lienhypertexte"/>
            <w:noProof/>
          </w:rPr>
          <w:t>Figure 43 : Histogramme reprisent les métriques obtenue pour les deux Application des  médecins</w:t>
        </w:r>
        <w:r w:rsidR="009F14FE">
          <w:rPr>
            <w:noProof/>
            <w:webHidden/>
          </w:rPr>
          <w:tab/>
        </w:r>
        <w:r>
          <w:rPr>
            <w:noProof/>
            <w:webHidden/>
          </w:rPr>
          <w:fldChar w:fldCharType="begin"/>
        </w:r>
        <w:r w:rsidR="009F14FE">
          <w:rPr>
            <w:noProof/>
            <w:webHidden/>
          </w:rPr>
          <w:instrText xml:space="preserve"> PAGEREF _Toc517734572 \h </w:instrText>
        </w:r>
        <w:r>
          <w:rPr>
            <w:noProof/>
            <w:webHidden/>
          </w:rPr>
        </w:r>
        <w:r>
          <w:rPr>
            <w:noProof/>
            <w:webHidden/>
          </w:rPr>
          <w:fldChar w:fldCharType="separate"/>
        </w:r>
        <w:r w:rsidR="009F14FE">
          <w:rPr>
            <w:noProof/>
            <w:webHidden/>
          </w:rPr>
          <w:t>93</w:t>
        </w:r>
        <w:r>
          <w:rPr>
            <w:noProof/>
            <w:webHidden/>
          </w:rPr>
          <w:fldChar w:fldCharType="end"/>
        </w:r>
      </w:hyperlink>
    </w:p>
    <w:p w:rsidR="007D6007" w:rsidRPr="001D5212" w:rsidRDefault="008B6E02" w:rsidP="007D6007">
      <w:pPr>
        <w:pStyle w:val="Lgende"/>
      </w:pPr>
      <w:r>
        <w:fldChar w:fldCharType="end"/>
      </w:r>
      <w:r w:rsidR="00D20F43" w:rsidRPr="001D5212">
        <w:br w:type="page"/>
      </w:r>
      <w:bookmarkStart w:id="7" w:name="_Toc277979723"/>
      <w:bookmarkStart w:id="8" w:name="_Toc36232670"/>
      <w:bookmarkStart w:id="9" w:name="_Toc34836723"/>
      <w:bookmarkStart w:id="10" w:name="_Toc33957402"/>
      <w:bookmarkStart w:id="11" w:name="_Toc85432506"/>
    </w:p>
    <w:p w:rsidR="00C61A25" w:rsidRPr="001D5212" w:rsidRDefault="00D20F43">
      <w:pPr>
        <w:pStyle w:val="TitreChapitre"/>
      </w:pPr>
      <w:bookmarkStart w:id="12" w:name="_Toc517734680"/>
      <w:r w:rsidRPr="001D5212">
        <w:lastRenderedPageBreak/>
        <w:t>Introduction</w:t>
      </w:r>
      <w:bookmarkEnd w:id="7"/>
      <w:bookmarkEnd w:id="12"/>
    </w:p>
    <w:p w:rsidR="00C61A25" w:rsidRPr="001D5212" w:rsidRDefault="00D20F43">
      <w:pPr>
        <w:pStyle w:val="Titreniveau1"/>
      </w:pPr>
      <w:bookmarkStart w:id="13" w:name="_Toc277979724"/>
      <w:bookmarkStart w:id="14" w:name="_Toc517734681"/>
      <w:r w:rsidRPr="001D5212">
        <w:t>Contexte de recherche</w:t>
      </w:r>
      <w:bookmarkEnd w:id="13"/>
      <w:bookmarkEnd w:id="14"/>
    </w:p>
    <w:p w:rsidR="00C61A25" w:rsidRPr="00522524" w:rsidRDefault="00D20F43" w:rsidP="00B93847">
      <w:pPr>
        <w:pStyle w:val="Paragraphe"/>
        <w:rPr>
          <w:rFonts w:asciiTheme="majorBidi" w:hAnsiTheme="majorBidi" w:cstheme="majorBidi"/>
          <w:sz w:val="24"/>
        </w:rPr>
      </w:pPr>
      <w:r w:rsidRPr="00522524">
        <w:rPr>
          <w:rFonts w:asciiTheme="majorBidi" w:hAnsiTheme="majorBidi" w:cstheme="majorBidi"/>
          <w:sz w:val="24"/>
        </w:rPr>
        <w:t>De nous jour</w:t>
      </w:r>
      <w:r w:rsidR="00E27D24">
        <w:rPr>
          <w:rFonts w:asciiTheme="majorBidi" w:hAnsiTheme="majorBidi" w:cstheme="majorBidi"/>
          <w:sz w:val="24"/>
        </w:rPr>
        <w:t>,</w:t>
      </w:r>
      <w:r w:rsidRPr="00522524">
        <w:rPr>
          <w:rFonts w:asciiTheme="majorBidi" w:hAnsiTheme="majorBidi" w:cstheme="majorBidi"/>
          <w:sz w:val="24"/>
        </w:rPr>
        <w:t xml:space="preserve"> les systèmes distribués </w:t>
      </w:r>
      <w:r w:rsidR="00B93847" w:rsidRPr="00522524">
        <w:rPr>
          <w:rFonts w:asciiTheme="majorBidi" w:hAnsiTheme="majorBidi" w:cstheme="majorBidi"/>
          <w:sz w:val="24"/>
        </w:rPr>
        <w:t xml:space="preserve">ont </w:t>
      </w:r>
      <w:r w:rsidRPr="00522524">
        <w:rPr>
          <w:rFonts w:asciiTheme="majorBidi" w:hAnsiTheme="majorBidi" w:cstheme="majorBidi"/>
          <w:sz w:val="24"/>
        </w:rPr>
        <w:t>une grande importance dans les solutions informatiques</w:t>
      </w:r>
      <w:r w:rsidR="00B93847" w:rsidRPr="00522524">
        <w:rPr>
          <w:rFonts w:asciiTheme="majorBidi" w:hAnsiTheme="majorBidi" w:cstheme="majorBidi"/>
          <w:sz w:val="24"/>
        </w:rPr>
        <w:t>. Si</w:t>
      </w:r>
      <w:r w:rsidR="005A072E" w:rsidRPr="00522524">
        <w:rPr>
          <w:rFonts w:asciiTheme="majorBidi" w:hAnsiTheme="majorBidi" w:cstheme="majorBidi"/>
          <w:sz w:val="24"/>
        </w:rPr>
        <w:t xml:space="preserve"> </w:t>
      </w:r>
      <w:r w:rsidRPr="00522524">
        <w:rPr>
          <w:rFonts w:asciiTheme="majorBidi" w:hAnsiTheme="majorBidi" w:cstheme="majorBidi"/>
          <w:sz w:val="24"/>
        </w:rPr>
        <w:t>la théorie est bien spécifi</w:t>
      </w:r>
      <w:r w:rsidR="00B93847" w:rsidRPr="00522524">
        <w:rPr>
          <w:rFonts w:asciiTheme="majorBidi" w:hAnsiTheme="majorBidi" w:cstheme="majorBidi"/>
          <w:sz w:val="24"/>
        </w:rPr>
        <w:t>ée,</w:t>
      </w:r>
      <w:r w:rsidRPr="00522524">
        <w:rPr>
          <w:rFonts w:asciiTheme="majorBidi" w:hAnsiTheme="majorBidi" w:cstheme="majorBidi"/>
          <w:sz w:val="24"/>
        </w:rPr>
        <w:t xml:space="preserve"> il reste l’aspect technique qui se traduit par l’utilisation </w:t>
      </w:r>
      <w:r w:rsidR="00DC50C8" w:rsidRPr="00522524">
        <w:rPr>
          <w:rFonts w:asciiTheme="majorBidi" w:hAnsiTheme="majorBidi" w:cstheme="majorBidi"/>
          <w:sz w:val="24"/>
        </w:rPr>
        <w:t>des machines virtuelles</w:t>
      </w:r>
      <w:r w:rsidR="00B93847" w:rsidRPr="00522524">
        <w:rPr>
          <w:rFonts w:asciiTheme="majorBidi" w:hAnsiTheme="majorBidi" w:cstheme="majorBidi"/>
          <w:sz w:val="24"/>
        </w:rPr>
        <w:t>, de</w:t>
      </w:r>
      <w:r w:rsidRPr="00522524">
        <w:rPr>
          <w:rFonts w:asciiTheme="majorBidi" w:hAnsiTheme="majorBidi" w:cstheme="majorBidi"/>
          <w:sz w:val="24"/>
        </w:rPr>
        <w:t xml:space="preserve"> middlewares et </w:t>
      </w:r>
      <w:r w:rsidR="00B93847" w:rsidRPr="00522524">
        <w:rPr>
          <w:rFonts w:asciiTheme="majorBidi" w:hAnsiTheme="majorBidi" w:cstheme="majorBidi"/>
          <w:sz w:val="24"/>
        </w:rPr>
        <w:t>de</w:t>
      </w:r>
      <w:r w:rsidRPr="00522524">
        <w:rPr>
          <w:rFonts w:asciiTheme="majorBidi" w:hAnsiTheme="majorBidi" w:cstheme="majorBidi"/>
          <w:sz w:val="24"/>
        </w:rPr>
        <w:t xml:space="preserve"> plateformes sophistiquée</w:t>
      </w:r>
      <w:r w:rsidR="00B93847" w:rsidRPr="00522524">
        <w:rPr>
          <w:rFonts w:asciiTheme="majorBidi" w:hAnsiTheme="majorBidi" w:cstheme="majorBidi"/>
          <w:sz w:val="24"/>
        </w:rPr>
        <w:t>s afin de</w:t>
      </w:r>
      <w:r w:rsidRPr="00522524">
        <w:rPr>
          <w:rFonts w:asciiTheme="majorBidi" w:hAnsiTheme="majorBidi" w:cstheme="majorBidi"/>
          <w:sz w:val="24"/>
        </w:rPr>
        <w:t xml:space="preserve"> faciliter l’implémentation des solutions</w:t>
      </w:r>
      <w:r w:rsidR="00B93847" w:rsidRPr="00522524">
        <w:rPr>
          <w:rFonts w:asciiTheme="majorBidi" w:hAnsiTheme="majorBidi" w:cstheme="majorBidi"/>
          <w:sz w:val="24"/>
        </w:rPr>
        <w:t>.</w:t>
      </w:r>
    </w:p>
    <w:p w:rsidR="00C61A25" w:rsidRDefault="00B93847" w:rsidP="00B93847">
      <w:pPr>
        <w:pStyle w:val="Paragraphe"/>
        <w:rPr>
          <w:rFonts w:asciiTheme="majorBidi" w:hAnsiTheme="majorBidi" w:cstheme="majorBidi"/>
          <w:sz w:val="24"/>
        </w:rPr>
      </w:pPr>
      <w:r w:rsidRPr="00522524">
        <w:rPr>
          <w:rFonts w:asciiTheme="majorBidi" w:hAnsiTheme="majorBidi" w:cstheme="majorBidi"/>
          <w:sz w:val="24"/>
        </w:rPr>
        <w:t>L</w:t>
      </w:r>
      <w:r w:rsidR="00D20F43" w:rsidRPr="00522524">
        <w:rPr>
          <w:rFonts w:asciiTheme="majorBidi" w:hAnsiTheme="majorBidi" w:cstheme="majorBidi"/>
          <w:sz w:val="24"/>
        </w:rPr>
        <w:t xml:space="preserve">es grandes firmes de l’informatique comme Microsoft et </w:t>
      </w:r>
      <w:r w:rsidRPr="00522524">
        <w:rPr>
          <w:rFonts w:asciiTheme="majorBidi" w:hAnsiTheme="majorBidi" w:cstheme="majorBidi"/>
          <w:sz w:val="24"/>
        </w:rPr>
        <w:t xml:space="preserve">IBM </w:t>
      </w:r>
      <w:r w:rsidR="00D20F43" w:rsidRPr="00522524">
        <w:rPr>
          <w:rFonts w:asciiTheme="majorBidi" w:hAnsiTheme="majorBidi" w:cstheme="majorBidi"/>
          <w:sz w:val="24"/>
        </w:rPr>
        <w:t xml:space="preserve">et </w:t>
      </w:r>
      <w:r w:rsidRPr="00522524">
        <w:rPr>
          <w:rFonts w:asciiTheme="majorBidi" w:hAnsiTheme="majorBidi" w:cstheme="majorBidi"/>
          <w:sz w:val="24"/>
        </w:rPr>
        <w:t xml:space="preserve">bien </w:t>
      </w:r>
      <w:r w:rsidR="00D20F43" w:rsidRPr="00522524">
        <w:rPr>
          <w:rFonts w:asciiTheme="majorBidi" w:hAnsiTheme="majorBidi" w:cstheme="majorBidi"/>
          <w:sz w:val="24"/>
        </w:rPr>
        <w:t>d’autre</w:t>
      </w:r>
      <w:r w:rsidR="00D91724" w:rsidRPr="00522524">
        <w:rPr>
          <w:rFonts w:asciiTheme="majorBidi" w:hAnsiTheme="majorBidi" w:cstheme="majorBidi"/>
          <w:sz w:val="24"/>
        </w:rPr>
        <w:t xml:space="preserve"> </w:t>
      </w:r>
      <w:r w:rsidRPr="00522524">
        <w:rPr>
          <w:rFonts w:asciiTheme="majorBidi" w:hAnsiTheme="majorBidi" w:cstheme="majorBidi"/>
          <w:sz w:val="24"/>
        </w:rPr>
        <w:t>ont</w:t>
      </w:r>
      <w:r w:rsidR="00D20F43" w:rsidRPr="00522524">
        <w:rPr>
          <w:rFonts w:asciiTheme="majorBidi" w:hAnsiTheme="majorBidi" w:cstheme="majorBidi"/>
          <w:sz w:val="24"/>
        </w:rPr>
        <w:t xml:space="preserve"> mis </w:t>
      </w:r>
      <w:r w:rsidRPr="00522524">
        <w:rPr>
          <w:rFonts w:asciiTheme="majorBidi" w:hAnsiTheme="majorBidi" w:cstheme="majorBidi"/>
          <w:sz w:val="24"/>
        </w:rPr>
        <w:t>au</w:t>
      </w:r>
      <w:r w:rsidR="00D20F43" w:rsidRPr="00522524">
        <w:rPr>
          <w:rFonts w:asciiTheme="majorBidi" w:hAnsiTheme="majorBidi" w:cstheme="majorBidi"/>
          <w:sz w:val="24"/>
        </w:rPr>
        <w:t xml:space="preserve"> point des technique</w:t>
      </w:r>
      <w:r w:rsidRPr="00522524">
        <w:rPr>
          <w:rFonts w:asciiTheme="majorBidi" w:hAnsiTheme="majorBidi" w:cstheme="majorBidi"/>
          <w:sz w:val="24"/>
        </w:rPr>
        <w:t>s</w:t>
      </w:r>
      <w:r w:rsidR="00D20F43" w:rsidRPr="00522524">
        <w:rPr>
          <w:rFonts w:asciiTheme="majorBidi" w:hAnsiTheme="majorBidi" w:cstheme="majorBidi"/>
          <w:sz w:val="24"/>
        </w:rPr>
        <w:t xml:space="preserve"> d’échange des donn</w:t>
      </w:r>
      <w:r w:rsidRPr="00522524">
        <w:rPr>
          <w:rFonts w:asciiTheme="majorBidi" w:hAnsiTheme="majorBidi" w:cstheme="majorBidi"/>
          <w:sz w:val="24"/>
        </w:rPr>
        <w:t>ées</w:t>
      </w:r>
      <w:r w:rsidR="00D20F43" w:rsidRPr="00522524">
        <w:rPr>
          <w:rFonts w:asciiTheme="majorBidi" w:hAnsiTheme="majorBidi" w:cstheme="majorBidi"/>
          <w:sz w:val="24"/>
        </w:rPr>
        <w:t xml:space="preserve"> comme DCOM de Microsoft</w:t>
      </w:r>
      <w:r w:rsidRPr="00522524">
        <w:rPr>
          <w:rFonts w:asciiTheme="majorBidi" w:hAnsiTheme="majorBidi" w:cstheme="majorBidi"/>
          <w:sz w:val="24"/>
        </w:rPr>
        <w:t xml:space="preserve">, </w:t>
      </w:r>
      <w:r w:rsidR="00D20F43" w:rsidRPr="00522524">
        <w:rPr>
          <w:rFonts w:asciiTheme="majorBidi" w:hAnsiTheme="majorBidi" w:cstheme="majorBidi"/>
          <w:sz w:val="24"/>
        </w:rPr>
        <w:t xml:space="preserve">RMI de Sun </w:t>
      </w:r>
      <w:r w:rsidRPr="00522524">
        <w:rPr>
          <w:rFonts w:asciiTheme="majorBidi" w:hAnsiTheme="majorBidi" w:cstheme="majorBidi"/>
          <w:sz w:val="24"/>
        </w:rPr>
        <w:t>M</w:t>
      </w:r>
      <w:r w:rsidR="00D20F43" w:rsidRPr="00522524">
        <w:rPr>
          <w:rFonts w:asciiTheme="majorBidi" w:hAnsiTheme="majorBidi" w:cstheme="majorBidi"/>
          <w:sz w:val="24"/>
        </w:rPr>
        <w:t>icrosyst</w:t>
      </w:r>
      <w:r w:rsidRPr="00522524">
        <w:rPr>
          <w:rFonts w:asciiTheme="majorBidi" w:hAnsiTheme="majorBidi" w:cstheme="majorBidi"/>
          <w:sz w:val="24"/>
        </w:rPr>
        <w:t>e</w:t>
      </w:r>
      <w:r w:rsidR="00D20F43" w:rsidRPr="00522524">
        <w:rPr>
          <w:rFonts w:asciiTheme="majorBidi" w:hAnsiTheme="majorBidi" w:cstheme="majorBidi"/>
          <w:sz w:val="24"/>
        </w:rPr>
        <w:t>m</w:t>
      </w:r>
      <w:r w:rsidRPr="00522524">
        <w:rPr>
          <w:rFonts w:asciiTheme="majorBidi" w:hAnsiTheme="majorBidi" w:cstheme="majorBidi"/>
          <w:sz w:val="24"/>
        </w:rPr>
        <w:t xml:space="preserve">s (actuellement Oracle), </w:t>
      </w:r>
      <w:r w:rsidR="00D20F43" w:rsidRPr="00522524">
        <w:rPr>
          <w:rFonts w:asciiTheme="majorBidi" w:hAnsiTheme="majorBidi" w:cstheme="majorBidi"/>
          <w:sz w:val="24"/>
        </w:rPr>
        <w:t>CORBA</w:t>
      </w:r>
      <w:r w:rsidRPr="00522524">
        <w:rPr>
          <w:rFonts w:asciiTheme="majorBidi" w:hAnsiTheme="majorBidi" w:cstheme="majorBidi"/>
          <w:sz w:val="24"/>
        </w:rPr>
        <w:t xml:space="preserve"> de l’OMG, etc.</w:t>
      </w:r>
    </w:p>
    <w:p w:rsidR="00E60CC0" w:rsidRDefault="001C47AA" w:rsidP="00475016">
      <w:pPr>
        <w:pStyle w:val="Paragraphe"/>
        <w:rPr>
          <w:rFonts w:asciiTheme="majorBidi" w:hAnsiTheme="majorBidi" w:cstheme="majorBidi"/>
          <w:sz w:val="24"/>
        </w:rPr>
      </w:pPr>
      <w:r>
        <w:rPr>
          <w:rFonts w:asciiTheme="majorBidi" w:hAnsiTheme="majorBidi" w:cstheme="majorBidi"/>
          <w:sz w:val="24"/>
        </w:rPr>
        <w:t>C</w:t>
      </w:r>
      <w:r w:rsidR="005E498E" w:rsidRPr="005E498E">
        <w:rPr>
          <w:rFonts w:asciiTheme="majorBidi" w:hAnsiTheme="majorBidi" w:cstheme="majorBidi"/>
          <w:sz w:val="24"/>
        </w:rPr>
        <w:t xml:space="preserve">hacune de ces </w:t>
      </w:r>
      <w:r>
        <w:rPr>
          <w:rFonts w:asciiTheme="majorBidi" w:hAnsiTheme="majorBidi" w:cstheme="majorBidi"/>
          <w:sz w:val="24"/>
        </w:rPr>
        <w:t>technique</w:t>
      </w:r>
      <w:r w:rsidR="00003F2B">
        <w:rPr>
          <w:rFonts w:asciiTheme="majorBidi" w:hAnsiTheme="majorBidi" w:cstheme="majorBidi"/>
          <w:sz w:val="24"/>
        </w:rPr>
        <w:t>s</w:t>
      </w:r>
      <w:r w:rsidR="005E498E" w:rsidRPr="005E498E">
        <w:rPr>
          <w:rFonts w:asciiTheme="majorBidi" w:hAnsiTheme="majorBidi" w:cstheme="majorBidi"/>
          <w:sz w:val="24"/>
        </w:rPr>
        <w:t xml:space="preserve"> repose sur un </w:t>
      </w:r>
      <w:r w:rsidR="005E498E">
        <w:rPr>
          <w:rFonts w:asciiTheme="majorBidi" w:hAnsiTheme="majorBidi" w:cstheme="majorBidi"/>
          <w:sz w:val="24"/>
        </w:rPr>
        <w:t xml:space="preserve">paradigme </w:t>
      </w:r>
      <w:r w:rsidR="005E498E" w:rsidRPr="005E498E">
        <w:rPr>
          <w:rFonts w:asciiTheme="majorBidi" w:hAnsiTheme="majorBidi" w:cstheme="majorBidi"/>
          <w:sz w:val="24"/>
        </w:rPr>
        <w:t>différent</w:t>
      </w:r>
      <w:ins w:id="15" w:author="soufiane" w:date="2018-06-26T07:19:00Z">
        <w:r w:rsidR="00475016">
          <w:rPr>
            <w:rFonts w:asciiTheme="majorBidi" w:hAnsiTheme="majorBidi" w:cstheme="majorBidi"/>
            <w:sz w:val="24"/>
          </w:rPr>
          <w:t>,</w:t>
        </w:r>
      </w:ins>
      <w:ins w:id="16" w:author="soufiane" w:date="2018-06-26T07:25:00Z">
        <w:r w:rsidR="00475016">
          <w:rPr>
            <w:rFonts w:asciiTheme="majorBidi" w:hAnsiTheme="majorBidi" w:cstheme="majorBidi"/>
            <w:sz w:val="24"/>
          </w:rPr>
          <w:t xml:space="preserve"> </w:t>
        </w:r>
      </w:ins>
      <w:r w:rsidR="00003F2B">
        <w:rPr>
          <w:rFonts w:asciiTheme="majorBidi" w:hAnsiTheme="majorBidi" w:cstheme="majorBidi"/>
          <w:sz w:val="24"/>
        </w:rPr>
        <w:t>chacune</w:t>
      </w:r>
      <w:ins w:id="17" w:author="soufiane" w:date="2018-06-26T07:23:00Z">
        <w:r w:rsidR="00475016">
          <w:rPr>
            <w:rFonts w:asciiTheme="majorBidi" w:hAnsiTheme="majorBidi" w:cstheme="majorBidi"/>
            <w:sz w:val="24"/>
          </w:rPr>
          <w:t xml:space="preserve"> de ses </w:t>
        </w:r>
      </w:ins>
      <w:ins w:id="18" w:author="soufiane" w:date="2018-06-26T07:25:00Z">
        <w:r w:rsidR="006937F9">
          <w:rPr>
            <w:rFonts w:asciiTheme="majorBidi" w:hAnsiTheme="majorBidi" w:cstheme="majorBidi"/>
            <w:sz w:val="24"/>
          </w:rPr>
          <w:t>solutions</w:t>
        </w:r>
      </w:ins>
      <w:r w:rsidR="00003F2B">
        <w:rPr>
          <w:rFonts w:asciiTheme="majorBidi" w:hAnsiTheme="majorBidi" w:cstheme="majorBidi"/>
          <w:sz w:val="24"/>
        </w:rPr>
        <w:t xml:space="preserve"> </w:t>
      </w:r>
      <w:ins w:id="19" w:author="soufiane" w:date="2018-06-26T07:24:00Z">
        <w:r w:rsidR="00475016" w:rsidRPr="00475016">
          <w:rPr>
            <w:rFonts w:asciiTheme="majorBidi" w:hAnsiTheme="majorBidi" w:cstheme="majorBidi"/>
            <w:sz w:val="24"/>
          </w:rPr>
          <w:t>a des avantages et des inconvénients</w:t>
        </w:r>
      </w:ins>
      <w:r w:rsidR="002314DB">
        <w:rPr>
          <w:rFonts w:asciiTheme="majorBidi" w:hAnsiTheme="majorBidi" w:cstheme="majorBidi"/>
          <w:sz w:val="24"/>
        </w:rPr>
        <w:t>.</w:t>
      </w:r>
    </w:p>
    <w:p w:rsidR="005E498E" w:rsidRPr="00522524" w:rsidRDefault="005E498E" w:rsidP="005E498E">
      <w:pPr>
        <w:pStyle w:val="Paragraphe"/>
        <w:rPr>
          <w:rFonts w:asciiTheme="majorBidi" w:hAnsiTheme="majorBidi" w:cstheme="majorBidi"/>
          <w:sz w:val="24"/>
        </w:rPr>
      </w:pPr>
    </w:p>
    <w:p w:rsidR="00C61A25" w:rsidRPr="001D5212" w:rsidRDefault="00D20F43">
      <w:pPr>
        <w:pStyle w:val="Titreniveau1"/>
      </w:pPr>
      <w:bookmarkStart w:id="20" w:name="_Toc277979725"/>
      <w:bookmarkStart w:id="21" w:name="_Toc517734682"/>
      <w:r w:rsidRPr="001D5212">
        <w:t>Problématique</w:t>
      </w:r>
      <w:bookmarkEnd w:id="20"/>
      <w:bookmarkEnd w:id="21"/>
    </w:p>
    <w:p w:rsidR="00A27F8E" w:rsidRPr="001D5212" w:rsidRDefault="00A27F8E" w:rsidP="00BF2A09">
      <w:pPr>
        <w:pStyle w:val="Paragraphe"/>
        <w:rPr>
          <w:rFonts w:asciiTheme="majorBidi" w:hAnsiTheme="majorBidi" w:cstheme="majorBidi"/>
          <w:sz w:val="24"/>
        </w:rPr>
      </w:pPr>
      <w:r w:rsidRPr="001D5212">
        <w:rPr>
          <w:rFonts w:asciiTheme="majorBidi" w:hAnsiTheme="majorBidi" w:cstheme="majorBidi"/>
          <w:sz w:val="24"/>
        </w:rPr>
        <w:t>Face à ces avancées technologique très diverses et très avantageuses les unes par rapport aux autres, le concepteur et l</w:t>
      </w:r>
      <w:r w:rsidR="00E27D24">
        <w:rPr>
          <w:rFonts w:asciiTheme="majorBidi" w:hAnsiTheme="majorBidi" w:cstheme="majorBidi"/>
          <w:sz w:val="24"/>
        </w:rPr>
        <w:t>’</w:t>
      </w:r>
      <w:r w:rsidRPr="001D5212">
        <w:rPr>
          <w:rFonts w:asciiTheme="majorBidi" w:hAnsiTheme="majorBidi" w:cstheme="majorBidi"/>
          <w:sz w:val="24"/>
        </w:rPr>
        <w:t>architecte des systèmes peut rester perplexes devant la multitude des techniques et de</w:t>
      </w:r>
      <w:ins w:id="22" w:author="soufiane" w:date="2018-06-26T07:26:00Z">
        <w:r w:rsidR="004108CE">
          <w:rPr>
            <w:rFonts w:asciiTheme="majorBidi" w:hAnsiTheme="majorBidi" w:cstheme="majorBidi"/>
            <w:sz w:val="24"/>
          </w:rPr>
          <w:t>s</w:t>
        </w:r>
      </w:ins>
      <w:r w:rsidRPr="001D5212">
        <w:rPr>
          <w:rFonts w:asciiTheme="majorBidi" w:hAnsiTheme="majorBidi" w:cstheme="majorBidi"/>
          <w:sz w:val="24"/>
        </w:rPr>
        <w:t xml:space="preserve"> plateformes existantes pour implémenter des systèmes distribués (solutions basées web, RMI, CORBA, JCSP.net, etc).</w:t>
      </w:r>
    </w:p>
    <w:p w:rsidR="00535952" w:rsidRDefault="00B149CE" w:rsidP="005B7627">
      <w:pPr>
        <w:pStyle w:val="Paragraphe"/>
        <w:rPr>
          <w:rFonts w:asciiTheme="majorBidi" w:hAnsiTheme="majorBidi" w:cstheme="majorBidi"/>
          <w:sz w:val="24"/>
        </w:rPr>
      </w:pPr>
      <w:r w:rsidRPr="005B7627">
        <w:rPr>
          <w:rFonts w:asciiTheme="majorBidi" w:hAnsiTheme="majorBidi" w:cstheme="majorBidi"/>
          <w:sz w:val="24"/>
        </w:rPr>
        <w:t>En plus.</w:t>
      </w:r>
      <w:r w:rsidR="00A27F8E" w:rsidRPr="001D5212">
        <w:rPr>
          <w:rFonts w:asciiTheme="majorBidi" w:hAnsiTheme="majorBidi" w:cstheme="majorBidi"/>
          <w:sz w:val="24"/>
        </w:rPr>
        <w:t xml:space="preserve"> </w:t>
      </w:r>
      <w:r w:rsidR="00535952" w:rsidRPr="00535952">
        <w:rPr>
          <w:rFonts w:asciiTheme="majorBidi" w:hAnsiTheme="majorBidi" w:cstheme="majorBidi"/>
          <w:sz w:val="24"/>
        </w:rPr>
        <w:t>L'équipe</w:t>
      </w:r>
      <w:r w:rsidR="00535952">
        <w:rPr>
          <w:rFonts w:asciiTheme="majorBidi" w:hAnsiTheme="majorBidi" w:cstheme="majorBidi"/>
          <w:sz w:val="24"/>
        </w:rPr>
        <w:t xml:space="preserve"> de développement </w:t>
      </w:r>
      <w:r w:rsidR="00535952" w:rsidRPr="00535952">
        <w:rPr>
          <w:rFonts w:asciiTheme="majorBidi" w:hAnsiTheme="majorBidi" w:cstheme="majorBidi"/>
          <w:sz w:val="24"/>
        </w:rPr>
        <w:t xml:space="preserve">doit également surmonter certaines difficultés qui ne sont pas la responsabilité de la plateforme utilisée, mais c'est </w:t>
      </w:r>
      <w:r w:rsidR="00535952">
        <w:rPr>
          <w:rFonts w:asciiTheme="majorBidi" w:hAnsiTheme="majorBidi" w:cstheme="majorBidi"/>
          <w:sz w:val="24"/>
        </w:rPr>
        <w:t>la responsabilité de l'équipe de développement</w:t>
      </w:r>
      <w:r w:rsidR="00535952" w:rsidRPr="00535952">
        <w:rPr>
          <w:rFonts w:asciiTheme="majorBidi" w:hAnsiTheme="majorBidi" w:cstheme="majorBidi"/>
          <w:sz w:val="24"/>
        </w:rPr>
        <w:t>.</w:t>
      </w:r>
    </w:p>
    <w:p w:rsidR="005A072E" w:rsidRPr="001D5212" w:rsidRDefault="00535952" w:rsidP="00535952">
      <w:pPr>
        <w:pStyle w:val="Paragraphe"/>
        <w:rPr>
          <w:rFonts w:asciiTheme="majorBidi" w:hAnsiTheme="majorBidi" w:cstheme="majorBidi"/>
          <w:sz w:val="24"/>
        </w:rPr>
      </w:pPr>
      <w:r>
        <w:rPr>
          <w:rFonts w:asciiTheme="majorBidi" w:hAnsiTheme="majorBidi" w:cstheme="majorBidi"/>
          <w:sz w:val="24"/>
        </w:rPr>
        <w:t xml:space="preserve">Parmi </w:t>
      </w:r>
      <w:r w:rsidR="000E0B54">
        <w:rPr>
          <w:rFonts w:asciiTheme="majorBidi" w:hAnsiTheme="majorBidi" w:cstheme="majorBidi"/>
          <w:sz w:val="24"/>
        </w:rPr>
        <w:t>lesquelle</w:t>
      </w:r>
      <w:r w:rsidR="00E27D24">
        <w:rPr>
          <w:rFonts w:asciiTheme="majorBidi" w:hAnsiTheme="majorBidi" w:cstheme="majorBidi"/>
          <w:sz w:val="24"/>
        </w:rPr>
        <w:t>s,</w:t>
      </w:r>
      <w:r w:rsidR="000E0B54">
        <w:rPr>
          <w:rFonts w:asciiTheme="majorBidi" w:hAnsiTheme="majorBidi" w:cstheme="majorBidi"/>
          <w:sz w:val="24"/>
        </w:rPr>
        <w:t xml:space="preserve"> </w:t>
      </w:r>
      <w:r>
        <w:rPr>
          <w:rFonts w:asciiTheme="majorBidi" w:hAnsiTheme="majorBidi" w:cstheme="majorBidi"/>
          <w:sz w:val="24"/>
        </w:rPr>
        <w:t xml:space="preserve">nous citons </w:t>
      </w:r>
      <w:r w:rsidR="00A27F8E" w:rsidRPr="001D5212">
        <w:rPr>
          <w:rFonts w:asciiTheme="majorBidi" w:hAnsiTheme="majorBidi" w:cstheme="majorBidi"/>
          <w:sz w:val="24"/>
        </w:rPr>
        <w:t>l’étape de vérification et validation</w:t>
      </w:r>
      <w:r w:rsidR="00E27D24">
        <w:rPr>
          <w:rFonts w:asciiTheme="majorBidi" w:hAnsiTheme="majorBidi" w:cstheme="majorBidi"/>
          <w:sz w:val="24"/>
        </w:rPr>
        <w:t>.</w:t>
      </w:r>
      <w:r w:rsidR="00A27F8E" w:rsidRPr="001D5212">
        <w:rPr>
          <w:rFonts w:asciiTheme="majorBidi" w:hAnsiTheme="majorBidi" w:cstheme="majorBidi"/>
          <w:sz w:val="24"/>
        </w:rPr>
        <w:t xml:space="preserve"> </w:t>
      </w:r>
      <w:r w:rsidR="00E27D24">
        <w:rPr>
          <w:rFonts w:asciiTheme="majorBidi" w:hAnsiTheme="majorBidi" w:cstheme="majorBidi"/>
          <w:sz w:val="24"/>
        </w:rPr>
        <w:t>C</w:t>
      </w:r>
      <w:r w:rsidR="00A27F8E" w:rsidRPr="001D5212">
        <w:rPr>
          <w:rFonts w:asciiTheme="majorBidi" w:hAnsiTheme="majorBidi" w:cstheme="majorBidi"/>
          <w:sz w:val="24"/>
        </w:rPr>
        <w:t>ette phase et la plus couteuse dans touts les phases de développement - 60 % d’après les études</w:t>
      </w:r>
      <w:r w:rsidR="00E27D24">
        <w:rPr>
          <w:rFonts w:asciiTheme="majorBidi" w:hAnsiTheme="majorBidi" w:cstheme="majorBidi"/>
          <w:sz w:val="24"/>
        </w:rPr>
        <w:t>.</w:t>
      </w:r>
    </w:p>
    <w:p w:rsidR="00BF2A09" w:rsidRPr="001D5212" w:rsidRDefault="00BF2A09" w:rsidP="00E27D24">
      <w:pPr>
        <w:pStyle w:val="Paragraphe"/>
        <w:rPr>
          <w:rFonts w:asciiTheme="majorBidi" w:hAnsiTheme="majorBidi" w:cstheme="majorBidi"/>
          <w:sz w:val="24"/>
        </w:rPr>
      </w:pPr>
      <w:r w:rsidRPr="001D5212">
        <w:rPr>
          <w:rFonts w:asciiTheme="majorBidi" w:hAnsiTheme="majorBidi" w:cstheme="majorBidi"/>
          <w:sz w:val="24"/>
        </w:rPr>
        <w:t>Cette contrainte technique est le problème de touts</w:t>
      </w:r>
      <w:r w:rsidR="00535952">
        <w:rPr>
          <w:rFonts w:asciiTheme="majorBidi" w:hAnsiTheme="majorBidi" w:cstheme="majorBidi"/>
          <w:sz w:val="24"/>
        </w:rPr>
        <w:t xml:space="preserve"> les</w:t>
      </w:r>
      <w:r w:rsidRPr="001D5212">
        <w:rPr>
          <w:rFonts w:asciiTheme="majorBidi" w:hAnsiTheme="majorBidi" w:cstheme="majorBidi"/>
          <w:sz w:val="24"/>
        </w:rPr>
        <w:t xml:space="preserve"> système</w:t>
      </w:r>
      <w:r w:rsidR="00535952">
        <w:rPr>
          <w:rFonts w:asciiTheme="majorBidi" w:hAnsiTheme="majorBidi" w:cstheme="majorBidi"/>
          <w:sz w:val="24"/>
        </w:rPr>
        <w:t>s, e</w:t>
      </w:r>
      <w:r w:rsidR="00535952" w:rsidRPr="00535952">
        <w:rPr>
          <w:rFonts w:asciiTheme="majorBidi" w:hAnsiTheme="majorBidi" w:cstheme="majorBidi"/>
          <w:sz w:val="24"/>
        </w:rPr>
        <w:t xml:space="preserve">t </w:t>
      </w:r>
      <w:r w:rsidR="00E27D24">
        <w:rPr>
          <w:rFonts w:asciiTheme="majorBidi" w:hAnsiTheme="majorBidi" w:cstheme="majorBidi"/>
          <w:sz w:val="24"/>
        </w:rPr>
        <w:t xml:space="preserve">elle est </w:t>
      </w:r>
      <w:r w:rsidR="00535952" w:rsidRPr="00535952">
        <w:rPr>
          <w:rFonts w:asciiTheme="majorBidi" w:hAnsiTheme="majorBidi" w:cstheme="majorBidi"/>
          <w:sz w:val="24"/>
        </w:rPr>
        <w:t>peut</w:t>
      </w:r>
      <w:r w:rsidR="00E27D24">
        <w:rPr>
          <w:rFonts w:asciiTheme="majorBidi" w:hAnsiTheme="majorBidi" w:cstheme="majorBidi"/>
          <w:sz w:val="24"/>
        </w:rPr>
        <w:t>-</w:t>
      </w:r>
      <w:r w:rsidR="00535952" w:rsidRPr="00535952">
        <w:rPr>
          <w:rFonts w:asciiTheme="majorBidi" w:hAnsiTheme="majorBidi" w:cstheme="majorBidi"/>
          <w:sz w:val="24"/>
        </w:rPr>
        <w:t xml:space="preserve">être plus complexe pour les systèmes </w:t>
      </w:r>
      <w:r w:rsidR="00535952">
        <w:rPr>
          <w:rFonts w:asciiTheme="majorBidi" w:hAnsiTheme="majorBidi" w:cstheme="majorBidi"/>
          <w:sz w:val="24"/>
        </w:rPr>
        <w:t>qui comportant</w:t>
      </w:r>
      <w:r w:rsidRPr="001D5212">
        <w:rPr>
          <w:rFonts w:asciiTheme="majorBidi" w:hAnsiTheme="majorBidi" w:cstheme="majorBidi"/>
          <w:sz w:val="24"/>
        </w:rPr>
        <w:t xml:space="preserve"> des taches </w:t>
      </w:r>
      <w:r w:rsidR="00E27D24">
        <w:rPr>
          <w:rFonts w:asciiTheme="majorBidi" w:hAnsiTheme="majorBidi" w:cstheme="majorBidi"/>
          <w:sz w:val="24"/>
        </w:rPr>
        <w:t>s’</w:t>
      </w:r>
      <w:r w:rsidRPr="001D5212">
        <w:rPr>
          <w:rFonts w:asciiTheme="majorBidi" w:hAnsiTheme="majorBidi" w:cstheme="majorBidi"/>
          <w:sz w:val="24"/>
        </w:rPr>
        <w:t>exécut</w:t>
      </w:r>
      <w:r w:rsidR="00E27D24">
        <w:rPr>
          <w:rFonts w:asciiTheme="majorBidi" w:hAnsiTheme="majorBidi" w:cstheme="majorBidi"/>
          <w:sz w:val="24"/>
        </w:rPr>
        <w:t>a</w:t>
      </w:r>
      <w:r w:rsidRPr="001D5212">
        <w:rPr>
          <w:rFonts w:asciiTheme="majorBidi" w:hAnsiTheme="majorBidi" w:cstheme="majorBidi"/>
          <w:sz w:val="24"/>
        </w:rPr>
        <w:t>nt en parallèle, comme s</w:t>
      </w:r>
      <w:r w:rsidR="004C3C6C">
        <w:rPr>
          <w:rFonts w:asciiTheme="majorBidi" w:hAnsiTheme="majorBidi" w:cstheme="majorBidi"/>
          <w:sz w:val="24"/>
        </w:rPr>
        <w:t>’</w:t>
      </w:r>
      <w:r w:rsidRPr="001D5212">
        <w:rPr>
          <w:rFonts w:asciiTheme="majorBidi" w:hAnsiTheme="majorBidi" w:cstheme="majorBidi"/>
          <w:sz w:val="24"/>
        </w:rPr>
        <w:t>est le ca</w:t>
      </w:r>
      <w:r w:rsidR="004C3C6C">
        <w:rPr>
          <w:rFonts w:asciiTheme="majorBidi" w:hAnsiTheme="majorBidi" w:cstheme="majorBidi"/>
          <w:sz w:val="24"/>
        </w:rPr>
        <w:t>s dans les systèmes distribuée</w:t>
      </w:r>
      <w:r w:rsidR="00535952">
        <w:rPr>
          <w:rFonts w:asciiTheme="majorBidi" w:hAnsiTheme="majorBidi" w:cstheme="majorBidi"/>
          <w:sz w:val="24"/>
        </w:rPr>
        <w:t xml:space="preserve"> ou multithreads</w:t>
      </w:r>
      <w:r w:rsidR="004C3C6C">
        <w:rPr>
          <w:rFonts w:asciiTheme="majorBidi" w:hAnsiTheme="majorBidi" w:cstheme="majorBidi"/>
          <w:sz w:val="24"/>
        </w:rPr>
        <w:t xml:space="preserve">. </w:t>
      </w:r>
      <w:r w:rsidR="00E27D24">
        <w:rPr>
          <w:rFonts w:asciiTheme="majorBidi" w:hAnsiTheme="majorBidi" w:cstheme="majorBidi"/>
          <w:sz w:val="24"/>
        </w:rPr>
        <w:t>D</w:t>
      </w:r>
      <w:r w:rsidRPr="001D5212">
        <w:rPr>
          <w:rFonts w:asciiTheme="majorBidi" w:hAnsiTheme="majorBidi" w:cstheme="majorBidi"/>
          <w:sz w:val="24"/>
        </w:rPr>
        <w:t xml:space="preserve">ans </w:t>
      </w:r>
      <w:r w:rsidR="004C3C6C" w:rsidRPr="001D5212">
        <w:rPr>
          <w:rFonts w:asciiTheme="majorBidi" w:hAnsiTheme="majorBidi" w:cstheme="majorBidi"/>
          <w:sz w:val="24"/>
        </w:rPr>
        <w:t>les majorités</w:t>
      </w:r>
      <w:r w:rsidRPr="001D5212">
        <w:rPr>
          <w:rFonts w:asciiTheme="majorBidi" w:hAnsiTheme="majorBidi" w:cstheme="majorBidi"/>
          <w:sz w:val="24"/>
        </w:rPr>
        <w:t xml:space="preserve"> des cas</w:t>
      </w:r>
      <w:r w:rsidR="00E27D24">
        <w:rPr>
          <w:rFonts w:asciiTheme="majorBidi" w:hAnsiTheme="majorBidi" w:cstheme="majorBidi"/>
          <w:sz w:val="24"/>
        </w:rPr>
        <w:t>,</w:t>
      </w:r>
      <w:r w:rsidRPr="001D5212">
        <w:rPr>
          <w:rFonts w:asciiTheme="majorBidi" w:hAnsiTheme="majorBidi" w:cstheme="majorBidi"/>
          <w:sz w:val="24"/>
        </w:rPr>
        <w:t xml:space="preserve"> </w:t>
      </w:r>
      <w:r w:rsidR="00E27D24">
        <w:rPr>
          <w:rFonts w:asciiTheme="majorBidi" w:hAnsiTheme="majorBidi" w:cstheme="majorBidi"/>
          <w:sz w:val="24"/>
        </w:rPr>
        <w:t>on ne</w:t>
      </w:r>
      <w:r w:rsidRPr="001D5212">
        <w:rPr>
          <w:rFonts w:asciiTheme="majorBidi" w:hAnsiTheme="majorBidi" w:cstheme="majorBidi"/>
          <w:sz w:val="24"/>
        </w:rPr>
        <w:t xml:space="preserve"> fait pas attention </w:t>
      </w:r>
      <w:r w:rsidR="004C3C6C" w:rsidRPr="001D5212">
        <w:rPr>
          <w:rFonts w:asciiTheme="majorBidi" w:hAnsiTheme="majorBidi" w:cstheme="majorBidi"/>
          <w:sz w:val="24"/>
        </w:rPr>
        <w:t>aux scénarios</w:t>
      </w:r>
      <w:r w:rsidRPr="001D5212">
        <w:rPr>
          <w:rFonts w:asciiTheme="majorBidi" w:hAnsiTheme="majorBidi" w:cstheme="majorBidi"/>
          <w:sz w:val="24"/>
        </w:rPr>
        <w:t xml:space="preserve"> qui peuvent se produi</w:t>
      </w:r>
      <w:r w:rsidR="00E27D24">
        <w:rPr>
          <w:rFonts w:asciiTheme="majorBidi" w:hAnsiTheme="majorBidi" w:cstheme="majorBidi"/>
          <w:sz w:val="24"/>
        </w:rPr>
        <w:t>re</w:t>
      </w:r>
      <w:r w:rsidRPr="001D5212">
        <w:rPr>
          <w:rFonts w:asciiTheme="majorBidi" w:hAnsiTheme="majorBidi" w:cstheme="majorBidi"/>
          <w:sz w:val="24"/>
        </w:rPr>
        <w:t xml:space="preserve"> dans la réalité puisque tout simplement notre esprit n’est pas </w:t>
      </w:r>
      <w:r w:rsidR="004C3C6C">
        <w:rPr>
          <w:rFonts w:asciiTheme="majorBidi" w:hAnsiTheme="majorBidi" w:cstheme="majorBidi"/>
          <w:sz w:val="24"/>
        </w:rPr>
        <w:t>habitué</w:t>
      </w:r>
      <w:r w:rsidRPr="001D5212">
        <w:rPr>
          <w:rFonts w:asciiTheme="majorBidi" w:hAnsiTheme="majorBidi" w:cstheme="majorBidi"/>
          <w:sz w:val="24"/>
        </w:rPr>
        <w:t xml:space="preserve"> </w:t>
      </w:r>
      <w:r w:rsidR="00535952" w:rsidRPr="001D5212">
        <w:rPr>
          <w:rFonts w:asciiTheme="majorBidi" w:hAnsiTheme="majorBidi" w:cstheme="majorBidi"/>
          <w:sz w:val="24"/>
        </w:rPr>
        <w:t>à</w:t>
      </w:r>
      <w:r w:rsidRPr="001D5212">
        <w:rPr>
          <w:rFonts w:asciiTheme="majorBidi" w:hAnsiTheme="majorBidi" w:cstheme="majorBidi"/>
          <w:sz w:val="24"/>
        </w:rPr>
        <w:t xml:space="preserve"> imaginer les scénarios des </w:t>
      </w:r>
      <w:r w:rsidR="004C3C6C" w:rsidRPr="001D5212">
        <w:rPr>
          <w:rFonts w:asciiTheme="majorBidi" w:hAnsiTheme="majorBidi" w:cstheme="majorBidi"/>
          <w:sz w:val="24"/>
        </w:rPr>
        <w:t>systèmes</w:t>
      </w:r>
      <w:r w:rsidRPr="001D5212">
        <w:rPr>
          <w:rFonts w:asciiTheme="majorBidi" w:hAnsiTheme="majorBidi" w:cstheme="majorBidi"/>
          <w:sz w:val="24"/>
        </w:rPr>
        <w:t xml:space="preserve"> concurrent</w:t>
      </w:r>
      <w:r w:rsidR="00E27D24">
        <w:rPr>
          <w:rFonts w:asciiTheme="majorBidi" w:hAnsiTheme="majorBidi" w:cstheme="majorBidi"/>
          <w:sz w:val="24"/>
        </w:rPr>
        <w:t>s.</w:t>
      </w:r>
      <w:r w:rsidRPr="001D5212">
        <w:rPr>
          <w:rFonts w:asciiTheme="majorBidi" w:hAnsiTheme="majorBidi" w:cstheme="majorBidi"/>
          <w:sz w:val="24"/>
        </w:rPr>
        <w:t xml:space="preserve"> </w:t>
      </w:r>
      <w:r w:rsidR="00E27D24">
        <w:rPr>
          <w:rFonts w:asciiTheme="majorBidi" w:hAnsiTheme="majorBidi" w:cstheme="majorBidi"/>
          <w:sz w:val="24"/>
        </w:rPr>
        <w:t>C’est p</w:t>
      </w:r>
      <w:r w:rsidRPr="001D5212">
        <w:rPr>
          <w:rFonts w:asciiTheme="majorBidi" w:hAnsiTheme="majorBidi" w:cstheme="majorBidi"/>
          <w:sz w:val="24"/>
        </w:rPr>
        <w:t>our cette raison que</w:t>
      </w:r>
      <w:r w:rsidR="00E27D24">
        <w:rPr>
          <w:rFonts w:asciiTheme="majorBidi" w:hAnsiTheme="majorBidi" w:cstheme="majorBidi"/>
          <w:sz w:val="24"/>
        </w:rPr>
        <w:t>, dans</w:t>
      </w:r>
      <w:r w:rsidRPr="001D5212">
        <w:rPr>
          <w:rFonts w:asciiTheme="majorBidi" w:hAnsiTheme="majorBidi" w:cstheme="majorBidi"/>
          <w:sz w:val="24"/>
        </w:rPr>
        <w:t xml:space="preserve"> </w:t>
      </w:r>
      <w:r w:rsidR="004C3C6C" w:rsidRPr="001D5212">
        <w:rPr>
          <w:rFonts w:asciiTheme="majorBidi" w:hAnsiTheme="majorBidi" w:cstheme="majorBidi"/>
          <w:sz w:val="24"/>
        </w:rPr>
        <w:t>les premiers protocoles</w:t>
      </w:r>
      <w:r w:rsidRPr="001D5212">
        <w:rPr>
          <w:rFonts w:asciiTheme="majorBidi" w:hAnsiTheme="majorBidi" w:cstheme="majorBidi"/>
          <w:sz w:val="24"/>
        </w:rPr>
        <w:t xml:space="preserve"> de communication</w:t>
      </w:r>
      <w:r w:rsidR="00E27D24">
        <w:rPr>
          <w:rFonts w:asciiTheme="majorBidi" w:hAnsiTheme="majorBidi" w:cstheme="majorBidi"/>
          <w:sz w:val="24"/>
        </w:rPr>
        <w:t>,</w:t>
      </w:r>
      <w:r w:rsidRPr="001D5212">
        <w:rPr>
          <w:rFonts w:asciiTheme="majorBidi" w:hAnsiTheme="majorBidi" w:cstheme="majorBidi"/>
          <w:sz w:val="24"/>
        </w:rPr>
        <w:t xml:space="preserve"> </w:t>
      </w:r>
      <w:r w:rsidR="00E27D24">
        <w:rPr>
          <w:rFonts w:asciiTheme="majorBidi" w:hAnsiTheme="majorBidi" w:cstheme="majorBidi"/>
          <w:sz w:val="24"/>
        </w:rPr>
        <w:t xml:space="preserve">on </w:t>
      </w:r>
      <w:r w:rsidR="00535952">
        <w:rPr>
          <w:rFonts w:asciiTheme="majorBidi" w:hAnsiTheme="majorBidi" w:cstheme="majorBidi"/>
          <w:sz w:val="24"/>
        </w:rPr>
        <w:t xml:space="preserve">trouve </w:t>
      </w:r>
      <w:r w:rsidRPr="001D5212">
        <w:rPr>
          <w:rFonts w:asciiTheme="majorBidi" w:hAnsiTheme="majorBidi" w:cstheme="majorBidi"/>
          <w:sz w:val="24"/>
        </w:rPr>
        <w:t>des faille</w:t>
      </w:r>
      <w:r w:rsidR="00E27D24">
        <w:rPr>
          <w:rFonts w:asciiTheme="majorBidi" w:hAnsiTheme="majorBidi" w:cstheme="majorBidi"/>
          <w:sz w:val="24"/>
        </w:rPr>
        <w:t>s</w:t>
      </w:r>
      <w:r w:rsidRPr="001D5212">
        <w:rPr>
          <w:rFonts w:asciiTheme="majorBidi" w:hAnsiTheme="majorBidi" w:cstheme="majorBidi"/>
          <w:sz w:val="24"/>
        </w:rPr>
        <w:t xml:space="preserve"> de sécurité qui n</w:t>
      </w:r>
      <w:r w:rsidR="00794B07">
        <w:rPr>
          <w:rFonts w:asciiTheme="majorBidi" w:hAnsiTheme="majorBidi" w:cstheme="majorBidi"/>
          <w:sz w:val="24"/>
        </w:rPr>
        <w:t>’</w:t>
      </w:r>
      <w:r w:rsidR="004C3C6C">
        <w:rPr>
          <w:rFonts w:asciiTheme="majorBidi" w:hAnsiTheme="majorBidi" w:cstheme="majorBidi"/>
          <w:sz w:val="24"/>
        </w:rPr>
        <w:t xml:space="preserve">ont </w:t>
      </w:r>
      <w:r w:rsidRPr="001D5212">
        <w:rPr>
          <w:rFonts w:asciiTheme="majorBidi" w:hAnsiTheme="majorBidi" w:cstheme="majorBidi"/>
          <w:sz w:val="24"/>
        </w:rPr>
        <w:t xml:space="preserve">pas prévues dans </w:t>
      </w:r>
      <w:r w:rsidR="004C3C6C" w:rsidRPr="001D5212">
        <w:rPr>
          <w:rFonts w:asciiTheme="majorBidi" w:hAnsiTheme="majorBidi" w:cstheme="majorBidi"/>
          <w:sz w:val="24"/>
        </w:rPr>
        <w:t>les premières versions</w:t>
      </w:r>
      <w:r w:rsidR="00E27D24">
        <w:rPr>
          <w:rFonts w:asciiTheme="majorBidi" w:hAnsiTheme="majorBidi" w:cstheme="majorBidi"/>
          <w:sz w:val="24"/>
        </w:rPr>
        <w:t xml:space="preserve"> </w:t>
      </w:r>
      <w:r w:rsidR="008B6E02">
        <w:rPr>
          <w:rFonts w:asciiTheme="majorBidi" w:hAnsiTheme="majorBidi" w:cstheme="majorBidi"/>
          <w:sz w:val="24"/>
        </w:rPr>
        <w:fldChar w:fldCharType="begin"/>
      </w:r>
      <w:r w:rsidR="00535952">
        <w:rPr>
          <w:rFonts w:asciiTheme="majorBidi" w:hAnsiTheme="majorBidi" w:cstheme="majorBidi"/>
          <w:sz w:val="24"/>
        </w:rPr>
        <w:instrText xml:space="preserve"> ADDIN ZOTERO_ITEM CSL_CITATION {"citationID":"VAoR1SwT","properties":{"formattedCitation":"[1]","plainCitation":"[1]","noteIndex":0},"citationItems":[{"id":54,"uris":["http://zotero.org/users/4740593/items/C9IT6ISN"],"uri":["http://zotero.org/users/4740593/items/C9IT6ISN"],"itemData":{"id":54,"type":"webpage","title":"CSP for Java programmers, Part 1","abstract":"While the constructs of multithreaded application programming in the Java language aren't difficult to learn, many developers struggle with applying them correctly. As a result, multithreaded programs are often far more prone to subtle errors than we would like them to be, leading some developers to avoid them at all costs, even when concurrency and parallelism would clearly yield the most elegant design. In this three-part article, regular developerWorks contributor Abhijit Belapurkar sets you on the path to overcoming your fear of multithreaded programming for good, starting here with an overview of the most common issues involved: race hazards, deadlocks, livelocks, resource starvation, and more.","URL":"http://www.ibm.com/developerworks/library/j-csp1/index.html","language":"en","issued":{"date-parts":[["2005",6,21]]},"accessed":{"date-parts":[["2018",6,17]]}}}],"schema":"https://github.com/citation-style-language/schema/raw/master/csl-citation.json"} </w:instrText>
      </w:r>
      <w:r w:rsidR="008B6E02">
        <w:rPr>
          <w:rFonts w:asciiTheme="majorBidi" w:hAnsiTheme="majorBidi" w:cstheme="majorBidi"/>
          <w:sz w:val="24"/>
        </w:rPr>
        <w:fldChar w:fldCharType="separate"/>
      </w:r>
      <w:r w:rsidR="00535952" w:rsidRPr="00535952">
        <w:rPr>
          <w:rFonts w:ascii="Times New Roman" w:hAnsi="Times New Roman"/>
          <w:sz w:val="24"/>
        </w:rPr>
        <w:t>[1]</w:t>
      </w:r>
      <w:r w:rsidR="008B6E02">
        <w:rPr>
          <w:rFonts w:asciiTheme="majorBidi" w:hAnsiTheme="majorBidi" w:cstheme="majorBidi"/>
          <w:sz w:val="24"/>
        </w:rPr>
        <w:fldChar w:fldCharType="end"/>
      </w:r>
      <w:r w:rsidRPr="001D5212">
        <w:rPr>
          <w:rFonts w:asciiTheme="majorBidi" w:hAnsiTheme="majorBidi" w:cstheme="majorBidi"/>
          <w:sz w:val="24"/>
        </w:rPr>
        <w:t xml:space="preserve">. </w:t>
      </w:r>
    </w:p>
    <w:p w:rsidR="009C48F7" w:rsidRPr="000B05BD" w:rsidRDefault="009C48F7" w:rsidP="009C48F7">
      <w:pPr>
        <w:pStyle w:val="Paragraphe"/>
        <w:rPr>
          <w:rFonts w:asciiTheme="majorBidi" w:hAnsiTheme="majorBidi" w:cstheme="majorBidi"/>
          <w:sz w:val="24"/>
        </w:rPr>
      </w:pPr>
      <w:r>
        <w:rPr>
          <w:rFonts w:asciiTheme="majorBidi" w:hAnsiTheme="majorBidi" w:cstheme="majorBidi"/>
          <w:sz w:val="24"/>
        </w:rPr>
        <w:t>Tous ses choix donnent plus de critère dans le choix de l’un ou l’autre des plateformes.</w:t>
      </w:r>
    </w:p>
    <w:p w:rsidR="00C61A25" w:rsidRPr="001D5212" w:rsidRDefault="00D20F43">
      <w:pPr>
        <w:pStyle w:val="Titreniveau1"/>
      </w:pPr>
      <w:bookmarkStart w:id="23" w:name="_Toc277979726"/>
      <w:bookmarkStart w:id="24" w:name="_Toc517734683"/>
      <w:r w:rsidRPr="001D5212">
        <w:lastRenderedPageBreak/>
        <w:t>Motivations</w:t>
      </w:r>
      <w:bookmarkEnd w:id="23"/>
      <w:bookmarkEnd w:id="24"/>
    </w:p>
    <w:p w:rsidR="00C61A25" w:rsidRPr="000A3022" w:rsidRDefault="00D20F43" w:rsidP="007F4285">
      <w:pPr>
        <w:pStyle w:val="Paragraphe"/>
        <w:rPr>
          <w:rFonts w:asciiTheme="majorBidi" w:hAnsiTheme="majorBidi" w:cstheme="majorBidi"/>
          <w:sz w:val="24"/>
        </w:rPr>
      </w:pPr>
      <w:r w:rsidRPr="000A3022">
        <w:rPr>
          <w:rFonts w:asciiTheme="majorBidi" w:hAnsiTheme="majorBidi" w:cstheme="majorBidi"/>
          <w:sz w:val="24"/>
        </w:rPr>
        <w:t>C</w:t>
      </w:r>
      <w:r w:rsidR="008C3CB5" w:rsidRPr="000A3022">
        <w:rPr>
          <w:rFonts w:asciiTheme="majorBidi" w:hAnsiTheme="majorBidi" w:cstheme="majorBidi"/>
          <w:sz w:val="24"/>
        </w:rPr>
        <w:t>’</w:t>
      </w:r>
      <w:r w:rsidRPr="000A3022">
        <w:rPr>
          <w:rFonts w:asciiTheme="majorBidi" w:hAnsiTheme="majorBidi" w:cstheme="majorBidi"/>
          <w:sz w:val="24"/>
        </w:rPr>
        <w:t xml:space="preserve">est pour </w:t>
      </w:r>
      <w:r w:rsidR="00A66190" w:rsidRPr="000A3022">
        <w:rPr>
          <w:rFonts w:asciiTheme="majorBidi" w:hAnsiTheme="majorBidi" w:cstheme="majorBidi"/>
          <w:sz w:val="24"/>
        </w:rPr>
        <w:t>cette raison</w:t>
      </w:r>
      <w:r w:rsidRPr="000A3022">
        <w:rPr>
          <w:rFonts w:asciiTheme="majorBidi" w:hAnsiTheme="majorBidi" w:cstheme="majorBidi"/>
          <w:sz w:val="24"/>
        </w:rPr>
        <w:t xml:space="preserve"> que l</w:t>
      </w:r>
      <w:r w:rsidR="00A66190" w:rsidRPr="000A3022">
        <w:rPr>
          <w:rFonts w:asciiTheme="majorBidi" w:hAnsiTheme="majorBidi" w:cstheme="majorBidi"/>
          <w:sz w:val="24"/>
        </w:rPr>
        <w:t>a</w:t>
      </w:r>
      <w:r w:rsidRPr="000A3022">
        <w:rPr>
          <w:rFonts w:asciiTheme="majorBidi" w:hAnsiTheme="majorBidi" w:cstheme="majorBidi"/>
          <w:sz w:val="24"/>
        </w:rPr>
        <w:t xml:space="preserve"> </w:t>
      </w:r>
      <w:r w:rsidR="009C0B1F" w:rsidRPr="000A3022">
        <w:rPr>
          <w:rFonts w:asciiTheme="majorBidi" w:hAnsiTheme="majorBidi" w:cstheme="majorBidi"/>
          <w:sz w:val="24"/>
        </w:rPr>
        <w:t>comparaison</w:t>
      </w:r>
      <w:r w:rsidRPr="000A3022">
        <w:rPr>
          <w:rFonts w:asciiTheme="majorBidi" w:hAnsiTheme="majorBidi" w:cstheme="majorBidi"/>
          <w:sz w:val="24"/>
        </w:rPr>
        <w:t xml:space="preserve"> entre </w:t>
      </w:r>
      <w:r w:rsidR="00A66190" w:rsidRPr="000A3022">
        <w:rPr>
          <w:rFonts w:asciiTheme="majorBidi" w:hAnsiTheme="majorBidi" w:cstheme="majorBidi"/>
          <w:sz w:val="24"/>
        </w:rPr>
        <w:t>les plateformes</w:t>
      </w:r>
      <w:r w:rsidRPr="000A3022">
        <w:rPr>
          <w:rFonts w:asciiTheme="majorBidi" w:hAnsiTheme="majorBidi" w:cstheme="majorBidi"/>
          <w:sz w:val="24"/>
        </w:rPr>
        <w:t xml:space="preserve"> trouve </w:t>
      </w:r>
      <w:r w:rsidR="008C3CB5" w:rsidRPr="000A3022">
        <w:rPr>
          <w:rFonts w:asciiTheme="majorBidi" w:hAnsiTheme="majorBidi" w:cstheme="majorBidi"/>
          <w:sz w:val="24"/>
        </w:rPr>
        <w:t xml:space="preserve">son </w:t>
      </w:r>
      <w:r w:rsidRPr="000A3022">
        <w:rPr>
          <w:rFonts w:asciiTheme="majorBidi" w:hAnsiTheme="majorBidi" w:cstheme="majorBidi"/>
          <w:sz w:val="24"/>
        </w:rPr>
        <w:t>impo</w:t>
      </w:r>
      <w:r w:rsidR="00B60651">
        <w:rPr>
          <w:rFonts w:asciiTheme="majorBidi" w:hAnsiTheme="majorBidi" w:cstheme="majorBidi"/>
          <w:sz w:val="24"/>
        </w:rPr>
        <w:t>r</w:t>
      </w:r>
      <w:r w:rsidRPr="000A3022">
        <w:rPr>
          <w:rFonts w:asciiTheme="majorBidi" w:hAnsiTheme="majorBidi" w:cstheme="majorBidi"/>
          <w:sz w:val="24"/>
        </w:rPr>
        <w:t>t</w:t>
      </w:r>
      <w:r w:rsidR="00B60651">
        <w:rPr>
          <w:rFonts w:asciiTheme="majorBidi" w:hAnsiTheme="majorBidi" w:cstheme="majorBidi"/>
          <w:sz w:val="24"/>
        </w:rPr>
        <w:t>a</w:t>
      </w:r>
      <w:r w:rsidRPr="000A3022">
        <w:rPr>
          <w:rFonts w:asciiTheme="majorBidi" w:hAnsiTheme="majorBidi" w:cstheme="majorBidi"/>
          <w:sz w:val="24"/>
        </w:rPr>
        <w:t xml:space="preserve">nce, </w:t>
      </w:r>
      <w:r w:rsidR="00A66190" w:rsidRPr="000A3022">
        <w:rPr>
          <w:rFonts w:asciiTheme="majorBidi" w:hAnsiTheme="majorBidi" w:cstheme="majorBidi"/>
          <w:sz w:val="24"/>
        </w:rPr>
        <w:t>puisque</w:t>
      </w:r>
      <w:r w:rsidRPr="000A3022">
        <w:rPr>
          <w:rFonts w:asciiTheme="majorBidi" w:hAnsiTheme="majorBidi" w:cstheme="majorBidi"/>
          <w:sz w:val="24"/>
        </w:rPr>
        <w:t xml:space="preserve"> la comparaison </w:t>
      </w:r>
      <w:r w:rsidR="008C3CB5" w:rsidRPr="000A3022">
        <w:rPr>
          <w:rFonts w:asciiTheme="majorBidi" w:hAnsiTheme="majorBidi" w:cstheme="majorBidi"/>
          <w:sz w:val="24"/>
        </w:rPr>
        <w:t>rest</w:t>
      </w:r>
      <w:r w:rsidR="00A66190" w:rsidRPr="000A3022">
        <w:rPr>
          <w:rFonts w:asciiTheme="majorBidi" w:hAnsiTheme="majorBidi" w:cstheme="majorBidi"/>
          <w:sz w:val="24"/>
        </w:rPr>
        <w:t xml:space="preserve">e </w:t>
      </w:r>
      <w:r w:rsidR="009C0B1F" w:rsidRPr="000A3022">
        <w:rPr>
          <w:rFonts w:asciiTheme="majorBidi" w:hAnsiTheme="majorBidi" w:cstheme="majorBidi"/>
          <w:sz w:val="24"/>
        </w:rPr>
        <w:t>un</w:t>
      </w:r>
      <w:r w:rsidRPr="000A3022">
        <w:rPr>
          <w:rFonts w:asciiTheme="majorBidi" w:hAnsiTheme="majorBidi" w:cstheme="majorBidi"/>
          <w:sz w:val="24"/>
        </w:rPr>
        <w:t xml:space="preserve"> retour d’expérience qui raccourci</w:t>
      </w:r>
      <w:r w:rsidR="008C3CB5" w:rsidRPr="000A3022">
        <w:rPr>
          <w:rFonts w:asciiTheme="majorBidi" w:hAnsiTheme="majorBidi" w:cstheme="majorBidi"/>
          <w:sz w:val="24"/>
        </w:rPr>
        <w:t>t</w:t>
      </w:r>
      <w:r w:rsidRPr="000A3022">
        <w:rPr>
          <w:rFonts w:asciiTheme="majorBidi" w:hAnsiTheme="majorBidi" w:cstheme="majorBidi"/>
          <w:sz w:val="24"/>
        </w:rPr>
        <w:t xml:space="preserve"> le chemin face au </w:t>
      </w:r>
      <w:r w:rsidR="007F4285">
        <w:rPr>
          <w:rFonts w:asciiTheme="majorBidi" w:hAnsiTheme="majorBidi" w:cstheme="majorBidi"/>
          <w:sz w:val="24"/>
        </w:rPr>
        <w:t>choix</w:t>
      </w:r>
      <w:r w:rsidR="007F4285" w:rsidRPr="000A3022">
        <w:rPr>
          <w:rFonts w:asciiTheme="majorBidi" w:hAnsiTheme="majorBidi" w:cstheme="majorBidi"/>
          <w:sz w:val="24"/>
        </w:rPr>
        <w:t xml:space="preserve"> </w:t>
      </w:r>
      <w:r w:rsidR="00A66190" w:rsidRPr="000A3022">
        <w:rPr>
          <w:rFonts w:asciiTheme="majorBidi" w:hAnsiTheme="majorBidi" w:cstheme="majorBidi"/>
          <w:sz w:val="24"/>
        </w:rPr>
        <w:t xml:space="preserve">qui l’équipe de développement peut </w:t>
      </w:r>
      <w:r w:rsidR="007F4285">
        <w:rPr>
          <w:rFonts w:asciiTheme="majorBidi" w:hAnsiTheme="majorBidi" w:cstheme="majorBidi"/>
          <w:sz w:val="24"/>
        </w:rPr>
        <w:t>prendre</w:t>
      </w:r>
      <w:r w:rsidR="00B60651">
        <w:rPr>
          <w:rFonts w:asciiTheme="majorBidi" w:hAnsiTheme="majorBidi" w:cstheme="majorBidi"/>
          <w:sz w:val="24"/>
        </w:rPr>
        <w:t>.</w:t>
      </w:r>
      <w:r w:rsidRPr="000A3022">
        <w:rPr>
          <w:rFonts w:asciiTheme="majorBidi" w:hAnsiTheme="majorBidi" w:cstheme="majorBidi"/>
          <w:sz w:val="24"/>
        </w:rPr>
        <w:t xml:space="preserve"> </w:t>
      </w:r>
      <w:r w:rsidR="00B60651">
        <w:rPr>
          <w:rFonts w:asciiTheme="majorBidi" w:hAnsiTheme="majorBidi" w:cstheme="majorBidi"/>
          <w:sz w:val="24"/>
        </w:rPr>
        <w:t>E</w:t>
      </w:r>
      <w:r w:rsidR="00A66190" w:rsidRPr="000A3022">
        <w:rPr>
          <w:rFonts w:asciiTheme="majorBidi" w:hAnsiTheme="majorBidi" w:cstheme="majorBidi"/>
          <w:sz w:val="24"/>
        </w:rPr>
        <w:t xml:space="preserve">lle </w:t>
      </w:r>
      <w:r w:rsidRPr="000A3022">
        <w:rPr>
          <w:rFonts w:asciiTheme="majorBidi" w:hAnsiTheme="majorBidi" w:cstheme="majorBidi"/>
          <w:sz w:val="24"/>
        </w:rPr>
        <w:t xml:space="preserve">donne </w:t>
      </w:r>
      <w:r w:rsidR="00A66190" w:rsidRPr="000A3022">
        <w:rPr>
          <w:rFonts w:asciiTheme="majorBidi" w:hAnsiTheme="majorBidi" w:cstheme="majorBidi"/>
          <w:sz w:val="24"/>
        </w:rPr>
        <w:t xml:space="preserve">aussi </w:t>
      </w:r>
      <w:r w:rsidRPr="000A3022">
        <w:rPr>
          <w:rFonts w:asciiTheme="majorBidi" w:hAnsiTheme="majorBidi" w:cstheme="majorBidi"/>
          <w:sz w:val="24"/>
        </w:rPr>
        <w:t xml:space="preserve">une vision </w:t>
      </w:r>
      <w:r w:rsidR="008C3CB5" w:rsidRPr="000A3022">
        <w:rPr>
          <w:rFonts w:asciiTheme="majorBidi" w:hAnsiTheme="majorBidi" w:cstheme="majorBidi"/>
          <w:sz w:val="24"/>
        </w:rPr>
        <w:t xml:space="preserve">plus </w:t>
      </w:r>
      <w:r w:rsidRPr="000A3022">
        <w:rPr>
          <w:rFonts w:asciiTheme="majorBidi" w:hAnsiTheme="majorBidi" w:cstheme="majorBidi"/>
          <w:sz w:val="24"/>
        </w:rPr>
        <w:t>claire</w:t>
      </w:r>
      <w:r w:rsidR="008C3CB5" w:rsidRPr="000A3022">
        <w:rPr>
          <w:rFonts w:asciiTheme="majorBidi" w:hAnsiTheme="majorBidi" w:cstheme="majorBidi"/>
          <w:sz w:val="24"/>
        </w:rPr>
        <w:t>,</w:t>
      </w:r>
      <w:r w:rsidRPr="000A3022">
        <w:rPr>
          <w:rFonts w:asciiTheme="majorBidi" w:hAnsiTheme="majorBidi" w:cstheme="majorBidi"/>
          <w:sz w:val="24"/>
        </w:rPr>
        <w:t xml:space="preserve"> rapide et </w:t>
      </w:r>
      <w:r w:rsidR="00A66190" w:rsidRPr="000A3022">
        <w:rPr>
          <w:rFonts w:asciiTheme="majorBidi" w:hAnsiTheme="majorBidi" w:cstheme="majorBidi"/>
          <w:sz w:val="24"/>
        </w:rPr>
        <w:t xml:space="preserve">économique </w:t>
      </w:r>
      <w:r w:rsidR="008C3CB5" w:rsidRPr="000A3022">
        <w:rPr>
          <w:rFonts w:asciiTheme="majorBidi" w:hAnsiTheme="majorBidi" w:cstheme="majorBidi"/>
          <w:sz w:val="24"/>
        </w:rPr>
        <w:t>d</w:t>
      </w:r>
      <w:r w:rsidRPr="000A3022">
        <w:rPr>
          <w:rFonts w:asciiTheme="majorBidi" w:hAnsiTheme="majorBidi" w:cstheme="majorBidi"/>
          <w:sz w:val="24"/>
        </w:rPr>
        <w:t>es efforts</w:t>
      </w:r>
      <w:r w:rsidR="00A66190" w:rsidRPr="000A3022">
        <w:rPr>
          <w:rFonts w:asciiTheme="majorBidi" w:hAnsiTheme="majorBidi" w:cstheme="majorBidi"/>
          <w:sz w:val="24"/>
        </w:rPr>
        <w:t xml:space="preserve"> </w:t>
      </w:r>
      <w:r w:rsidR="009C0B1F" w:rsidRPr="000A3022">
        <w:rPr>
          <w:rFonts w:asciiTheme="majorBidi" w:hAnsiTheme="majorBidi" w:cstheme="majorBidi"/>
          <w:sz w:val="24"/>
        </w:rPr>
        <w:t>à</w:t>
      </w:r>
      <w:r w:rsidR="00A66190" w:rsidRPr="000A3022">
        <w:rPr>
          <w:rFonts w:asciiTheme="majorBidi" w:hAnsiTheme="majorBidi" w:cstheme="majorBidi"/>
          <w:sz w:val="24"/>
        </w:rPr>
        <w:t xml:space="preserve"> </w:t>
      </w:r>
      <w:r w:rsidR="009C0B1F" w:rsidRPr="000A3022">
        <w:rPr>
          <w:rFonts w:asciiTheme="majorBidi" w:hAnsiTheme="majorBidi" w:cstheme="majorBidi"/>
          <w:sz w:val="24"/>
        </w:rPr>
        <w:t>faire, et</w:t>
      </w:r>
      <w:r w:rsidRPr="000A3022">
        <w:rPr>
          <w:rFonts w:asciiTheme="majorBidi" w:hAnsiTheme="majorBidi" w:cstheme="majorBidi"/>
          <w:sz w:val="24"/>
        </w:rPr>
        <w:t xml:space="preserve"> diminue le </w:t>
      </w:r>
      <w:r w:rsidR="00A66190" w:rsidRPr="000A3022">
        <w:rPr>
          <w:rFonts w:asciiTheme="majorBidi" w:hAnsiTheme="majorBidi" w:cstheme="majorBidi"/>
          <w:sz w:val="24"/>
        </w:rPr>
        <w:t xml:space="preserve">risque de </w:t>
      </w:r>
      <w:r w:rsidRPr="000A3022">
        <w:rPr>
          <w:rFonts w:asciiTheme="majorBidi" w:hAnsiTheme="majorBidi" w:cstheme="majorBidi"/>
          <w:sz w:val="24"/>
        </w:rPr>
        <w:t>redéveloppement des applications</w:t>
      </w:r>
      <w:r w:rsidR="00925350" w:rsidRPr="000A3022">
        <w:rPr>
          <w:rFonts w:asciiTheme="majorBidi" w:hAnsiTheme="majorBidi" w:cstheme="majorBidi"/>
          <w:sz w:val="24"/>
        </w:rPr>
        <w:t xml:space="preserve">, puisque </w:t>
      </w:r>
      <w:r w:rsidR="00B60651">
        <w:rPr>
          <w:rFonts w:asciiTheme="majorBidi" w:hAnsiTheme="majorBidi" w:cstheme="majorBidi"/>
          <w:sz w:val="24"/>
        </w:rPr>
        <w:t>elle</w:t>
      </w:r>
      <w:r w:rsidR="00B60651" w:rsidRPr="009C48F7">
        <w:rPr>
          <w:rFonts w:asciiTheme="majorBidi" w:hAnsiTheme="majorBidi" w:cstheme="majorBidi"/>
          <w:sz w:val="24"/>
        </w:rPr>
        <w:t xml:space="preserve"> </w:t>
      </w:r>
      <w:r w:rsidR="009C48F7" w:rsidRPr="009C48F7">
        <w:rPr>
          <w:rFonts w:asciiTheme="majorBidi" w:hAnsiTheme="majorBidi" w:cstheme="majorBidi"/>
          <w:sz w:val="24"/>
        </w:rPr>
        <w:t>donne</w:t>
      </w:r>
      <w:r w:rsidR="009C48F7">
        <w:rPr>
          <w:rFonts w:asciiTheme="majorBidi" w:hAnsiTheme="majorBidi" w:cstheme="majorBidi"/>
          <w:sz w:val="24"/>
        </w:rPr>
        <w:t xml:space="preserve"> </w:t>
      </w:r>
      <w:r w:rsidR="00925350" w:rsidRPr="000A3022">
        <w:rPr>
          <w:rFonts w:asciiTheme="majorBidi" w:hAnsiTheme="majorBidi" w:cstheme="majorBidi"/>
          <w:sz w:val="24"/>
        </w:rPr>
        <w:t>un</w:t>
      </w:r>
      <w:r w:rsidR="009C48F7">
        <w:rPr>
          <w:rFonts w:asciiTheme="majorBidi" w:hAnsiTheme="majorBidi" w:cstheme="majorBidi"/>
          <w:sz w:val="24"/>
        </w:rPr>
        <w:t>e</w:t>
      </w:r>
      <w:r w:rsidR="00925350" w:rsidRPr="000A3022">
        <w:rPr>
          <w:rFonts w:asciiTheme="majorBidi" w:hAnsiTheme="majorBidi" w:cstheme="majorBidi"/>
          <w:sz w:val="24"/>
        </w:rPr>
        <w:t xml:space="preserve"> vision globale de choix </w:t>
      </w:r>
      <w:r w:rsidR="00B60651">
        <w:rPr>
          <w:rFonts w:asciiTheme="majorBidi" w:hAnsiTheme="majorBidi" w:cstheme="majorBidi"/>
          <w:sz w:val="24"/>
        </w:rPr>
        <w:t>à</w:t>
      </w:r>
      <w:r w:rsidR="00925350" w:rsidRPr="000A3022">
        <w:rPr>
          <w:rFonts w:asciiTheme="majorBidi" w:hAnsiTheme="majorBidi" w:cstheme="majorBidi"/>
          <w:sz w:val="24"/>
        </w:rPr>
        <w:t xml:space="preserve"> faire entre différ</w:t>
      </w:r>
      <w:r w:rsidR="00B60651">
        <w:rPr>
          <w:rFonts w:asciiTheme="majorBidi" w:hAnsiTheme="majorBidi" w:cstheme="majorBidi"/>
          <w:sz w:val="24"/>
        </w:rPr>
        <w:t>ent</w:t>
      </w:r>
      <w:r w:rsidR="00925350" w:rsidRPr="000A3022">
        <w:rPr>
          <w:rFonts w:asciiTheme="majorBidi" w:hAnsiTheme="majorBidi" w:cstheme="majorBidi"/>
          <w:sz w:val="24"/>
        </w:rPr>
        <w:t>es plateformes</w:t>
      </w:r>
      <w:r w:rsidR="009C48F7">
        <w:rPr>
          <w:rFonts w:asciiTheme="majorBidi" w:hAnsiTheme="majorBidi" w:cstheme="majorBidi"/>
          <w:sz w:val="24"/>
        </w:rPr>
        <w:t>,</w:t>
      </w:r>
      <w:r w:rsidR="00B86BB2" w:rsidRPr="000A3022">
        <w:rPr>
          <w:rFonts w:asciiTheme="majorBidi" w:hAnsiTheme="majorBidi" w:cstheme="majorBidi"/>
          <w:sz w:val="24"/>
        </w:rPr>
        <w:t xml:space="preserve"> et la mieux correspondant au problème </w:t>
      </w:r>
      <w:r w:rsidR="00B60651">
        <w:rPr>
          <w:rFonts w:asciiTheme="majorBidi" w:hAnsiTheme="majorBidi" w:cstheme="majorBidi"/>
          <w:sz w:val="24"/>
        </w:rPr>
        <w:t>à</w:t>
      </w:r>
      <w:r w:rsidR="00B86BB2" w:rsidRPr="000A3022">
        <w:rPr>
          <w:rFonts w:asciiTheme="majorBidi" w:hAnsiTheme="majorBidi" w:cstheme="majorBidi"/>
          <w:sz w:val="24"/>
        </w:rPr>
        <w:t xml:space="preserve"> trait</w:t>
      </w:r>
      <w:r w:rsidR="00B60651">
        <w:rPr>
          <w:rFonts w:asciiTheme="majorBidi" w:hAnsiTheme="majorBidi" w:cstheme="majorBidi"/>
          <w:sz w:val="24"/>
        </w:rPr>
        <w:t>er</w:t>
      </w:r>
      <w:r w:rsidR="00B86BB2" w:rsidRPr="000A3022">
        <w:rPr>
          <w:rFonts w:asciiTheme="majorBidi" w:hAnsiTheme="majorBidi" w:cstheme="majorBidi"/>
          <w:sz w:val="24"/>
        </w:rPr>
        <w:t xml:space="preserve">, </w:t>
      </w:r>
      <w:r w:rsidR="00B60651">
        <w:rPr>
          <w:rFonts w:asciiTheme="majorBidi" w:hAnsiTheme="majorBidi" w:cstheme="majorBidi"/>
          <w:sz w:val="24"/>
        </w:rPr>
        <w:t>afin de</w:t>
      </w:r>
      <w:r w:rsidR="00B60651" w:rsidRPr="000A3022">
        <w:rPr>
          <w:rFonts w:asciiTheme="majorBidi" w:hAnsiTheme="majorBidi" w:cstheme="majorBidi"/>
          <w:sz w:val="24"/>
        </w:rPr>
        <w:t xml:space="preserve"> </w:t>
      </w:r>
      <w:r w:rsidR="00B86BB2" w:rsidRPr="000A3022">
        <w:rPr>
          <w:rFonts w:asciiTheme="majorBidi" w:hAnsiTheme="majorBidi" w:cstheme="majorBidi"/>
          <w:sz w:val="24"/>
        </w:rPr>
        <w:t>ne pas revenir en arri</w:t>
      </w:r>
      <w:r w:rsidR="000A3022" w:rsidRPr="000A3022">
        <w:rPr>
          <w:rFonts w:asciiTheme="majorBidi" w:hAnsiTheme="majorBidi" w:cstheme="majorBidi"/>
          <w:sz w:val="24"/>
        </w:rPr>
        <w:t xml:space="preserve">ère et </w:t>
      </w:r>
      <w:r w:rsidR="00B60651">
        <w:rPr>
          <w:rFonts w:asciiTheme="majorBidi" w:hAnsiTheme="majorBidi" w:cstheme="majorBidi"/>
          <w:sz w:val="24"/>
        </w:rPr>
        <w:t>re</w:t>
      </w:r>
      <w:r w:rsidR="000A3022" w:rsidRPr="000A3022">
        <w:rPr>
          <w:rFonts w:asciiTheme="majorBidi" w:hAnsiTheme="majorBidi" w:cstheme="majorBidi"/>
          <w:sz w:val="24"/>
        </w:rPr>
        <w:t>faire le redéveloppement.</w:t>
      </w:r>
    </w:p>
    <w:p w:rsidR="00C61A25" w:rsidRPr="000A3022" w:rsidRDefault="00C61A25">
      <w:pPr>
        <w:pStyle w:val="Paragraphe"/>
        <w:rPr>
          <w:rFonts w:asciiTheme="majorBidi" w:hAnsiTheme="majorBidi" w:cstheme="majorBidi"/>
        </w:rPr>
      </w:pPr>
    </w:p>
    <w:p w:rsidR="00C61A25" w:rsidRPr="001D5212" w:rsidRDefault="00D20F43">
      <w:pPr>
        <w:pStyle w:val="Titreniveau1"/>
      </w:pPr>
      <w:bookmarkStart w:id="25" w:name="_Toc277979727"/>
      <w:bookmarkStart w:id="26" w:name="_Toc517734684"/>
      <w:r w:rsidRPr="001D5212">
        <w:t>Objectifs</w:t>
      </w:r>
      <w:bookmarkEnd w:id="25"/>
      <w:bookmarkEnd w:id="26"/>
    </w:p>
    <w:p w:rsidR="00C61A25" w:rsidRPr="000A3022" w:rsidRDefault="00D20F43" w:rsidP="00B60651">
      <w:pPr>
        <w:pStyle w:val="Paragraphe"/>
        <w:rPr>
          <w:rFonts w:asciiTheme="majorBidi" w:hAnsiTheme="majorBidi" w:cstheme="majorBidi"/>
          <w:sz w:val="24"/>
        </w:rPr>
      </w:pPr>
      <w:r w:rsidRPr="000A3022">
        <w:rPr>
          <w:rFonts w:asciiTheme="majorBidi" w:hAnsiTheme="majorBidi" w:cstheme="majorBidi"/>
          <w:sz w:val="24"/>
        </w:rPr>
        <w:t xml:space="preserve">Dans ce </w:t>
      </w:r>
      <w:r w:rsidR="009C0B1F" w:rsidRPr="000A3022">
        <w:rPr>
          <w:rFonts w:asciiTheme="majorBidi" w:hAnsiTheme="majorBidi" w:cstheme="majorBidi"/>
          <w:sz w:val="24"/>
        </w:rPr>
        <w:t xml:space="preserve">travail, </w:t>
      </w:r>
      <w:r w:rsidR="00B60651">
        <w:rPr>
          <w:rFonts w:asciiTheme="majorBidi" w:hAnsiTheme="majorBidi" w:cstheme="majorBidi"/>
          <w:sz w:val="24"/>
        </w:rPr>
        <w:t xml:space="preserve">on se propose de </w:t>
      </w:r>
      <w:r w:rsidRPr="000A3022">
        <w:rPr>
          <w:rFonts w:asciiTheme="majorBidi" w:hAnsiTheme="majorBidi" w:cstheme="majorBidi"/>
          <w:sz w:val="24"/>
        </w:rPr>
        <w:t xml:space="preserve">comparer </w:t>
      </w:r>
      <w:r w:rsidR="009C0B1F" w:rsidRPr="000A3022">
        <w:rPr>
          <w:rFonts w:asciiTheme="majorBidi" w:hAnsiTheme="majorBidi" w:cstheme="majorBidi"/>
          <w:sz w:val="24"/>
        </w:rPr>
        <w:t xml:space="preserve">la construction d’une application distribuée avec </w:t>
      </w:r>
      <w:r w:rsidR="00D91724" w:rsidRPr="000A3022">
        <w:rPr>
          <w:rFonts w:asciiTheme="majorBidi" w:hAnsiTheme="majorBidi" w:cstheme="majorBidi"/>
          <w:sz w:val="24"/>
        </w:rPr>
        <w:t>d</w:t>
      </w:r>
      <w:r w:rsidRPr="000A3022">
        <w:rPr>
          <w:rFonts w:asciiTheme="majorBidi" w:hAnsiTheme="majorBidi" w:cstheme="majorBidi"/>
          <w:sz w:val="24"/>
        </w:rPr>
        <w:t>eux méthodes de communication</w:t>
      </w:r>
      <w:r w:rsidR="005D74DE">
        <w:rPr>
          <w:rFonts w:asciiTheme="majorBidi" w:hAnsiTheme="majorBidi" w:cstheme="majorBidi"/>
          <w:sz w:val="24"/>
        </w:rPr>
        <w:t xml:space="preserve"> complètement</w:t>
      </w:r>
      <w:r w:rsidR="009C0B1F" w:rsidRPr="000A3022">
        <w:rPr>
          <w:rFonts w:asciiTheme="majorBidi" w:hAnsiTheme="majorBidi" w:cstheme="majorBidi"/>
          <w:sz w:val="24"/>
        </w:rPr>
        <w:t xml:space="preserve"> </w:t>
      </w:r>
      <w:r w:rsidR="005D74DE" w:rsidRPr="000A3022">
        <w:rPr>
          <w:rFonts w:asciiTheme="majorBidi" w:hAnsiTheme="majorBidi" w:cstheme="majorBidi"/>
          <w:sz w:val="24"/>
        </w:rPr>
        <w:t>différente</w:t>
      </w:r>
      <w:r w:rsidR="00B60651">
        <w:rPr>
          <w:rFonts w:asciiTheme="majorBidi" w:hAnsiTheme="majorBidi" w:cstheme="majorBidi"/>
          <w:sz w:val="24"/>
        </w:rPr>
        <w:t>s</w:t>
      </w:r>
      <w:r w:rsidRPr="000A3022">
        <w:rPr>
          <w:rFonts w:asciiTheme="majorBidi" w:hAnsiTheme="majorBidi" w:cstheme="majorBidi"/>
          <w:sz w:val="24"/>
        </w:rPr>
        <w:t xml:space="preserve"> </w:t>
      </w:r>
      <w:r w:rsidR="005D74DE">
        <w:rPr>
          <w:rFonts w:asciiTheme="majorBidi" w:hAnsiTheme="majorBidi" w:cstheme="majorBidi"/>
          <w:sz w:val="24"/>
        </w:rPr>
        <w:t>dans leur paradigme</w:t>
      </w:r>
      <w:r w:rsidR="00B60651">
        <w:rPr>
          <w:rFonts w:asciiTheme="majorBidi" w:hAnsiTheme="majorBidi" w:cstheme="majorBidi"/>
          <w:sz w:val="24"/>
        </w:rPr>
        <w:t>,</w:t>
      </w:r>
      <w:r w:rsidR="005D74DE">
        <w:rPr>
          <w:rFonts w:asciiTheme="majorBidi" w:hAnsiTheme="majorBidi" w:cstheme="majorBidi"/>
          <w:sz w:val="24"/>
        </w:rPr>
        <w:t xml:space="preserve"> </w:t>
      </w:r>
      <w:r w:rsidR="005D74DE" w:rsidRPr="000A3022">
        <w:rPr>
          <w:rFonts w:asciiTheme="majorBidi" w:hAnsiTheme="majorBidi" w:cstheme="majorBidi"/>
          <w:sz w:val="24"/>
        </w:rPr>
        <w:t>à</w:t>
      </w:r>
      <w:r w:rsidR="005E1062" w:rsidRPr="000A3022">
        <w:rPr>
          <w:rFonts w:asciiTheme="majorBidi" w:hAnsiTheme="majorBidi" w:cstheme="majorBidi"/>
          <w:sz w:val="24"/>
        </w:rPr>
        <w:t xml:space="preserve"> </w:t>
      </w:r>
      <w:r w:rsidR="00A66190" w:rsidRPr="000A3022">
        <w:rPr>
          <w:rFonts w:asciiTheme="majorBidi" w:hAnsiTheme="majorBidi" w:cstheme="majorBidi"/>
          <w:sz w:val="24"/>
        </w:rPr>
        <w:t>savoir</w:t>
      </w:r>
      <w:r w:rsidR="005E1062" w:rsidRPr="000A3022">
        <w:rPr>
          <w:rFonts w:asciiTheme="majorBidi" w:hAnsiTheme="majorBidi" w:cstheme="majorBidi"/>
          <w:sz w:val="24"/>
        </w:rPr>
        <w:t xml:space="preserve"> RMI et JCSP.net</w:t>
      </w:r>
      <w:r w:rsidR="00B60651">
        <w:rPr>
          <w:rFonts w:asciiTheme="majorBidi" w:hAnsiTheme="majorBidi" w:cstheme="majorBidi"/>
          <w:sz w:val="24"/>
        </w:rPr>
        <w:t>. La comparaison sera réalisée</w:t>
      </w:r>
      <w:r w:rsidR="005D74DE">
        <w:rPr>
          <w:rFonts w:asciiTheme="majorBidi" w:hAnsiTheme="majorBidi" w:cstheme="majorBidi"/>
          <w:sz w:val="24"/>
        </w:rPr>
        <w:t xml:space="preserve"> </w:t>
      </w:r>
      <w:r w:rsidRPr="000A3022">
        <w:rPr>
          <w:rFonts w:asciiTheme="majorBidi" w:hAnsiTheme="majorBidi" w:cstheme="majorBidi"/>
          <w:sz w:val="24"/>
        </w:rPr>
        <w:t>d</w:t>
      </w:r>
      <w:r w:rsidR="00B60651">
        <w:rPr>
          <w:rFonts w:asciiTheme="majorBidi" w:hAnsiTheme="majorBidi" w:cstheme="majorBidi"/>
          <w:sz w:val="24"/>
        </w:rPr>
        <w:t>u</w:t>
      </w:r>
      <w:r w:rsidRPr="000A3022">
        <w:rPr>
          <w:rFonts w:asciiTheme="majorBidi" w:hAnsiTheme="majorBidi" w:cstheme="majorBidi"/>
          <w:sz w:val="24"/>
        </w:rPr>
        <w:t xml:space="preserve"> point de vue conceptuel et d</w:t>
      </w:r>
      <w:r w:rsidR="008C3CB5" w:rsidRPr="000A3022">
        <w:rPr>
          <w:rFonts w:asciiTheme="majorBidi" w:hAnsiTheme="majorBidi" w:cstheme="majorBidi"/>
          <w:sz w:val="24"/>
        </w:rPr>
        <w:t>u</w:t>
      </w:r>
      <w:r w:rsidRPr="000A3022">
        <w:rPr>
          <w:rFonts w:asciiTheme="majorBidi" w:hAnsiTheme="majorBidi" w:cstheme="majorBidi"/>
          <w:sz w:val="24"/>
        </w:rPr>
        <w:t xml:space="preserve"> point de vu</w:t>
      </w:r>
      <w:r w:rsidR="008C3CB5" w:rsidRPr="000A3022">
        <w:rPr>
          <w:rFonts w:asciiTheme="majorBidi" w:hAnsiTheme="majorBidi" w:cstheme="majorBidi"/>
          <w:sz w:val="24"/>
        </w:rPr>
        <w:t>e</w:t>
      </w:r>
      <w:r w:rsidRPr="000A3022">
        <w:rPr>
          <w:rFonts w:asciiTheme="majorBidi" w:hAnsiTheme="majorBidi" w:cstheme="majorBidi"/>
          <w:sz w:val="24"/>
        </w:rPr>
        <w:t xml:space="preserve"> implémentation</w:t>
      </w:r>
      <w:r w:rsidR="008C3CB5" w:rsidRPr="000A3022">
        <w:rPr>
          <w:rFonts w:asciiTheme="majorBidi" w:hAnsiTheme="majorBidi" w:cstheme="majorBidi"/>
          <w:sz w:val="24"/>
        </w:rPr>
        <w:t xml:space="preserve">, ainsi que de </w:t>
      </w:r>
      <w:r w:rsidRPr="000A3022">
        <w:rPr>
          <w:rFonts w:asciiTheme="majorBidi" w:hAnsiTheme="majorBidi" w:cstheme="majorBidi"/>
          <w:sz w:val="24"/>
        </w:rPr>
        <w:t>tout autre point technique</w:t>
      </w:r>
      <w:r w:rsidR="008C3CB5" w:rsidRPr="000A3022">
        <w:rPr>
          <w:rFonts w:asciiTheme="majorBidi" w:hAnsiTheme="majorBidi" w:cstheme="majorBidi"/>
          <w:sz w:val="24"/>
        </w:rPr>
        <w:t xml:space="preserve">. Nous cherchons à proposer </w:t>
      </w:r>
      <w:r w:rsidRPr="000A3022">
        <w:rPr>
          <w:rFonts w:asciiTheme="majorBidi" w:hAnsiTheme="majorBidi" w:cstheme="majorBidi"/>
          <w:sz w:val="24"/>
        </w:rPr>
        <w:t>une vision claire sur l’apport de chaque technique</w:t>
      </w:r>
      <w:r w:rsidR="008C3CB5" w:rsidRPr="000A3022">
        <w:rPr>
          <w:rFonts w:asciiTheme="majorBidi" w:hAnsiTheme="majorBidi" w:cstheme="majorBidi"/>
          <w:sz w:val="24"/>
        </w:rPr>
        <w:t>.</w:t>
      </w:r>
    </w:p>
    <w:p w:rsidR="00C61A25" w:rsidRPr="001D5212" w:rsidRDefault="00D20F43">
      <w:pPr>
        <w:pStyle w:val="Titreniveau1"/>
      </w:pPr>
      <w:bookmarkStart w:id="27" w:name="_Toc277979728"/>
      <w:bookmarkStart w:id="28" w:name="_Toc517734685"/>
      <w:r w:rsidRPr="001D5212">
        <w:t>Contenu du mémoire</w:t>
      </w:r>
      <w:bookmarkEnd w:id="27"/>
      <w:bookmarkEnd w:id="28"/>
    </w:p>
    <w:p w:rsidR="00044AE0" w:rsidRPr="000A3022" w:rsidRDefault="001D5287" w:rsidP="001D5287">
      <w:pPr>
        <w:pStyle w:val="Paragraphe"/>
        <w:rPr>
          <w:rFonts w:asciiTheme="majorBidi" w:hAnsiTheme="majorBidi" w:cstheme="majorBidi"/>
          <w:sz w:val="24"/>
        </w:rPr>
      </w:pPr>
      <w:r w:rsidRPr="000A3022">
        <w:rPr>
          <w:rFonts w:asciiTheme="majorBidi" w:hAnsiTheme="majorBidi" w:cstheme="majorBidi"/>
          <w:sz w:val="24"/>
        </w:rPr>
        <w:t xml:space="preserve">Le premier chapitre du mémoire est consacré à la présentation de RMI. </w:t>
      </w:r>
    </w:p>
    <w:p w:rsidR="00C61A25" w:rsidRPr="000A3022" w:rsidRDefault="00D20F43" w:rsidP="001D5287">
      <w:pPr>
        <w:pStyle w:val="Paragraphe"/>
        <w:rPr>
          <w:rFonts w:asciiTheme="majorBidi" w:hAnsiTheme="majorBidi" w:cstheme="majorBidi"/>
          <w:sz w:val="24"/>
        </w:rPr>
      </w:pPr>
      <w:r w:rsidRPr="000A3022">
        <w:rPr>
          <w:rFonts w:asciiTheme="majorBidi" w:hAnsiTheme="majorBidi" w:cstheme="majorBidi"/>
          <w:sz w:val="24"/>
        </w:rPr>
        <w:t>Ensuit</w:t>
      </w:r>
      <w:r w:rsidR="001D5287" w:rsidRPr="000A3022">
        <w:rPr>
          <w:rFonts w:asciiTheme="majorBidi" w:hAnsiTheme="majorBidi" w:cstheme="majorBidi"/>
          <w:sz w:val="24"/>
        </w:rPr>
        <w:t>e,</w:t>
      </w:r>
      <w:r w:rsidR="00044AE0" w:rsidRPr="000A3022">
        <w:rPr>
          <w:rFonts w:asciiTheme="majorBidi" w:hAnsiTheme="majorBidi" w:cstheme="majorBidi"/>
          <w:sz w:val="24"/>
        </w:rPr>
        <w:t xml:space="preserve"> </w:t>
      </w:r>
      <w:r w:rsidR="001D5287" w:rsidRPr="000A3022">
        <w:rPr>
          <w:rFonts w:asciiTheme="majorBidi" w:hAnsiTheme="majorBidi" w:cstheme="majorBidi"/>
          <w:sz w:val="24"/>
        </w:rPr>
        <w:t>le deuxième</w:t>
      </w:r>
      <w:r w:rsidRPr="000A3022">
        <w:rPr>
          <w:rFonts w:asciiTheme="majorBidi" w:hAnsiTheme="majorBidi" w:cstheme="majorBidi"/>
          <w:sz w:val="24"/>
        </w:rPr>
        <w:t xml:space="preserve"> chapitre </w:t>
      </w:r>
      <w:r w:rsidR="001D5287" w:rsidRPr="000A3022">
        <w:rPr>
          <w:rFonts w:asciiTheme="majorBidi" w:hAnsiTheme="majorBidi" w:cstheme="majorBidi"/>
          <w:sz w:val="24"/>
        </w:rPr>
        <w:t>présente l’algèbre de</w:t>
      </w:r>
      <w:r w:rsidR="00D91724" w:rsidRPr="000A3022">
        <w:rPr>
          <w:rFonts w:asciiTheme="majorBidi" w:hAnsiTheme="majorBidi" w:cstheme="majorBidi"/>
          <w:sz w:val="24"/>
        </w:rPr>
        <w:t>s</w:t>
      </w:r>
      <w:r w:rsidR="001D5287" w:rsidRPr="000A3022">
        <w:rPr>
          <w:rFonts w:asciiTheme="majorBidi" w:hAnsiTheme="majorBidi" w:cstheme="majorBidi"/>
          <w:sz w:val="24"/>
        </w:rPr>
        <w:t xml:space="preserve"> processus CSP et les bibliothèques sous-jacentes JCSP et JCSP.net.</w:t>
      </w:r>
    </w:p>
    <w:p w:rsidR="00C61A25" w:rsidRPr="000A3022" w:rsidRDefault="00D27E0E" w:rsidP="00B60651">
      <w:pPr>
        <w:pStyle w:val="Paragraphe"/>
        <w:rPr>
          <w:rFonts w:asciiTheme="majorBidi" w:hAnsiTheme="majorBidi" w:cstheme="majorBidi"/>
          <w:sz w:val="24"/>
        </w:rPr>
      </w:pPr>
      <w:r w:rsidRPr="000A3022">
        <w:rPr>
          <w:rFonts w:asciiTheme="majorBidi" w:hAnsiTheme="majorBidi" w:cstheme="majorBidi"/>
          <w:sz w:val="24"/>
        </w:rPr>
        <w:t>La</w:t>
      </w:r>
      <w:r w:rsidR="00D20F43" w:rsidRPr="000A3022">
        <w:rPr>
          <w:rFonts w:asciiTheme="majorBidi" w:hAnsiTheme="majorBidi" w:cstheme="majorBidi"/>
          <w:sz w:val="24"/>
        </w:rPr>
        <w:t xml:space="preserve"> deuxième partie </w:t>
      </w:r>
      <w:r w:rsidRPr="000A3022">
        <w:rPr>
          <w:rFonts w:asciiTheme="majorBidi" w:hAnsiTheme="majorBidi" w:cstheme="majorBidi"/>
          <w:sz w:val="24"/>
        </w:rPr>
        <w:t xml:space="preserve">du mémoire </w:t>
      </w:r>
      <w:r w:rsidR="00B60651">
        <w:rPr>
          <w:rFonts w:asciiTheme="majorBidi" w:hAnsiTheme="majorBidi" w:cstheme="majorBidi"/>
          <w:sz w:val="24"/>
        </w:rPr>
        <w:t xml:space="preserve">comporte </w:t>
      </w:r>
      <w:r w:rsidR="00D20F43" w:rsidRPr="000A3022">
        <w:rPr>
          <w:rFonts w:asciiTheme="majorBidi" w:hAnsiTheme="majorBidi" w:cstheme="majorBidi"/>
          <w:sz w:val="24"/>
        </w:rPr>
        <w:t>la conception d’une application distribuée intitul</w:t>
      </w:r>
      <w:r w:rsidRPr="000A3022">
        <w:rPr>
          <w:rFonts w:asciiTheme="majorBidi" w:hAnsiTheme="majorBidi" w:cstheme="majorBidi"/>
          <w:sz w:val="24"/>
        </w:rPr>
        <w:t>ée</w:t>
      </w:r>
      <w:r w:rsidR="00044AE0" w:rsidRPr="000A3022">
        <w:rPr>
          <w:rFonts w:asciiTheme="majorBidi" w:hAnsiTheme="majorBidi" w:cstheme="majorBidi"/>
          <w:sz w:val="24"/>
        </w:rPr>
        <w:t xml:space="preserve"> </w:t>
      </w:r>
      <w:r w:rsidRPr="000A3022">
        <w:rPr>
          <w:rFonts w:asciiTheme="majorBidi" w:hAnsiTheme="majorBidi" w:cstheme="majorBidi"/>
          <w:sz w:val="24"/>
        </w:rPr>
        <w:t>« </w:t>
      </w:r>
      <w:r w:rsidR="00D20F43" w:rsidRPr="000A3022">
        <w:rPr>
          <w:rFonts w:asciiTheme="majorBidi" w:hAnsiTheme="majorBidi" w:cstheme="majorBidi"/>
          <w:sz w:val="24"/>
        </w:rPr>
        <w:t>MiniIsante</w:t>
      </w:r>
      <w:r w:rsidRPr="000A3022">
        <w:rPr>
          <w:rFonts w:asciiTheme="majorBidi" w:hAnsiTheme="majorBidi" w:cstheme="majorBidi"/>
          <w:sz w:val="24"/>
        </w:rPr>
        <w:t> »</w:t>
      </w:r>
      <w:r w:rsidR="00D20F43" w:rsidRPr="000A3022">
        <w:rPr>
          <w:rFonts w:asciiTheme="majorBidi" w:hAnsiTheme="majorBidi" w:cstheme="majorBidi"/>
          <w:sz w:val="24"/>
        </w:rPr>
        <w:t xml:space="preserve"> qui consiste à échanger les informations médical</w:t>
      </w:r>
      <w:r w:rsidRPr="000A3022">
        <w:rPr>
          <w:rFonts w:asciiTheme="majorBidi" w:hAnsiTheme="majorBidi" w:cstheme="majorBidi"/>
          <w:sz w:val="24"/>
        </w:rPr>
        <w:t>es</w:t>
      </w:r>
      <w:r w:rsidR="00D20F43" w:rsidRPr="000A3022">
        <w:rPr>
          <w:rFonts w:asciiTheme="majorBidi" w:hAnsiTheme="majorBidi" w:cstheme="majorBidi"/>
          <w:sz w:val="24"/>
        </w:rPr>
        <w:t xml:space="preserve"> des patients entre les médecins </w:t>
      </w:r>
      <w:r w:rsidRPr="000A3022">
        <w:rPr>
          <w:rFonts w:asciiTheme="majorBidi" w:hAnsiTheme="majorBidi" w:cstheme="majorBidi"/>
          <w:sz w:val="24"/>
        </w:rPr>
        <w:t>en utilisant les</w:t>
      </w:r>
      <w:r w:rsidR="00D20F43" w:rsidRPr="000A3022">
        <w:rPr>
          <w:rFonts w:asciiTheme="majorBidi" w:hAnsiTheme="majorBidi" w:cstheme="majorBidi"/>
          <w:sz w:val="24"/>
        </w:rPr>
        <w:t xml:space="preserve"> deux technique</w:t>
      </w:r>
      <w:r w:rsidRPr="000A3022">
        <w:rPr>
          <w:rFonts w:asciiTheme="majorBidi" w:hAnsiTheme="majorBidi" w:cstheme="majorBidi"/>
          <w:sz w:val="24"/>
        </w:rPr>
        <w:t>s</w:t>
      </w:r>
      <w:r w:rsidR="00D20F43" w:rsidRPr="000A3022">
        <w:rPr>
          <w:rFonts w:asciiTheme="majorBidi" w:hAnsiTheme="majorBidi" w:cstheme="majorBidi"/>
          <w:sz w:val="24"/>
        </w:rPr>
        <w:t xml:space="preserve"> RMI et JCSP.net</w:t>
      </w:r>
      <w:r w:rsidRPr="000A3022">
        <w:rPr>
          <w:rFonts w:asciiTheme="majorBidi" w:hAnsiTheme="majorBidi" w:cstheme="majorBidi"/>
          <w:sz w:val="24"/>
        </w:rPr>
        <w:t>.</w:t>
      </w:r>
    </w:p>
    <w:p w:rsidR="00E60CC0" w:rsidRDefault="00D27E0E">
      <w:pPr>
        <w:pStyle w:val="Paragraphe"/>
        <w:rPr>
          <w:ins w:id="29" w:author="soufiane" w:date="2018-06-26T01:05:00Z"/>
          <w:rFonts w:asciiTheme="majorBidi" w:hAnsiTheme="majorBidi" w:cstheme="majorBidi"/>
          <w:sz w:val="24"/>
        </w:rPr>
      </w:pPr>
      <w:r w:rsidRPr="000A3022">
        <w:rPr>
          <w:rFonts w:asciiTheme="majorBidi" w:hAnsiTheme="majorBidi" w:cstheme="majorBidi"/>
          <w:sz w:val="24"/>
        </w:rPr>
        <w:t>On parlera ensuite de l’aspect</w:t>
      </w:r>
      <w:r w:rsidR="00D20F43" w:rsidRPr="000A3022">
        <w:rPr>
          <w:rFonts w:asciiTheme="majorBidi" w:hAnsiTheme="majorBidi" w:cstheme="majorBidi"/>
          <w:sz w:val="24"/>
        </w:rPr>
        <w:t xml:space="preserve"> implémentation de cette application avec les deux technique RMI et JCSP.net</w:t>
      </w:r>
      <w:r w:rsidRPr="000A3022">
        <w:rPr>
          <w:rFonts w:asciiTheme="majorBidi" w:hAnsiTheme="majorBidi" w:cstheme="majorBidi"/>
          <w:sz w:val="24"/>
        </w:rPr>
        <w:t>.</w:t>
      </w:r>
    </w:p>
    <w:p w:rsidR="00E60CC0" w:rsidRDefault="00E60CC0" w:rsidP="00E60CC0">
      <w:pPr>
        <w:pStyle w:val="Paragraphe"/>
        <w:rPr>
          <w:rFonts w:asciiTheme="majorBidi" w:hAnsiTheme="majorBidi" w:cstheme="majorBidi"/>
          <w:sz w:val="24"/>
        </w:rPr>
      </w:pPr>
      <w:ins w:id="30" w:author="soufiane" w:date="2018-06-26T01:05:00Z">
        <w:r>
          <w:rPr>
            <w:rFonts w:asciiTheme="majorBidi" w:hAnsiTheme="majorBidi" w:cstheme="majorBidi"/>
            <w:sz w:val="24"/>
          </w:rPr>
          <w:t xml:space="preserve">Après </w:t>
        </w:r>
      </w:ins>
      <w:ins w:id="31" w:author="soufiane" w:date="2018-06-26T01:06:00Z">
        <w:r>
          <w:rPr>
            <w:rFonts w:asciiTheme="majorBidi" w:hAnsiTheme="majorBidi" w:cstheme="majorBidi"/>
            <w:sz w:val="24"/>
          </w:rPr>
          <w:t xml:space="preserve">nous allons </w:t>
        </w:r>
      </w:ins>
      <w:ins w:id="32" w:author="soufiane" w:date="2018-06-26T01:05:00Z">
        <w:r>
          <w:rPr>
            <w:rFonts w:asciiTheme="majorBidi" w:hAnsiTheme="majorBidi" w:cstheme="majorBidi"/>
            <w:sz w:val="24"/>
          </w:rPr>
          <w:t xml:space="preserve">présenté l’aspect </w:t>
        </w:r>
      </w:ins>
      <w:ins w:id="33" w:author="soufiane" w:date="2018-06-26T01:06:00Z">
        <w:r>
          <w:rPr>
            <w:rFonts w:asciiTheme="majorBidi" w:hAnsiTheme="majorBidi" w:cstheme="majorBidi"/>
            <w:sz w:val="24"/>
          </w:rPr>
          <w:t>réalisation de ces deux applications.</w:t>
        </w:r>
      </w:ins>
    </w:p>
    <w:p w:rsidR="00E60CC0" w:rsidRDefault="00003F2B">
      <w:pPr>
        <w:pStyle w:val="Paragraphe"/>
        <w:rPr>
          <w:rFonts w:asciiTheme="majorBidi" w:hAnsiTheme="majorBidi" w:cstheme="majorBidi"/>
          <w:sz w:val="24"/>
        </w:rPr>
      </w:pPr>
      <w:r>
        <w:rPr>
          <w:rFonts w:asciiTheme="majorBidi" w:hAnsiTheme="majorBidi" w:cstheme="majorBidi"/>
          <w:sz w:val="24"/>
        </w:rPr>
        <w:t>En suite nous allons appliquer quelque technique de métrique pour prouver nous opinions vis-à-vis ses deux technologies.</w:t>
      </w:r>
    </w:p>
    <w:p w:rsidR="00E60CC0" w:rsidRDefault="008501ED">
      <w:pPr>
        <w:pStyle w:val="Paragraphe"/>
        <w:rPr>
          <w:rFonts w:asciiTheme="majorBidi" w:hAnsiTheme="majorBidi" w:cstheme="majorBidi"/>
          <w:sz w:val="24"/>
        </w:rPr>
      </w:pPr>
      <w:r w:rsidRPr="000A3022">
        <w:rPr>
          <w:rFonts w:asciiTheme="majorBidi" w:hAnsiTheme="majorBidi" w:cstheme="majorBidi"/>
          <w:sz w:val="24"/>
        </w:rPr>
        <w:t xml:space="preserve">Le </w:t>
      </w:r>
      <w:r w:rsidR="00003F2B">
        <w:rPr>
          <w:rFonts w:asciiTheme="majorBidi" w:hAnsiTheme="majorBidi" w:cstheme="majorBidi"/>
          <w:sz w:val="24"/>
        </w:rPr>
        <w:t>cinquième</w:t>
      </w:r>
      <w:r w:rsidR="00003F2B" w:rsidRPr="000A3022">
        <w:rPr>
          <w:rFonts w:asciiTheme="majorBidi" w:hAnsiTheme="majorBidi" w:cstheme="majorBidi"/>
          <w:sz w:val="24"/>
        </w:rPr>
        <w:t xml:space="preserve"> </w:t>
      </w:r>
      <w:r w:rsidRPr="000A3022">
        <w:rPr>
          <w:rFonts w:asciiTheme="majorBidi" w:hAnsiTheme="majorBidi" w:cstheme="majorBidi"/>
          <w:sz w:val="24"/>
        </w:rPr>
        <w:t xml:space="preserve">chapitre consiste à faire une </w:t>
      </w:r>
      <w:r w:rsidR="00A66190" w:rsidRPr="000A3022">
        <w:rPr>
          <w:rFonts w:asciiTheme="majorBidi" w:hAnsiTheme="majorBidi" w:cstheme="majorBidi"/>
          <w:sz w:val="24"/>
        </w:rPr>
        <w:t>récapitulation.</w:t>
      </w:r>
      <w:r w:rsidR="00B60651">
        <w:rPr>
          <w:rFonts w:asciiTheme="majorBidi" w:hAnsiTheme="majorBidi" w:cstheme="majorBidi"/>
          <w:sz w:val="24"/>
        </w:rPr>
        <w:t xml:space="preserve"> </w:t>
      </w:r>
      <w:r w:rsidR="00B60651" w:rsidRPr="000A3022">
        <w:rPr>
          <w:rFonts w:asciiTheme="majorBidi" w:hAnsiTheme="majorBidi" w:cstheme="majorBidi"/>
          <w:sz w:val="24"/>
        </w:rPr>
        <w:t>Une comparaison sanctionnera alors ce travail dans laquelle les deux techniques seront comparées en nous basant sur le retour d’expérience du développement de l’application distribuée.</w:t>
      </w:r>
    </w:p>
    <w:p w:rsidR="0073457C" w:rsidRDefault="008501ED" w:rsidP="00B60651">
      <w:pPr>
        <w:pStyle w:val="Paragraphe"/>
        <w:rPr>
          <w:rFonts w:asciiTheme="majorBidi" w:hAnsiTheme="majorBidi" w:cstheme="majorBidi"/>
          <w:sz w:val="24"/>
        </w:rPr>
      </w:pPr>
      <w:r w:rsidRPr="000A3022">
        <w:rPr>
          <w:rFonts w:asciiTheme="majorBidi" w:hAnsiTheme="majorBidi" w:cstheme="majorBidi"/>
          <w:sz w:val="24"/>
        </w:rPr>
        <w:t xml:space="preserve">A la </w:t>
      </w:r>
      <w:r w:rsidR="00A66190" w:rsidRPr="000A3022">
        <w:rPr>
          <w:rFonts w:asciiTheme="majorBidi" w:hAnsiTheme="majorBidi" w:cstheme="majorBidi"/>
          <w:sz w:val="24"/>
        </w:rPr>
        <w:t>fin,</w:t>
      </w:r>
      <w:r w:rsidRPr="000A3022">
        <w:rPr>
          <w:rFonts w:asciiTheme="majorBidi" w:hAnsiTheme="majorBidi" w:cstheme="majorBidi"/>
          <w:sz w:val="24"/>
        </w:rPr>
        <w:t xml:space="preserve"> nous</w:t>
      </w:r>
      <w:r w:rsidR="00B60651">
        <w:rPr>
          <w:rFonts w:asciiTheme="majorBidi" w:hAnsiTheme="majorBidi" w:cstheme="majorBidi"/>
          <w:sz w:val="24"/>
        </w:rPr>
        <w:t xml:space="preserve"> donnerons </w:t>
      </w:r>
      <w:r w:rsidRPr="000A3022">
        <w:rPr>
          <w:rFonts w:asciiTheme="majorBidi" w:hAnsiTheme="majorBidi" w:cstheme="majorBidi"/>
          <w:sz w:val="24"/>
        </w:rPr>
        <w:t xml:space="preserve">une </w:t>
      </w:r>
      <w:r w:rsidR="001662B3" w:rsidRPr="000A3022">
        <w:rPr>
          <w:rFonts w:asciiTheme="majorBidi" w:hAnsiTheme="majorBidi" w:cstheme="majorBidi"/>
          <w:sz w:val="24"/>
        </w:rPr>
        <w:t xml:space="preserve">conclusion </w:t>
      </w:r>
      <w:r w:rsidR="00B60651">
        <w:rPr>
          <w:rFonts w:asciiTheme="majorBidi" w:hAnsiTheme="majorBidi" w:cstheme="majorBidi"/>
          <w:sz w:val="24"/>
        </w:rPr>
        <w:t xml:space="preserve">à ce travail </w:t>
      </w:r>
      <w:r w:rsidR="004E4F0E" w:rsidRPr="004E4F0E">
        <w:rPr>
          <w:rFonts w:asciiTheme="majorBidi" w:hAnsiTheme="majorBidi" w:cstheme="majorBidi"/>
          <w:sz w:val="24"/>
        </w:rPr>
        <w:t>ainsi que les éventuelles perspectives de continuation</w:t>
      </w:r>
      <w:r w:rsidR="001662B3" w:rsidRPr="000A3022">
        <w:rPr>
          <w:rFonts w:asciiTheme="majorBidi" w:hAnsiTheme="majorBidi" w:cstheme="majorBidi"/>
          <w:sz w:val="24"/>
        </w:rPr>
        <w:t>.</w:t>
      </w:r>
    </w:p>
    <w:p w:rsidR="00B60651" w:rsidRPr="000A3022" w:rsidDel="003126F1" w:rsidRDefault="00B60651" w:rsidP="00B60651">
      <w:pPr>
        <w:pStyle w:val="Paragraphe"/>
        <w:rPr>
          <w:del w:id="34" w:author="soufiane" w:date="2018-06-26T01:07:00Z"/>
          <w:rFonts w:asciiTheme="majorBidi" w:hAnsiTheme="majorBidi" w:cstheme="majorBidi"/>
          <w:sz w:val="24"/>
        </w:rPr>
      </w:pPr>
    </w:p>
    <w:p w:rsidR="00CC19D4" w:rsidRPr="001D5212" w:rsidRDefault="00AB0D01" w:rsidP="00AB0D01">
      <w:pPr>
        <w:pStyle w:val="TitreChapitre"/>
      </w:pPr>
      <w:r w:rsidRPr="001D5212">
        <w:br w:type="page"/>
      </w:r>
      <w:bookmarkStart w:id="35" w:name="_Toc277979729"/>
      <w:bookmarkStart w:id="36" w:name="_Toc517734686"/>
      <w:r w:rsidR="00D20F43" w:rsidRPr="001D5212">
        <w:lastRenderedPageBreak/>
        <w:t xml:space="preserve">Chapitre 1 </w:t>
      </w:r>
      <w:r w:rsidR="00D20F43" w:rsidRPr="001D5212">
        <w:br/>
      </w:r>
      <w:bookmarkEnd w:id="35"/>
      <w:r w:rsidR="00D20F43" w:rsidRPr="001D5212">
        <w:t>Présentation de RMI</w:t>
      </w:r>
      <w:bookmarkEnd w:id="36"/>
      <w:r w:rsidR="00D20F43" w:rsidRPr="001D5212">
        <w:t xml:space="preserve"> </w:t>
      </w:r>
    </w:p>
    <w:p w:rsidR="00E46B7F" w:rsidRDefault="004E4F0E" w:rsidP="00EE745A">
      <w:pPr>
        <w:rPr>
          <w:color w:val="0F243E"/>
        </w:rPr>
      </w:pPr>
      <w:bookmarkStart w:id="37" w:name="_Toc277979730"/>
      <w:r>
        <w:rPr>
          <w:color w:val="0F243E"/>
        </w:rPr>
        <w:t xml:space="preserve">Dans ce chapitre en vas présenter RMI comme une API JAV qui permit </w:t>
      </w:r>
      <w:r w:rsidR="00EE745A">
        <w:rPr>
          <w:color w:val="0F243E"/>
        </w:rPr>
        <w:t xml:space="preserve">de faire </w:t>
      </w:r>
      <w:r>
        <w:rPr>
          <w:color w:val="0F243E"/>
        </w:rPr>
        <w:t xml:space="preserve">appeler </w:t>
      </w:r>
      <w:r w:rsidR="00EE745A">
        <w:rPr>
          <w:color w:val="0F243E"/>
        </w:rPr>
        <w:t xml:space="preserve">a </w:t>
      </w:r>
      <w:r>
        <w:rPr>
          <w:color w:val="0F243E"/>
        </w:rPr>
        <w:t xml:space="preserve">une méthode </w:t>
      </w:r>
      <w:r w:rsidR="00EE745A">
        <w:rPr>
          <w:color w:val="0F243E"/>
        </w:rPr>
        <w:t>à</w:t>
      </w:r>
      <w:r>
        <w:rPr>
          <w:color w:val="0F243E"/>
        </w:rPr>
        <w:t xml:space="preserve"> distance comme si cet objet est dans la même machine que l’appelant.</w:t>
      </w:r>
    </w:p>
    <w:p w:rsidR="004E4F0E" w:rsidRDefault="00C918B3" w:rsidP="004E4F0E">
      <w:pPr>
        <w:rPr>
          <w:color w:val="0F243E"/>
        </w:rPr>
      </w:pPr>
      <w:r>
        <w:rPr>
          <w:color w:val="0F243E"/>
        </w:rPr>
        <w:t>En vas d’abord défier c’est quoi RMI en détail,</w:t>
      </w:r>
    </w:p>
    <w:p w:rsidR="00C918B3" w:rsidRDefault="00C918B3" w:rsidP="004E4F0E">
      <w:pPr>
        <w:rPr>
          <w:color w:val="0F243E"/>
        </w:rPr>
      </w:pPr>
      <w:r>
        <w:rPr>
          <w:color w:val="0F243E"/>
        </w:rPr>
        <w:t>Ensuite en vas parler de l’architecture de RMI,</w:t>
      </w:r>
    </w:p>
    <w:p w:rsidR="00C918B3" w:rsidRDefault="00C918B3" w:rsidP="004E4F0E">
      <w:pPr>
        <w:rPr>
          <w:color w:val="0F243E"/>
        </w:rPr>
      </w:pPr>
      <w:r>
        <w:rPr>
          <w:color w:val="0F243E"/>
        </w:rPr>
        <w:t>Puis en vas parler de mécanisme de chargement des objet a distance, puisque c’est le mécanisme de base de RMI,</w:t>
      </w:r>
    </w:p>
    <w:p w:rsidR="00C918B3" w:rsidRDefault="00C918B3" w:rsidP="004E4F0E">
      <w:pPr>
        <w:rPr>
          <w:color w:val="0F243E"/>
        </w:rPr>
      </w:pPr>
      <w:r>
        <w:rPr>
          <w:color w:val="0F243E"/>
        </w:rPr>
        <w:t>Puis en vas parler de quelque fonctionnalité de RMI,</w:t>
      </w:r>
    </w:p>
    <w:p w:rsidR="00C918B3" w:rsidRDefault="00C918B3" w:rsidP="00C918B3">
      <w:pPr>
        <w:rPr>
          <w:color w:val="0F243E"/>
        </w:rPr>
      </w:pPr>
      <w:r>
        <w:rPr>
          <w:color w:val="0F243E"/>
        </w:rPr>
        <w:t xml:space="preserve">Et </w:t>
      </w:r>
      <w:r w:rsidRPr="00C918B3">
        <w:rPr>
          <w:color w:val="0F243E"/>
        </w:rPr>
        <w:t xml:space="preserve">au fur et à mesure </w:t>
      </w:r>
      <w:r>
        <w:rPr>
          <w:color w:val="0F243E"/>
        </w:rPr>
        <w:t>en parle des points forts de cette API</w:t>
      </w:r>
      <w:r w:rsidR="006B581F">
        <w:rPr>
          <w:color w:val="0F243E"/>
        </w:rPr>
        <w:t>,</w:t>
      </w:r>
    </w:p>
    <w:p w:rsidR="006B581F" w:rsidRDefault="006B581F" w:rsidP="00C918B3">
      <w:pPr>
        <w:rPr>
          <w:color w:val="0F243E"/>
        </w:rPr>
      </w:pPr>
      <w:r>
        <w:rPr>
          <w:color w:val="0F243E"/>
        </w:rPr>
        <w:t>Puis en vas donner les démarche a suivre pour mètre en œuvre cette API,</w:t>
      </w:r>
    </w:p>
    <w:p w:rsidR="00C918B3" w:rsidRPr="001D5212" w:rsidRDefault="00C918B3" w:rsidP="00C918B3">
      <w:pPr>
        <w:rPr>
          <w:color w:val="0F243E"/>
        </w:rPr>
      </w:pPr>
      <w:r>
        <w:rPr>
          <w:color w:val="0F243E"/>
        </w:rPr>
        <w:t>Après en vas donner une conclusion de ce chapitre.</w:t>
      </w:r>
    </w:p>
    <w:p w:rsidR="00C61A25" w:rsidRPr="001D5212" w:rsidRDefault="00D20F43" w:rsidP="006A5552">
      <w:pPr>
        <w:pStyle w:val="Titreniveau1"/>
      </w:pPr>
      <w:bookmarkStart w:id="38" w:name="_Toc517734687"/>
      <w:r w:rsidRPr="001D5212">
        <w:t>1.</w:t>
      </w:r>
      <w:r w:rsidR="006A5552">
        <w:t>1)</w:t>
      </w:r>
      <w:r w:rsidRPr="001D5212">
        <w:t xml:space="preserve"> </w:t>
      </w:r>
      <w:bookmarkEnd w:id="37"/>
      <w:r w:rsidR="00436B75">
        <w:t xml:space="preserve">les </w:t>
      </w:r>
      <w:r w:rsidR="006A5552">
        <w:t>Concepts</w:t>
      </w:r>
      <w:r w:rsidRPr="001D5212">
        <w:t xml:space="preserve"> </w:t>
      </w:r>
      <w:r w:rsidR="00DD63CD">
        <w:t>de</w:t>
      </w:r>
      <w:r w:rsidR="00334A26" w:rsidRPr="001D5212">
        <w:t xml:space="preserve"> </w:t>
      </w:r>
      <w:r w:rsidRPr="001D5212">
        <w:t>RMI</w:t>
      </w:r>
      <w:r w:rsidR="00D90A58" w:rsidRPr="001D5212">
        <w:t xml:space="preserve"> (Remote</w:t>
      </w:r>
      <w:r w:rsidR="00FA609F" w:rsidRPr="001D5212">
        <w:t xml:space="preserve"> </w:t>
      </w:r>
      <w:r w:rsidR="00D90A58" w:rsidRPr="001D5212">
        <w:t>methode invocation)</w:t>
      </w:r>
      <w:bookmarkEnd w:id="38"/>
    </w:p>
    <w:p w:rsidR="005252C1" w:rsidRPr="00EA7348" w:rsidRDefault="005252C1" w:rsidP="006A5552">
      <w:pPr>
        <w:pStyle w:val="Titreniveau1"/>
      </w:pPr>
      <w:bookmarkStart w:id="39" w:name="_Toc517734688"/>
      <w:bookmarkStart w:id="40" w:name="_Toc277979733"/>
      <w:r w:rsidRPr="00EA7348">
        <w:t>1.</w:t>
      </w:r>
      <w:r w:rsidR="006A5552">
        <w:t>1</w:t>
      </w:r>
      <w:r w:rsidRPr="00EA7348">
        <w:t>.1) Définition :</w:t>
      </w:r>
      <w:bookmarkEnd w:id="39"/>
    </w:p>
    <w:p w:rsidR="00C61A25" w:rsidRPr="001D5212" w:rsidRDefault="00D20F43" w:rsidP="00D72C2E">
      <w:pPr>
        <w:pStyle w:val="NormalWeb"/>
        <w:ind w:firstLine="708"/>
        <w:jc w:val="both"/>
        <w:rPr>
          <w:rFonts w:asciiTheme="majorBidi" w:hAnsiTheme="majorBidi" w:cstheme="majorBidi"/>
          <w:color w:val="000000"/>
        </w:rPr>
      </w:pPr>
      <w:r w:rsidRPr="001D5212">
        <w:rPr>
          <w:rFonts w:asciiTheme="majorBidi" w:hAnsiTheme="majorBidi" w:cstheme="majorBidi"/>
          <w:color w:val="000000"/>
        </w:rPr>
        <w:t xml:space="preserve">La nature dynamique de la </w:t>
      </w:r>
      <w:r w:rsidR="00D90A58" w:rsidRPr="001D5212">
        <w:rPr>
          <w:rFonts w:asciiTheme="majorBidi" w:hAnsiTheme="majorBidi" w:cstheme="majorBidi"/>
          <w:color w:val="000000"/>
        </w:rPr>
        <w:t>plateforme</w:t>
      </w:r>
      <w:r w:rsidR="00B25F4F" w:rsidRPr="001D5212">
        <w:rPr>
          <w:rFonts w:asciiTheme="majorBidi" w:hAnsiTheme="majorBidi" w:cstheme="majorBidi"/>
          <w:color w:val="000000"/>
        </w:rPr>
        <w:t xml:space="preserve"> </w:t>
      </w:r>
      <w:r w:rsidR="00334A26" w:rsidRPr="001D5212">
        <w:rPr>
          <w:rFonts w:asciiTheme="majorBidi" w:hAnsiTheme="majorBidi" w:cstheme="majorBidi"/>
          <w:color w:val="000000"/>
        </w:rPr>
        <w:t>J</w:t>
      </w:r>
      <w:r w:rsidRPr="001D5212">
        <w:rPr>
          <w:rFonts w:asciiTheme="majorBidi" w:hAnsiTheme="majorBidi" w:cstheme="majorBidi"/>
          <w:color w:val="000000"/>
        </w:rPr>
        <w:t xml:space="preserve">ava </w:t>
      </w:r>
      <w:r w:rsidR="00334A26" w:rsidRPr="001D5212">
        <w:rPr>
          <w:rFonts w:asciiTheme="majorBidi" w:hAnsiTheme="majorBidi" w:cstheme="majorBidi"/>
          <w:color w:val="000000"/>
        </w:rPr>
        <w:t xml:space="preserve">a </w:t>
      </w:r>
      <w:r w:rsidRPr="001D5212">
        <w:rPr>
          <w:rFonts w:asciiTheme="majorBidi" w:hAnsiTheme="majorBidi" w:cstheme="majorBidi"/>
          <w:color w:val="000000"/>
        </w:rPr>
        <w:t>été étendu</w:t>
      </w:r>
      <w:r w:rsidR="00334A26" w:rsidRPr="001D5212">
        <w:rPr>
          <w:rFonts w:asciiTheme="majorBidi" w:hAnsiTheme="majorBidi" w:cstheme="majorBidi"/>
          <w:color w:val="000000"/>
        </w:rPr>
        <w:t>e</w:t>
      </w:r>
      <w:r w:rsidRPr="001D5212">
        <w:rPr>
          <w:rFonts w:asciiTheme="majorBidi" w:hAnsiTheme="majorBidi" w:cstheme="majorBidi"/>
          <w:color w:val="000000"/>
        </w:rPr>
        <w:t xml:space="preserve"> par </w:t>
      </w:r>
      <w:r w:rsidR="00D72C2E">
        <w:rPr>
          <w:rFonts w:asciiTheme="majorBidi" w:hAnsiTheme="majorBidi" w:cstheme="majorBidi"/>
          <w:color w:val="000000"/>
        </w:rPr>
        <w:t>L’API</w:t>
      </w:r>
      <w:r w:rsidRPr="001D5212">
        <w:rPr>
          <w:rFonts w:asciiTheme="majorBidi" w:hAnsiTheme="majorBidi" w:cstheme="majorBidi"/>
          <w:color w:val="000000"/>
        </w:rPr>
        <w:t xml:space="preserve"> RMI qui permet d’</w:t>
      </w:r>
      <w:r w:rsidR="00D90A58" w:rsidRPr="001D5212">
        <w:rPr>
          <w:rFonts w:asciiTheme="majorBidi" w:hAnsiTheme="majorBidi" w:cstheme="majorBidi"/>
          <w:color w:val="000000"/>
        </w:rPr>
        <w:t>appeler</w:t>
      </w:r>
      <w:r w:rsidRPr="001D5212">
        <w:rPr>
          <w:rFonts w:asciiTheme="majorBidi" w:hAnsiTheme="majorBidi" w:cstheme="majorBidi"/>
          <w:color w:val="000000"/>
        </w:rPr>
        <w:t xml:space="preserve"> des méthodes d’un objet distant comme s</w:t>
      </w:r>
      <w:r w:rsidR="00334A26" w:rsidRPr="001D5212">
        <w:rPr>
          <w:rFonts w:asciiTheme="majorBidi" w:hAnsiTheme="majorBidi" w:cstheme="majorBidi"/>
          <w:color w:val="000000"/>
        </w:rPr>
        <w:t>’</w:t>
      </w:r>
      <w:r w:rsidRPr="001D5212">
        <w:rPr>
          <w:rFonts w:asciiTheme="majorBidi" w:hAnsiTheme="majorBidi" w:cstheme="majorBidi"/>
          <w:color w:val="000000"/>
        </w:rPr>
        <w:t xml:space="preserve">il </w:t>
      </w:r>
      <w:r w:rsidR="00334A26" w:rsidRPr="001D5212">
        <w:rPr>
          <w:rFonts w:asciiTheme="majorBidi" w:hAnsiTheme="majorBidi" w:cstheme="majorBidi"/>
          <w:color w:val="000000"/>
        </w:rPr>
        <w:t xml:space="preserve">était </w:t>
      </w:r>
      <w:r w:rsidRPr="001D5212">
        <w:rPr>
          <w:rFonts w:asciiTheme="majorBidi" w:hAnsiTheme="majorBidi" w:cstheme="majorBidi"/>
          <w:color w:val="000000"/>
        </w:rPr>
        <w:t>dans la même machine virtuelle</w:t>
      </w:r>
      <w:r w:rsidR="00334A26" w:rsidRPr="001D5212">
        <w:rPr>
          <w:rFonts w:asciiTheme="majorBidi" w:hAnsiTheme="majorBidi" w:cstheme="majorBidi"/>
          <w:color w:val="000000"/>
        </w:rPr>
        <w:t>.</w:t>
      </w:r>
      <w:r w:rsidR="00A4010F" w:rsidRPr="001D5212">
        <w:rPr>
          <w:rFonts w:asciiTheme="majorBidi" w:hAnsiTheme="majorBidi" w:cstheme="majorBidi"/>
          <w:color w:val="000000"/>
        </w:rPr>
        <w:t xml:space="preserve"> </w:t>
      </w:r>
      <w:r w:rsidR="0070757D" w:rsidRPr="001D5212">
        <w:rPr>
          <w:rFonts w:asciiTheme="majorBidi" w:hAnsiTheme="majorBidi" w:cstheme="majorBidi"/>
          <w:color w:val="000000"/>
        </w:rPr>
        <w:t>E</w:t>
      </w:r>
      <w:r w:rsidRPr="001D5212">
        <w:rPr>
          <w:rFonts w:asciiTheme="majorBidi" w:hAnsiTheme="majorBidi" w:cstheme="majorBidi"/>
          <w:color w:val="000000"/>
        </w:rPr>
        <w:t xml:space="preserve">lle est </w:t>
      </w:r>
      <w:r w:rsidR="0070757D" w:rsidRPr="001D5212">
        <w:rPr>
          <w:rFonts w:asciiTheme="majorBidi" w:hAnsiTheme="majorBidi" w:cstheme="majorBidi"/>
          <w:color w:val="000000"/>
        </w:rPr>
        <w:t>u</w:t>
      </w:r>
      <w:r w:rsidRPr="001D5212">
        <w:rPr>
          <w:rFonts w:asciiTheme="majorBidi" w:hAnsiTheme="majorBidi" w:cstheme="majorBidi"/>
          <w:color w:val="000000"/>
        </w:rPr>
        <w:t>t</w:t>
      </w:r>
      <w:r w:rsidR="0070757D" w:rsidRPr="001D5212">
        <w:rPr>
          <w:rFonts w:asciiTheme="majorBidi" w:hAnsiTheme="majorBidi" w:cstheme="majorBidi"/>
          <w:color w:val="000000"/>
        </w:rPr>
        <w:t>i</w:t>
      </w:r>
      <w:r w:rsidRPr="001D5212">
        <w:rPr>
          <w:rFonts w:asciiTheme="majorBidi" w:hAnsiTheme="majorBidi" w:cstheme="majorBidi"/>
          <w:color w:val="000000"/>
        </w:rPr>
        <w:t>lis</w:t>
      </w:r>
      <w:r w:rsidR="0070757D" w:rsidRPr="001D5212">
        <w:rPr>
          <w:rFonts w:asciiTheme="majorBidi" w:hAnsiTheme="majorBidi" w:cstheme="majorBidi"/>
          <w:color w:val="000000"/>
        </w:rPr>
        <w:t>ée</w:t>
      </w:r>
      <w:r w:rsidRPr="001D5212">
        <w:rPr>
          <w:rFonts w:asciiTheme="majorBidi" w:hAnsiTheme="majorBidi" w:cstheme="majorBidi"/>
          <w:color w:val="000000"/>
        </w:rPr>
        <w:t xml:space="preserve"> en standard dans la </w:t>
      </w:r>
      <w:r w:rsidR="00D90A58" w:rsidRPr="001D5212">
        <w:rPr>
          <w:rFonts w:asciiTheme="majorBidi" w:hAnsiTheme="majorBidi" w:cstheme="majorBidi"/>
          <w:color w:val="000000"/>
        </w:rPr>
        <w:t>plateforme</w:t>
      </w:r>
      <w:r w:rsidRPr="001D5212">
        <w:rPr>
          <w:rFonts w:asciiTheme="majorBidi" w:hAnsiTheme="majorBidi" w:cstheme="majorBidi"/>
          <w:color w:val="000000"/>
        </w:rPr>
        <w:t xml:space="preserve"> JAVA depuis la version 1.1</w:t>
      </w:r>
      <w:r w:rsidR="00D90A58" w:rsidRPr="001D5212">
        <w:rPr>
          <w:rFonts w:asciiTheme="majorBidi" w:hAnsiTheme="majorBidi" w:cstheme="majorBidi"/>
          <w:color w:val="000000"/>
        </w:rPr>
        <w:t>.</w:t>
      </w:r>
      <w:r w:rsidR="0070757D" w:rsidRPr="001D5212">
        <w:rPr>
          <w:rFonts w:asciiTheme="majorBidi" w:hAnsiTheme="majorBidi" w:cstheme="majorBidi"/>
          <w:color w:val="000000"/>
        </w:rPr>
        <w:t xml:space="preserve"> E</w:t>
      </w:r>
      <w:r w:rsidRPr="001D5212">
        <w:rPr>
          <w:rFonts w:asciiTheme="majorBidi" w:hAnsiTheme="majorBidi" w:cstheme="majorBidi"/>
          <w:color w:val="000000"/>
        </w:rPr>
        <w:t>lle permet au</w:t>
      </w:r>
      <w:r w:rsidR="0070757D" w:rsidRPr="001D5212">
        <w:rPr>
          <w:rFonts w:asciiTheme="majorBidi" w:hAnsiTheme="majorBidi" w:cstheme="majorBidi"/>
          <w:color w:val="000000"/>
        </w:rPr>
        <w:t>x</w:t>
      </w:r>
      <w:r w:rsidRPr="001D5212">
        <w:rPr>
          <w:rFonts w:asciiTheme="majorBidi" w:hAnsiTheme="majorBidi" w:cstheme="majorBidi"/>
          <w:color w:val="000000"/>
        </w:rPr>
        <w:t xml:space="preserve"> développeurs de se libérer des communication</w:t>
      </w:r>
      <w:r w:rsidR="0070757D" w:rsidRPr="001D5212">
        <w:rPr>
          <w:rFonts w:asciiTheme="majorBidi" w:hAnsiTheme="majorBidi" w:cstheme="majorBidi"/>
          <w:color w:val="000000"/>
        </w:rPr>
        <w:t>s</w:t>
      </w:r>
      <w:r w:rsidRPr="001D5212">
        <w:rPr>
          <w:rFonts w:asciiTheme="majorBidi" w:hAnsiTheme="majorBidi" w:cstheme="majorBidi"/>
          <w:color w:val="000000"/>
        </w:rPr>
        <w:t xml:space="preserve"> de la couche réseau </w:t>
      </w:r>
      <w:r w:rsidR="0070757D" w:rsidRPr="001D5212">
        <w:rPr>
          <w:rFonts w:asciiTheme="majorBidi" w:hAnsiTheme="majorBidi" w:cstheme="majorBidi"/>
          <w:color w:val="000000"/>
        </w:rPr>
        <w:t>(</w:t>
      </w:r>
      <w:r w:rsidRPr="001D5212">
        <w:rPr>
          <w:rFonts w:asciiTheme="majorBidi" w:hAnsiTheme="majorBidi" w:cstheme="majorBidi"/>
          <w:color w:val="000000"/>
        </w:rPr>
        <w:t>par exemple TCP</w:t>
      </w:r>
      <w:r w:rsidR="0070757D" w:rsidRPr="001D5212">
        <w:rPr>
          <w:rFonts w:asciiTheme="majorBidi" w:hAnsiTheme="majorBidi" w:cstheme="majorBidi"/>
          <w:color w:val="000000"/>
        </w:rPr>
        <w:t>/</w:t>
      </w:r>
      <w:r w:rsidRPr="001D5212">
        <w:rPr>
          <w:rFonts w:asciiTheme="majorBidi" w:hAnsiTheme="majorBidi" w:cstheme="majorBidi"/>
          <w:color w:val="000000"/>
        </w:rPr>
        <w:t>IP</w:t>
      </w:r>
      <w:r w:rsidR="0070757D" w:rsidRPr="001D5212">
        <w:rPr>
          <w:rFonts w:asciiTheme="majorBidi" w:hAnsiTheme="majorBidi" w:cstheme="majorBidi"/>
          <w:color w:val="000000"/>
        </w:rPr>
        <w:t>)</w:t>
      </w:r>
      <w:r w:rsidRPr="001D5212">
        <w:rPr>
          <w:rFonts w:asciiTheme="majorBidi" w:hAnsiTheme="majorBidi" w:cstheme="majorBidi"/>
          <w:color w:val="000000"/>
        </w:rPr>
        <w:t xml:space="preserve"> et de concentrer sur la conception des services </w:t>
      </w:r>
      <w:r w:rsidR="00D90A58" w:rsidRPr="001D5212">
        <w:rPr>
          <w:rFonts w:asciiTheme="majorBidi" w:hAnsiTheme="majorBidi" w:cstheme="majorBidi"/>
          <w:color w:val="000000"/>
        </w:rPr>
        <w:t>à</w:t>
      </w:r>
      <w:r w:rsidR="0031033E" w:rsidRPr="001D5212">
        <w:rPr>
          <w:rFonts w:asciiTheme="majorBidi" w:hAnsiTheme="majorBidi" w:cstheme="majorBidi"/>
          <w:color w:val="000000"/>
        </w:rPr>
        <w:t xml:space="preserve"> </w:t>
      </w:r>
      <w:r w:rsidR="00D90A58" w:rsidRPr="001D5212">
        <w:rPr>
          <w:rFonts w:asciiTheme="majorBidi" w:hAnsiTheme="majorBidi" w:cstheme="majorBidi"/>
          <w:color w:val="000000"/>
        </w:rPr>
        <w:t>réaliser</w:t>
      </w:r>
      <w:r w:rsidR="0031033E" w:rsidRPr="001D5212">
        <w:rPr>
          <w:rFonts w:asciiTheme="majorBidi" w:hAnsiTheme="majorBidi" w:cstheme="majorBidi"/>
          <w:color w:val="000000"/>
        </w:rPr>
        <w:t xml:space="preserve"> </w:t>
      </w:r>
      <w:r w:rsidRPr="001D5212">
        <w:rPr>
          <w:rFonts w:asciiTheme="majorBidi" w:hAnsiTheme="majorBidi" w:cstheme="majorBidi"/>
          <w:color w:val="000000"/>
        </w:rPr>
        <w:t>par les objets comme</w:t>
      </w:r>
      <w:r w:rsidR="00C30501" w:rsidRPr="001D5212">
        <w:rPr>
          <w:rFonts w:asciiTheme="majorBidi" w:hAnsiTheme="majorBidi" w:cstheme="majorBidi"/>
          <w:color w:val="000000"/>
        </w:rPr>
        <w:t xml:space="preserve"> s</w:t>
      </w:r>
      <w:r w:rsidR="00D90A58" w:rsidRPr="001D5212">
        <w:rPr>
          <w:rFonts w:asciiTheme="majorBidi" w:hAnsiTheme="majorBidi" w:cstheme="majorBidi"/>
          <w:color w:val="000000"/>
        </w:rPr>
        <w:t>’</w:t>
      </w:r>
      <w:r w:rsidRPr="001D5212">
        <w:rPr>
          <w:rFonts w:asciiTheme="majorBidi" w:hAnsiTheme="majorBidi" w:cstheme="majorBidi"/>
          <w:color w:val="000000"/>
        </w:rPr>
        <w:t>ils sont dans la même machine</w:t>
      </w:r>
      <w:r w:rsidR="0070757D" w:rsidRPr="001D5212">
        <w:rPr>
          <w:rFonts w:asciiTheme="majorBidi" w:hAnsiTheme="majorBidi" w:cstheme="majorBidi"/>
          <w:color w:val="000000"/>
        </w:rPr>
        <w:t>.</w:t>
      </w:r>
      <w:r w:rsidR="00B25F4F" w:rsidRPr="001D5212">
        <w:rPr>
          <w:rFonts w:asciiTheme="majorBidi" w:hAnsiTheme="majorBidi" w:cstheme="majorBidi"/>
          <w:color w:val="000000"/>
        </w:rPr>
        <w:t xml:space="preserve"> </w:t>
      </w:r>
      <w:r w:rsidR="0070757D" w:rsidRPr="001D5212">
        <w:rPr>
          <w:rFonts w:asciiTheme="majorBidi" w:hAnsiTheme="majorBidi" w:cstheme="majorBidi"/>
          <w:color w:val="000000"/>
        </w:rPr>
        <w:t>D</w:t>
      </w:r>
      <w:r w:rsidRPr="001D5212">
        <w:rPr>
          <w:rFonts w:asciiTheme="majorBidi" w:hAnsiTheme="majorBidi" w:cstheme="majorBidi"/>
          <w:color w:val="000000"/>
        </w:rPr>
        <w:t>e plus</w:t>
      </w:r>
      <w:r w:rsidR="0070757D" w:rsidRPr="001D5212">
        <w:rPr>
          <w:rFonts w:asciiTheme="majorBidi" w:hAnsiTheme="majorBidi" w:cstheme="majorBidi"/>
          <w:color w:val="000000"/>
        </w:rPr>
        <w:t>,</w:t>
      </w:r>
      <w:r w:rsidRPr="001D5212">
        <w:rPr>
          <w:rFonts w:asciiTheme="majorBidi" w:hAnsiTheme="majorBidi" w:cstheme="majorBidi"/>
          <w:color w:val="000000"/>
        </w:rPr>
        <w:t xml:space="preserve"> la machine virtuelle JAVA aide beaucoup les développeurs pour ne pas </w:t>
      </w:r>
      <w:r w:rsidR="0070757D" w:rsidRPr="001D5212">
        <w:rPr>
          <w:rFonts w:asciiTheme="majorBidi" w:hAnsiTheme="majorBidi" w:cstheme="majorBidi"/>
          <w:color w:val="000000"/>
        </w:rPr>
        <w:t>s’</w:t>
      </w:r>
      <w:r w:rsidRPr="001D5212">
        <w:rPr>
          <w:rFonts w:asciiTheme="majorBidi" w:hAnsiTheme="majorBidi" w:cstheme="majorBidi"/>
          <w:color w:val="000000"/>
        </w:rPr>
        <w:t xml:space="preserve">occuper de l’hétérogénéité des plateformes, ce qui </w:t>
      </w:r>
      <w:r w:rsidR="0070757D" w:rsidRPr="001D5212">
        <w:rPr>
          <w:rFonts w:asciiTheme="majorBidi" w:hAnsiTheme="majorBidi" w:cstheme="majorBidi"/>
          <w:color w:val="000000"/>
        </w:rPr>
        <w:t xml:space="preserve">représente </w:t>
      </w:r>
      <w:r w:rsidRPr="001D5212">
        <w:rPr>
          <w:rFonts w:asciiTheme="majorBidi" w:hAnsiTheme="majorBidi" w:cstheme="majorBidi"/>
          <w:color w:val="000000"/>
        </w:rPr>
        <w:t>un point fort.</w:t>
      </w:r>
    </w:p>
    <w:p w:rsidR="00C61A25" w:rsidRPr="001D5212" w:rsidRDefault="0070757D" w:rsidP="00041A0A">
      <w:pPr>
        <w:pStyle w:val="NormalWeb"/>
        <w:ind w:firstLine="708"/>
        <w:jc w:val="both"/>
        <w:rPr>
          <w:rFonts w:asciiTheme="majorBidi" w:hAnsiTheme="majorBidi" w:cstheme="majorBidi"/>
          <w:color w:val="000000"/>
        </w:rPr>
      </w:pPr>
      <w:r w:rsidRPr="001D5212">
        <w:rPr>
          <w:rFonts w:asciiTheme="majorBidi" w:hAnsiTheme="majorBidi" w:cstheme="majorBidi"/>
          <w:color w:val="000000"/>
        </w:rPr>
        <w:lastRenderedPageBreak/>
        <w:t>P</w:t>
      </w:r>
      <w:r w:rsidR="00D20F43" w:rsidRPr="001D5212">
        <w:rPr>
          <w:rFonts w:asciiTheme="majorBidi" w:hAnsiTheme="majorBidi" w:cstheme="majorBidi"/>
          <w:color w:val="000000"/>
        </w:rPr>
        <w:t>our comprendre RMI</w:t>
      </w:r>
      <w:r w:rsidRPr="001D5212">
        <w:rPr>
          <w:rFonts w:asciiTheme="majorBidi" w:hAnsiTheme="majorBidi" w:cstheme="majorBidi"/>
          <w:color w:val="000000"/>
        </w:rPr>
        <w:t>, il</w:t>
      </w:r>
      <w:r w:rsidR="00B25F4F" w:rsidRPr="001D5212">
        <w:rPr>
          <w:rFonts w:asciiTheme="majorBidi" w:hAnsiTheme="majorBidi" w:cstheme="majorBidi"/>
          <w:color w:val="000000"/>
        </w:rPr>
        <w:t xml:space="preserve"> </w:t>
      </w:r>
      <w:r w:rsidR="009363DB" w:rsidRPr="001D5212">
        <w:rPr>
          <w:rFonts w:asciiTheme="majorBidi" w:hAnsiTheme="majorBidi" w:cstheme="majorBidi"/>
          <w:color w:val="000000"/>
        </w:rPr>
        <w:t>faut d’abord</w:t>
      </w:r>
      <w:r w:rsidR="00D20F43" w:rsidRPr="001D5212">
        <w:rPr>
          <w:rFonts w:asciiTheme="majorBidi" w:hAnsiTheme="majorBidi" w:cstheme="majorBidi"/>
          <w:color w:val="000000"/>
        </w:rPr>
        <w:t xml:space="preserve"> parler de RPC </w:t>
      </w:r>
      <w:r w:rsidR="009363DB" w:rsidRPr="001D5212">
        <w:rPr>
          <w:rFonts w:asciiTheme="majorBidi" w:hAnsiTheme="majorBidi" w:cstheme="majorBidi"/>
          <w:color w:val="000000"/>
        </w:rPr>
        <w:t>(Remote</w:t>
      </w:r>
      <w:r w:rsidR="00D72C2E">
        <w:rPr>
          <w:rFonts w:asciiTheme="majorBidi" w:hAnsiTheme="majorBidi" w:cstheme="majorBidi"/>
          <w:color w:val="000000"/>
        </w:rPr>
        <w:t xml:space="preserve"> </w:t>
      </w:r>
      <w:r w:rsidR="009363DB" w:rsidRPr="001D5212">
        <w:rPr>
          <w:rFonts w:asciiTheme="majorBidi" w:hAnsiTheme="majorBidi" w:cstheme="majorBidi"/>
          <w:color w:val="000000"/>
        </w:rPr>
        <w:t xml:space="preserve">Procedure Call) </w:t>
      </w:r>
      <w:r w:rsidR="00D20F43" w:rsidRPr="001D5212">
        <w:rPr>
          <w:rFonts w:asciiTheme="majorBidi" w:hAnsiTheme="majorBidi" w:cstheme="majorBidi"/>
          <w:color w:val="000000"/>
        </w:rPr>
        <w:t>qui est un mécanisme de haut niveau pour échanger les messages entre les nœud</w:t>
      </w:r>
      <w:r w:rsidRPr="001D5212">
        <w:rPr>
          <w:rFonts w:asciiTheme="majorBidi" w:hAnsiTheme="majorBidi" w:cstheme="majorBidi"/>
          <w:color w:val="000000"/>
        </w:rPr>
        <w:t>s</w:t>
      </w:r>
      <w:r w:rsidR="00D20F43" w:rsidRPr="001D5212">
        <w:rPr>
          <w:rFonts w:asciiTheme="majorBidi" w:hAnsiTheme="majorBidi" w:cstheme="majorBidi"/>
          <w:color w:val="000000"/>
        </w:rPr>
        <w:t xml:space="preserve"> d’un système distribu</w:t>
      </w:r>
      <w:r w:rsidRPr="001D5212">
        <w:rPr>
          <w:rFonts w:asciiTheme="majorBidi" w:hAnsiTheme="majorBidi" w:cstheme="majorBidi"/>
          <w:color w:val="000000"/>
        </w:rPr>
        <w:t>é.</w:t>
      </w:r>
    </w:p>
    <w:p w:rsidR="005252C1" w:rsidRPr="00EA7348" w:rsidRDefault="005252C1" w:rsidP="006A5552">
      <w:pPr>
        <w:pStyle w:val="Titreniveau1"/>
      </w:pPr>
      <w:bookmarkStart w:id="41" w:name="_Toc517734689"/>
      <w:r w:rsidRPr="00EA7348">
        <w:t>1.</w:t>
      </w:r>
      <w:r w:rsidR="006A5552">
        <w:t>1</w:t>
      </w:r>
      <w:r w:rsidRPr="00EA7348">
        <w:t>.2) RPC (Remote Procedure Call)</w:t>
      </w:r>
      <w:bookmarkEnd w:id="41"/>
    </w:p>
    <w:p w:rsidR="00C61A25" w:rsidRPr="001D5212" w:rsidRDefault="00D20F43" w:rsidP="00D72C2E">
      <w:pPr>
        <w:pStyle w:val="NormalWeb"/>
        <w:ind w:firstLine="708"/>
        <w:jc w:val="both"/>
        <w:rPr>
          <w:rFonts w:asciiTheme="majorBidi" w:hAnsiTheme="majorBidi" w:cstheme="majorBidi"/>
          <w:color w:val="000000"/>
        </w:rPr>
      </w:pPr>
      <w:r w:rsidRPr="001D5212">
        <w:rPr>
          <w:rFonts w:asciiTheme="majorBidi" w:hAnsiTheme="majorBidi" w:cstheme="majorBidi"/>
          <w:color w:val="000000"/>
        </w:rPr>
        <w:t>RPC peut être présenté comme suit</w:t>
      </w:r>
      <w:r w:rsidR="0070757D" w:rsidRPr="001D5212">
        <w:rPr>
          <w:rFonts w:asciiTheme="majorBidi" w:hAnsiTheme="majorBidi" w:cstheme="majorBidi"/>
          <w:color w:val="000000"/>
        </w:rPr>
        <w:t> :</w:t>
      </w:r>
      <w:r w:rsidRPr="001D5212">
        <w:rPr>
          <w:rFonts w:asciiTheme="majorBidi" w:hAnsiTheme="majorBidi" w:cstheme="majorBidi"/>
          <w:color w:val="000000"/>
        </w:rPr>
        <w:t xml:space="preserve"> un</w:t>
      </w:r>
      <w:r w:rsidR="0070757D" w:rsidRPr="001D5212">
        <w:rPr>
          <w:rFonts w:asciiTheme="majorBidi" w:hAnsiTheme="majorBidi" w:cstheme="majorBidi"/>
          <w:color w:val="000000"/>
        </w:rPr>
        <w:t>e</w:t>
      </w:r>
      <w:r w:rsidRPr="001D5212">
        <w:rPr>
          <w:rFonts w:asciiTheme="majorBidi" w:hAnsiTheme="majorBidi" w:cstheme="majorBidi"/>
          <w:color w:val="000000"/>
        </w:rPr>
        <w:t xml:space="preserve"> machine peut appeler un</w:t>
      </w:r>
      <w:r w:rsidR="00D72C2E">
        <w:rPr>
          <w:rFonts w:asciiTheme="majorBidi" w:hAnsiTheme="majorBidi" w:cstheme="majorBidi"/>
          <w:color w:val="000000"/>
        </w:rPr>
        <w:t>e</w:t>
      </w:r>
      <w:r w:rsidRPr="001D5212">
        <w:rPr>
          <w:rFonts w:asciiTheme="majorBidi" w:hAnsiTheme="majorBidi" w:cstheme="majorBidi"/>
          <w:color w:val="000000"/>
        </w:rPr>
        <w:t xml:space="preserve"> procédure dans une autre machine en lui transmett</w:t>
      </w:r>
      <w:r w:rsidR="0070757D" w:rsidRPr="001D5212">
        <w:rPr>
          <w:rFonts w:asciiTheme="majorBidi" w:hAnsiTheme="majorBidi" w:cstheme="majorBidi"/>
          <w:color w:val="000000"/>
        </w:rPr>
        <w:t>ant</w:t>
      </w:r>
      <w:r w:rsidRPr="001D5212">
        <w:rPr>
          <w:rFonts w:asciiTheme="majorBidi" w:hAnsiTheme="majorBidi" w:cstheme="majorBidi"/>
          <w:color w:val="000000"/>
        </w:rPr>
        <w:t xml:space="preserve"> des paramètre</w:t>
      </w:r>
      <w:r w:rsidR="0070757D" w:rsidRPr="001D5212">
        <w:rPr>
          <w:rFonts w:asciiTheme="majorBidi" w:hAnsiTheme="majorBidi" w:cstheme="majorBidi"/>
          <w:color w:val="000000"/>
        </w:rPr>
        <w:t xml:space="preserve">s, la procédure </w:t>
      </w:r>
      <w:r w:rsidRPr="001D5212">
        <w:rPr>
          <w:rFonts w:asciiTheme="majorBidi" w:hAnsiTheme="majorBidi" w:cstheme="majorBidi"/>
          <w:color w:val="000000"/>
        </w:rPr>
        <w:t>peut renvoyer un résulta</w:t>
      </w:r>
      <w:r w:rsidR="007C3565" w:rsidRPr="001D5212">
        <w:rPr>
          <w:rFonts w:asciiTheme="majorBidi" w:hAnsiTheme="majorBidi" w:cstheme="majorBidi"/>
          <w:color w:val="000000"/>
        </w:rPr>
        <w:t>t</w:t>
      </w:r>
      <w:r w:rsidRPr="001D5212">
        <w:rPr>
          <w:rFonts w:asciiTheme="majorBidi" w:hAnsiTheme="majorBidi" w:cstheme="majorBidi"/>
          <w:color w:val="000000"/>
        </w:rPr>
        <w:t xml:space="preserve"> ou exécuter une action comme s</w:t>
      </w:r>
      <w:r w:rsidR="0070757D" w:rsidRPr="001D5212">
        <w:rPr>
          <w:rFonts w:asciiTheme="majorBidi" w:hAnsiTheme="majorBidi" w:cstheme="majorBidi"/>
          <w:color w:val="000000"/>
        </w:rPr>
        <w:t>’</w:t>
      </w:r>
      <w:r w:rsidRPr="001D5212">
        <w:rPr>
          <w:rFonts w:asciiTheme="majorBidi" w:hAnsiTheme="majorBidi" w:cstheme="majorBidi"/>
          <w:color w:val="000000"/>
        </w:rPr>
        <w:t>i</w:t>
      </w:r>
      <w:r w:rsidR="0070757D" w:rsidRPr="001D5212">
        <w:rPr>
          <w:rFonts w:asciiTheme="majorBidi" w:hAnsiTheme="majorBidi" w:cstheme="majorBidi"/>
          <w:color w:val="000000"/>
        </w:rPr>
        <w:t>l s’agissait d’une</w:t>
      </w:r>
      <w:r w:rsidRPr="001D5212">
        <w:rPr>
          <w:rFonts w:asciiTheme="majorBidi" w:hAnsiTheme="majorBidi" w:cstheme="majorBidi"/>
          <w:color w:val="000000"/>
        </w:rPr>
        <w:t xml:space="preserve"> procédure </w:t>
      </w:r>
      <w:r w:rsidR="0070757D" w:rsidRPr="001D5212">
        <w:rPr>
          <w:rFonts w:asciiTheme="majorBidi" w:hAnsiTheme="majorBidi" w:cstheme="majorBidi"/>
          <w:color w:val="000000"/>
        </w:rPr>
        <w:t xml:space="preserve">qui se </w:t>
      </w:r>
      <w:r w:rsidRPr="001D5212">
        <w:rPr>
          <w:rFonts w:asciiTheme="majorBidi" w:hAnsiTheme="majorBidi" w:cstheme="majorBidi"/>
          <w:color w:val="000000"/>
        </w:rPr>
        <w:t>situe dans la même machine</w:t>
      </w:r>
      <w:r w:rsidR="0070757D" w:rsidRPr="001D5212">
        <w:rPr>
          <w:rFonts w:asciiTheme="majorBidi" w:hAnsiTheme="majorBidi" w:cstheme="majorBidi"/>
          <w:color w:val="000000"/>
        </w:rPr>
        <w:t>.</w:t>
      </w:r>
      <w:r w:rsidR="00C476BB" w:rsidRPr="001D5212">
        <w:rPr>
          <w:rFonts w:asciiTheme="majorBidi" w:hAnsiTheme="majorBidi" w:cstheme="majorBidi"/>
          <w:color w:val="000000"/>
        </w:rPr>
        <w:t xml:space="preserve"> </w:t>
      </w:r>
      <w:r w:rsidR="0070757D" w:rsidRPr="001D5212">
        <w:rPr>
          <w:rFonts w:asciiTheme="majorBidi" w:hAnsiTheme="majorBidi" w:cstheme="majorBidi"/>
          <w:color w:val="000000"/>
        </w:rPr>
        <w:t>E</w:t>
      </w:r>
      <w:r w:rsidRPr="001D5212">
        <w:rPr>
          <w:rFonts w:asciiTheme="majorBidi" w:hAnsiTheme="majorBidi" w:cstheme="majorBidi"/>
          <w:color w:val="000000"/>
        </w:rPr>
        <w:t>n effet</w:t>
      </w:r>
      <w:r w:rsidR="0070757D" w:rsidRPr="001D5212">
        <w:rPr>
          <w:rFonts w:asciiTheme="majorBidi" w:hAnsiTheme="majorBidi" w:cstheme="majorBidi"/>
          <w:color w:val="000000"/>
        </w:rPr>
        <w:t>,</w:t>
      </w:r>
      <w:r w:rsidRPr="001D5212">
        <w:rPr>
          <w:rFonts w:asciiTheme="majorBidi" w:hAnsiTheme="majorBidi" w:cstheme="majorBidi"/>
          <w:color w:val="000000"/>
        </w:rPr>
        <w:t xml:space="preserve"> cela peu</w:t>
      </w:r>
      <w:r w:rsidR="0070757D" w:rsidRPr="001D5212">
        <w:rPr>
          <w:rFonts w:asciiTheme="majorBidi" w:hAnsiTheme="majorBidi" w:cstheme="majorBidi"/>
          <w:color w:val="000000"/>
        </w:rPr>
        <w:t>t</w:t>
      </w:r>
      <w:r w:rsidRPr="001D5212">
        <w:rPr>
          <w:rFonts w:asciiTheme="majorBidi" w:hAnsiTheme="majorBidi" w:cstheme="majorBidi"/>
          <w:color w:val="000000"/>
        </w:rPr>
        <w:t xml:space="preserve"> avoir des conséquence</w:t>
      </w:r>
      <w:r w:rsidR="00C30501" w:rsidRPr="001D5212">
        <w:rPr>
          <w:rFonts w:asciiTheme="majorBidi" w:hAnsiTheme="majorBidi" w:cstheme="majorBidi"/>
          <w:color w:val="000000"/>
        </w:rPr>
        <w:t>s</w:t>
      </w:r>
      <w:r w:rsidRPr="001D5212">
        <w:rPr>
          <w:rFonts w:asciiTheme="majorBidi" w:hAnsiTheme="majorBidi" w:cstheme="majorBidi"/>
          <w:color w:val="000000"/>
        </w:rPr>
        <w:t>:</w:t>
      </w:r>
    </w:p>
    <w:p w:rsidR="00C61A25" w:rsidRPr="001D5212" w:rsidRDefault="007C3565" w:rsidP="0048038F">
      <w:pPr>
        <w:pStyle w:val="NormalWeb"/>
        <w:numPr>
          <w:ilvl w:val="0"/>
          <w:numId w:val="5"/>
        </w:numPr>
        <w:jc w:val="both"/>
        <w:rPr>
          <w:rFonts w:asciiTheme="majorBidi" w:hAnsiTheme="majorBidi" w:cstheme="majorBidi"/>
          <w:color w:val="000000"/>
        </w:rPr>
      </w:pPr>
      <w:r w:rsidRPr="001D5212">
        <w:rPr>
          <w:rFonts w:asciiTheme="majorBidi" w:hAnsiTheme="majorBidi" w:cstheme="majorBidi"/>
          <w:color w:val="000000"/>
        </w:rPr>
        <w:t xml:space="preserve">Une </w:t>
      </w:r>
      <w:r w:rsidR="00D20F43" w:rsidRPr="001D5212">
        <w:rPr>
          <w:rFonts w:asciiTheme="majorBidi" w:hAnsiTheme="majorBidi" w:cstheme="majorBidi"/>
          <w:color w:val="000000"/>
        </w:rPr>
        <w:t xml:space="preserve">machine des deux peut tomber en </w:t>
      </w:r>
      <w:r w:rsidRPr="001D5212">
        <w:rPr>
          <w:rFonts w:asciiTheme="majorBidi" w:hAnsiTheme="majorBidi" w:cstheme="majorBidi"/>
          <w:color w:val="000000"/>
        </w:rPr>
        <w:t>panne</w:t>
      </w:r>
      <w:r w:rsidR="00D20F43" w:rsidRPr="001D5212">
        <w:rPr>
          <w:rFonts w:asciiTheme="majorBidi" w:hAnsiTheme="majorBidi" w:cstheme="majorBidi"/>
          <w:color w:val="000000"/>
        </w:rPr>
        <w:t xml:space="preserve"> entre le temps de l’appel et le retour de résultat,</w:t>
      </w:r>
    </w:p>
    <w:p w:rsidR="00C61A25" w:rsidRPr="001D5212" w:rsidRDefault="007C3565" w:rsidP="00D72C2E">
      <w:pPr>
        <w:pStyle w:val="NormalWeb"/>
        <w:numPr>
          <w:ilvl w:val="0"/>
          <w:numId w:val="5"/>
        </w:numPr>
        <w:jc w:val="both"/>
        <w:rPr>
          <w:rFonts w:asciiTheme="majorBidi" w:hAnsiTheme="majorBidi" w:cstheme="majorBidi"/>
          <w:color w:val="000000"/>
        </w:rPr>
      </w:pPr>
      <w:r w:rsidRPr="001D5212">
        <w:rPr>
          <w:rFonts w:asciiTheme="majorBidi" w:hAnsiTheme="majorBidi" w:cstheme="majorBidi"/>
          <w:color w:val="000000"/>
        </w:rPr>
        <w:t xml:space="preserve">Il </w:t>
      </w:r>
      <w:r w:rsidR="00D20F43" w:rsidRPr="001D5212">
        <w:rPr>
          <w:rFonts w:asciiTheme="majorBidi" w:hAnsiTheme="majorBidi" w:cstheme="majorBidi"/>
          <w:color w:val="000000"/>
        </w:rPr>
        <w:t xml:space="preserve">y a un problème d’adressage des paramètres </w:t>
      </w:r>
      <w:r w:rsidR="0070757D" w:rsidRPr="001D5212">
        <w:rPr>
          <w:rFonts w:asciiTheme="majorBidi" w:hAnsiTheme="majorBidi" w:cstheme="majorBidi"/>
          <w:color w:val="000000"/>
        </w:rPr>
        <w:t xml:space="preserve">à </w:t>
      </w:r>
      <w:r w:rsidR="00D20F43" w:rsidRPr="001D5212">
        <w:rPr>
          <w:rFonts w:asciiTheme="majorBidi" w:hAnsiTheme="majorBidi" w:cstheme="majorBidi"/>
          <w:color w:val="000000"/>
        </w:rPr>
        <w:t xml:space="preserve">résoudre </w:t>
      </w:r>
      <w:r w:rsidR="00D72C2E">
        <w:rPr>
          <w:rFonts w:asciiTheme="majorBidi" w:hAnsiTheme="majorBidi" w:cstheme="majorBidi"/>
          <w:color w:val="000000"/>
        </w:rPr>
        <w:t xml:space="preserve">puisque </w:t>
      </w:r>
      <w:r w:rsidR="00D20F43" w:rsidRPr="001D5212">
        <w:rPr>
          <w:rFonts w:asciiTheme="majorBidi" w:hAnsiTheme="majorBidi" w:cstheme="majorBidi"/>
          <w:color w:val="000000"/>
        </w:rPr>
        <w:t xml:space="preserve">les paramètres sont dans </w:t>
      </w:r>
      <w:r w:rsidR="00D72C2E">
        <w:rPr>
          <w:rFonts w:asciiTheme="majorBidi" w:hAnsiTheme="majorBidi" w:cstheme="majorBidi"/>
          <w:color w:val="000000"/>
        </w:rPr>
        <w:t>l’</w:t>
      </w:r>
      <w:r w:rsidR="00D20F43" w:rsidRPr="001D5212">
        <w:rPr>
          <w:rFonts w:asciiTheme="majorBidi" w:hAnsiTheme="majorBidi" w:cstheme="majorBidi"/>
          <w:color w:val="000000"/>
        </w:rPr>
        <w:t>espace</w:t>
      </w:r>
      <w:r w:rsidR="0070757D" w:rsidRPr="001D5212">
        <w:rPr>
          <w:rFonts w:asciiTheme="majorBidi" w:hAnsiTheme="majorBidi" w:cstheme="majorBidi"/>
          <w:color w:val="000000"/>
        </w:rPr>
        <w:t>s</w:t>
      </w:r>
      <w:r w:rsidR="00D20F43" w:rsidRPr="001D5212">
        <w:rPr>
          <w:rFonts w:asciiTheme="majorBidi" w:hAnsiTheme="majorBidi" w:cstheme="majorBidi"/>
          <w:color w:val="000000"/>
        </w:rPr>
        <w:t xml:space="preserve"> d’adressage</w:t>
      </w:r>
      <w:r w:rsidR="00D72C2E">
        <w:rPr>
          <w:rFonts w:asciiTheme="majorBidi" w:hAnsiTheme="majorBidi" w:cstheme="majorBidi"/>
          <w:color w:val="000000"/>
        </w:rPr>
        <w:t xml:space="preserve"> du client qui est </w:t>
      </w:r>
      <w:r w:rsidR="00D20F43" w:rsidRPr="001D5212">
        <w:rPr>
          <w:rFonts w:asciiTheme="majorBidi" w:hAnsiTheme="majorBidi" w:cstheme="majorBidi"/>
          <w:color w:val="000000"/>
        </w:rPr>
        <w:t>différent de la zone d’adressage de la machine qui exécute l</w:t>
      </w:r>
      <w:r w:rsidR="0070757D" w:rsidRPr="001D5212">
        <w:rPr>
          <w:rFonts w:asciiTheme="majorBidi" w:hAnsiTheme="majorBidi" w:cstheme="majorBidi"/>
          <w:color w:val="000000"/>
        </w:rPr>
        <w:t>a</w:t>
      </w:r>
      <w:r w:rsidR="00D20F43" w:rsidRPr="001D5212">
        <w:rPr>
          <w:rFonts w:asciiTheme="majorBidi" w:hAnsiTheme="majorBidi" w:cstheme="majorBidi"/>
          <w:color w:val="000000"/>
        </w:rPr>
        <w:t xml:space="preserve"> procédure</w:t>
      </w:r>
      <w:r w:rsidR="003174D1" w:rsidRPr="001D5212">
        <w:rPr>
          <w:rFonts w:asciiTheme="majorBidi" w:hAnsiTheme="majorBidi" w:cstheme="majorBidi"/>
          <w:color w:val="000000"/>
        </w:rPr>
        <w:t>, alors en peut pas accéder aux paramètres en utilisant leurs adresse mémoire, mais en utilisant un technique de correspondance</w:t>
      </w:r>
      <w:r w:rsidR="00D20F43" w:rsidRPr="001D5212">
        <w:rPr>
          <w:rFonts w:asciiTheme="majorBidi" w:hAnsiTheme="majorBidi" w:cstheme="majorBidi"/>
          <w:color w:val="000000"/>
        </w:rPr>
        <w:t>.</w:t>
      </w:r>
    </w:p>
    <w:p w:rsidR="00E60CC0" w:rsidRDefault="00D20F43">
      <w:pPr>
        <w:pStyle w:val="NormalWeb"/>
        <w:rPr>
          <w:rFonts w:asciiTheme="majorBidi" w:hAnsiTheme="majorBidi" w:cstheme="majorBidi"/>
          <w:color w:val="000000"/>
        </w:rPr>
      </w:pPr>
      <w:r w:rsidRPr="001D5212">
        <w:rPr>
          <w:rFonts w:asciiTheme="majorBidi" w:hAnsiTheme="majorBidi" w:cstheme="majorBidi"/>
          <w:color w:val="000000"/>
        </w:rPr>
        <w:t>Pour résoudre ce problème le processus émetteur f</w:t>
      </w:r>
      <w:r w:rsidR="0070757D" w:rsidRPr="001D5212">
        <w:rPr>
          <w:rFonts w:asciiTheme="majorBidi" w:hAnsiTheme="majorBidi" w:cstheme="majorBidi"/>
          <w:color w:val="000000"/>
        </w:rPr>
        <w:t>ai</w:t>
      </w:r>
      <w:r w:rsidRPr="001D5212">
        <w:rPr>
          <w:rFonts w:asciiTheme="majorBidi" w:hAnsiTheme="majorBidi" w:cstheme="majorBidi"/>
          <w:color w:val="000000"/>
        </w:rPr>
        <w:t xml:space="preserve">t appel </w:t>
      </w:r>
      <w:r w:rsidR="0070757D" w:rsidRPr="001D5212">
        <w:rPr>
          <w:rFonts w:asciiTheme="majorBidi" w:hAnsiTheme="majorBidi" w:cstheme="majorBidi"/>
          <w:color w:val="000000"/>
        </w:rPr>
        <w:t xml:space="preserve">à </w:t>
      </w:r>
      <w:r w:rsidRPr="001D5212">
        <w:rPr>
          <w:rFonts w:asciiTheme="majorBidi" w:hAnsiTheme="majorBidi" w:cstheme="majorBidi"/>
          <w:color w:val="000000"/>
        </w:rPr>
        <w:t xml:space="preserve">une </w:t>
      </w:r>
      <w:r w:rsidR="003174D1" w:rsidRPr="001D5212">
        <w:rPr>
          <w:rFonts w:asciiTheme="majorBidi" w:hAnsiTheme="majorBidi" w:cstheme="majorBidi"/>
          <w:color w:val="000000"/>
        </w:rPr>
        <w:t>s</w:t>
      </w:r>
      <w:r w:rsidR="0070757D" w:rsidRPr="001D5212">
        <w:rPr>
          <w:rFonts w:asciiTheme="majorBidi" w:hAnsiTheme="majorBidi" w:cstheme="majorBidi"/>
          <w:color w:val="000000"/>
        </w:rPr>
        <w:t xml:space="preserve">ouche </w:t>
      </w:r>
      <w:r w:rsidRPr="001D5212">
        <w:rPr>
          <w:rFonts w:asciiTheme="majorBidi" w:hAnsiTheme="majorBidi" w:cstheme="majorBidi"/>
          <w:color w:val="000000"/>
        </w:rPr>
        <w:t>locale</w:t>
      </w:r>
      <w:r w:rsidR="003174D1" w:rsidRPr="001D5212">
        <w:rPr>
          <w:rFonts w:asciiTheme="majorBidi" w:hAnsiTheme="majorBidi" w:cstheme="majorBidi"/>
          <w:color w:val="000000"/>
        </w:rPr>
        <w:t>,</w:t>
      </w:r>
      <w:r w:rsidRPr="001D5212">
        <w:rPr>
          <w:rFonts w:asciiTheme="majorBidi" w:hAnsiTheme="majorBidi" w:cstheme="majorBidi"/>
          <w:color w:val="000000"/>
        </w:rPr>
        <w:t xml:space="preserve"> qui est un représentant de procédure distante</w:t>
      </w:r>
      <w:r w:rsidR="003174D1" w:rsidRPr="001D5212">
        <w:rPr>
          <w:rFonts w:asciiTheme="majorBidi" w:hAnsiTheme="majorBidi" w:cstheme="majorBidi"/>
          <w:color w:val="000000"/>
        </w:rPr>
        <w:t xml:space="preserve">, </w:t>
      </w:r>
      <w:r w:rsidRPr="001D5212">
        <w:rPr>
          <w:rFonts w:asciiTheme="majorBidi" w:hAnsiTheme="majorBidi" w:cstheme="majorBidi"/>
          <w:color w:val="000000"/>
        </w:rPr>
        <w:t>cette</w:t>
      </w:r>
      <w:r w:rsidR="0070757D" w:rsidRPr="001D5212">
        <w:rPr>
          <w:rFonts w:asciiTheme="majorBidi" w:hAnsiTheme="majorBidi" w:cstheme="majorBidi"/>
          <w:color w:val="000000"/>
        </w:rPr>
        <w:t xml:space="preserve"> </w:t>
      </w:r>
      <w:r w:rsidR="003174D1" w:rsidRPr="001D5212">
        <w:rPr>
          <w:rFonts w:asciiTheme="majorBidi" w:hAnsiTheme="majorBidi" w:cstheme="majorBidi"/>
          <w:color w:val="000000"/>
        </w:rPr>
        <w:t>s</w:t>
      </w:r>
      <w:r w:rsidR="0070757D" w:rsidRPr="001D5212">
        <w:rPr>
          <w:rFonts w:asciiTheme="majorBidi" w:hAnsiTheme="majorBidi" w:cstheme="majorBidi"/>
          <w:color w:val="000000"/>
        </w:rPr>
        <w:t xml:space="preserve">ouche </w:t>
      </w:r>
      <w:r w:rsidR="003174D1" w:rsidRPr="001D5212">
        <w:rPr>
          <w:rFonts w:asciiTheme="majorBidi" w:hAnsiTheme="majorBidi" w:cstheme="majorBidi"/>
          <w:color w:val="000000"/>
        </w:rPr>
        <w:t>faite l’appel de procédure avec les paramètres récupérées puisque elle est dans la même zone d’adressage de la machine qui exécute l</w:t>
      </w:r>
      <w:r w:rsidR="00D72C2E">
        <w:rPr>
          <w:rFonts w:asciiTheme="majorBidi" w:hAnsiTheme="majorBidi" w:cstheme="majorBidi"/>
          <w:color w:val="000000"/>
        </w:rPr>
        <w:t>e</w:t>
      </w:r>
      <w:r w:rsidR="003174D1" w:rsidRPr="001D5212">
        <w:rPr>
          <w:rFonts w:asciiTheme="majorBidi" w:hAnsiTheme="majorBidi" w:cstheme="majorBidi"/>
          <w:color w:val="000000"/>
        </w:rPr>
        <w:t xml:space="preserve"> procédure</w:t>
      </w:r>
      <w:r w:rsidR="0070757D" w:rsidRPr="001D5212">
        <w:rPr>
          <w:rFonts w:asciiTheme="majorBidi" w:hAnsiTheme="majorBidi" w:cstheme="majorBidi"/>
          <w:color w:val="000000"/>
        </w:rPr>
        <w:t>.</w:t>
      </w:r>
      <w:r w:rsidR="008B6E02" w:rsidRPr="001D5212">
        <w:rPr>
          <w:rFonts w:asciiTheme="majorBidi" w:hAnsiTheme="majorBidi" w:cstheme="majorBidi"/>
          <w:color w:val="000000"/>
        </w:rPr>
        <w:fldChar w:fldCharType="begin"/>
      </w:r>
      <w:r w:rsidR="00166D62">
        <w:rPr>
          <w:rFonts w:asciiTheme="majorBidi" w:hAnsiTheme="majorBidi" w:cstheme="majorBidi"/>
          <w:color w:val="000000"/>
        </w:rPr>
        <w:instrText xml:space="preserve"> ADDIN ZOTERO_ITEM CSL_CITATION {"citationID":"iP1gxvzW","properties":{"formattedCitation":"[2]","plainCitation":"[2]","noteIndex":0},"citationItems":[{"id":57,"uris":["http://zotero.org/users/4740593/items/PWF62965"],"uri":["http://zotero.org/users/4740593/items/PWF62965"],"itemData":{"id":57,"type":"article","title":"SYSTEMES DISTRIBUES ET SERVICES WEB","URL":"D:\\memoire\\bibliographie\\SYDSER.PDF","shortTitle":"SYSTEMES DISTRIBUES ET SERVICES WEB","author":[{"literal":"DR. D MESLATI"}]}}],"schema":"https://github.com/citation-style-language/schema/raw/master/csl-citation.json"} </w:instrText>
      </w:r>
      <w:r w:rsidR="008B6E02" w:rsidRPr="001D5212">
        <w:rPr>
          <w:rFonts w:asciiTheme="majorBidi" w:hAnsiTheme="majorBidi" w:cstheme="majorBidi"/>
          <w:color w:val="000000"/>
        </w:rPr>
        <w:fldChar w:fldCharType="separate"/>
      </w:r>
      <w:r w:rsidR="003515B6" w:rsidRPr="003515B6">
        <w:t>[2]</w:t>
      </w:r>
      <w:r w:rsidR="008B6E02" w:rsidRPr="001D5212">
        <w:rPr>
          <w:rFonts w:asciiTheme="majorBidi" w:hAnsiTheme="majorBidi" w:cstheme="majorBidi"/>
          <w:color w:val="000000"/>
        </w:rPr>
        <w:fldChar w:fldCharType="end"/>
      </w:r>
    </w:p>
    <w:p w:rsidR="00C61A25" w:rsidRPr="001D5212" w:rsidRDefault="00D20F43" w:rsidP="003174D1">
      <w:pPr>
        <w:pStyle w:val="NormalWeb"/>
        <w:rPr>
          <w:rFonts w:asciiTheme="majorBidi" w:hAnsiTheme="majorBidi" w:cstheme="majorBidi"/>
          <w:color w:val="000000"/>
        </w:rPr>
      </w:pPr>
      <w:r w:rsidRPr="001D5212">
        <w:rPr>
          <w:rFonts w:asciiTheme="majorBidi" w:hAnsiTheme="majorBidi" w:cstheme="majorBidi"/>
          <w:color w:val="000000"/>
        </w:rPr>
        <w:t xml:space="preserve"> </w:t>
      </w:r>
      <w:r w:rsidR="003174D1" w:rsidRPr="001D5212">
        <w:rPr>
          <w:rFonts w:asciiTheme="majorBidi" w:hAnsiTheme="majorBidi" w:cstheme="majorBidi"/>
          <w:color w:val="000000"/>
        </w:rPr>
        <w:t>C</w:t>
      </w:r>
      <w:r w:rsidRPr="001D5212">
        <w:rPr>
          <w:rFonts w:asciiTheme="majorBidi" w:hAnsiTheme="majorBidi" w:cstheme="majorBidi"/>
          <w:color w:val="000000"/>
        </w:rPr>
        <w:t>e mécanisme est schématisé comme suivant :</w:t>
      </w:r>
    </w:p>
    <w:p w:rsidR="00C61A25" w:rsidRPr="001D5212" w:rsidRDefault="008B6E02" w:rsidP="00915623">
      <w:pPr>
        <w:pStyle w:val="NormalWeb"/>
        <w:ind w:left="-426"/>
        <w:rPr>
          <w:rFonts w:ascii="Arial" w:hAnsi="Arial" w:cs="Arial"/>
          <w:color w:val="000000"/>
        </w:rPr>
      </w:pPr>
      <w:r w:rsidRPr="008B6E02">
        <w:rPr>
          <w:noProof/>
        </w:rPr>
        <w:pict>
          <v:shapetype id="_x0000_t202" coordsize="21600,21600" o:spt="202" path="m,l,21600r21600,l21600,xe">
            <v:stroke joinstyle="miter"/>
            <v:path gradientshapeok="t" o:connecttype="rect"/>
          </v:shapetype>
          <v:shape id="_x0000_s2345" type="#_x0000_t202" style="position:absolute;left:0;text-align:left;margin-left:.05pt;margin-top:220.3pt;width:448.7pt;height:.05pt;z-index:251856896" stroked="f">
            <v:textbox style="mso-next-textbox:#_x0000_s2345;mso-fit-shape-to-text:t" inset="0,0,0,0">
              <w:txbxContent>
                <w:p w:rsidR="004108CE" w:rsidRPr="00F14F26" w:rsidRDefault="004108CE" w:rsidP="00DB4D86">
                  <w:pPr>
                    <w:pStyle w:val="Lgende"/>
                    <w:jc w:val="center"/>
                    <w:rPr>
                      <w:rFonts w:ascii="Arial" w:hAnsi="Arial" w:cs="Arial"/>
                      <w:noProof/>
                      <w:color w:val="000000"/>
                      <w:sz w:val="24"/>
                      <w:szCs w:val="24"/>
                    </w:rPr>
                  </w:pPr>
                  <w:bookmarkStart w:id="42" w:name="_Toc517734530"/>
                  <w:r>
                    <w:t xml:space="preserve">Figure </w:t>
                  </w:r>
                  <w:fldSimple w:instr=" SEQ Figure \* ARABIC ">
                    <w:r>
                      <w:rPr>
                        <w:noProof/>
                      </w:rPr>
                      <w:t>1</w:t>
                    </w:r>
                  </w:fldSimple>
                  <w:r>
                    <w:t xml:space="preserve"> </w:t>
                  </w:r>
                  <w:r w:rsidRPr="00A47015">
                    <w:t>Communication entre client et serveur RPC</w:t>
                  </w:r>
                  <w:bookmarkEnd w:id="42"/>
                </w:p>
              </w:txbxContent>
            </v:textbox>
          </v:shape>
        </w:pict>
      </w:r>
      <w:r>
        <w:rPr>
          <w:rFonts w:ascii="Arial" w:hAnsi="Arial" w:cs="Arial"/>
          <w:noProof/>
          <w:color w:val="000000"/>
        </w:rPr>
        <w:pict>
          <v:group id="_x0000_s2280" style="position:absolute;left:0;text-align:left;margin-left:.05pt;margin-top:11.15pt;width:448.7pt;height:204.65pt;z-index:251751424" coordorigin="1418,2237" coordsize="9130,4083">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AutoShape 82" o:spid="_x0000_s2201" type="#_x0000_t106" style="position:absolute;left:5323;top:2237;width:1829;height:1307" o:regroupid="1" o:gfxdata="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jd62t9sAAAALAQAADwAAAAAAAAABACAAAAAiAAAAZHJz&#10;L2Rvd25yZXYueG1sUEsBAhQAFAAAAAgAh07iQJJRrAYBAgAAMAQAAA4AAAAAAAAAAQAgAAAAKgEA&#10;AGRycy9lMm9Eb2MueG1sUEsFBgAAAAAGAAYAWQEAAJ0FAAAAAA==&#10;" adj="-7782,26502">
              <v:textbox style="mso-next-textbox:#AutoShape 82">
                <w:txbxContent>
                  <w:p w:rsidR="004108CE" w:rsidRDefault="004108CE" w:rsidP="00865E4E">
                    <w:r>
                      <w:rPr>
                        <w:sz w:val="15"/>
                        <w:szCs w:val="15"/>
                      </w:rPr>
                      <w:t>Formalisme de message nom_procedure (paramètres)</w:t>
                    </w:r>
                  </w:p>
                </w:txbxContent>
              </v:textbox>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56" o:spid="_x0000_s2203" type="#_x0000_t176" style="position:absolute;left:2538;top:2273;width:2832;height:4047" o:regroupid="1" o:gfxdata="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YeFS/&#10;AAAA2wAAAA8AAAAAAAAAAQAgAAAAIgAAAGRycy9kb3ducmV2LnhtbFBLAQIUABQAAAAIAIdO4kAz&#10;LwWeOwAAADkAAAAQAAAAAAAAAAEAIAAAAA4BAABkcnMvc2hhcGV4bWwueG1sUEsFBgAAAAAGAAYA&#10;WwEAALgDAAAAAA==&#10;" filled="f">
              <v:textbox style="mso-next-textbox:#AutoShape 56">
                <w:txbxContent>
                  <w:p w:rsidR="004108CE" w:rsidRDefault="004108CE" w:rsidP="00865E4E">
                    <w:r>
                      <w:t>Application client</w:t>
                    </w:r>
                  </w:p>
                </w:txbxContent>
              </v:textbox>
            </v:shape>
            <v:shape id="AutoShape 62" o:spid="_x0000_s2204" type="#_x0000_t176" style="position:absolute;left:7074;top:2250;width:2923;height:3988" o:regroupid="1" o:gfxdata="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O0cUugAAANsA&#10;AAAPAAAAAAAAAAEAIAAAACIAAABkcnMvZG93bnJldi54bWxQSwECFAAUAAAACACHTuJAMy8FnjsA&#10;AAA5AAAAEAAAAAAAAAABACAAAAAJAQAAZHJzL3NoYXBleG1sLnhtbFBLBQYAAAAABgAGAFsBAACz&#10;AwAAAAA=&#10;">
              <v:textbox style="mso-next-textbox:#AutoShape 62">
                <w:txbxContent>
                  <w:p w:rsidR="004108CE" w:rsidRDefault="004108CE" w:rsidP="00865E4E">
                    <w:r>
                      <w:t>Application serveur</w:t>
                    </w:r>
                  </w:p>
                </w:txbxContent>
              </v:textbox>
            </v:shape>
            <v:shape id="AutoShape 64" o:spid="_x0000_s2205" type="#_x0000_t176" style="position:absolute;left:2655;top:2980;width:968;height:3229" o:regroupid="1" o:gfxdata="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934o+/&#10;AAAA2wAAAA8AAAAAAAAAAQAgAAAAIgAAAGRycy9kb3ducmV2LnhtbFBLAQIUABQAAAAIAIdO4kAz&#10;LwWeOwAAADkAAAAQAAAAAAAAAAEAIAAAAA4BAABkcnMvc2hhcGV4bWwueG1sUEsFBgAAAAAGAAYA&#10;WwEAALgDAAAAAA==&#10;">
              <v:textbox style="mso-next-textbox:#AutoShape 64">
                <w:txbxContent>
                  <w:p w:rsidR="004108CE" w:rsidRDefault="004108CE" w:rsidP="00865E4E">
                    <w:r>
                      <w:t xml:space="preserve">Client </w:t>
                    </w:r>
                  </w:p>
                </w:txbxContent>
              </v:textbox>
            </v:shape>
            <v:shape id="AutoShape 65" o:spid="_x0000_s2206" type="#_x0000_t176" style="position:absolute;left:4006;top:2974;width:1180;height:3228" o:regroupid="1" o:gfxdata="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6V8+L4A&#10;AADbAAAADwAAAAAAAAABACAAAAAiAAAAZHJzL2Rvd25yZXYueG1sUEsBAhQAFAAAAAgAh07iQDMv&#10;BZ47AAAAOQAAABAAAAAAAAAAAQAgAAAADQEAAGRycy9zaGFwZXhtbC54bWxQSwUGAAAAAAYABgBb&#10;AQAAtwMAAAAA&#10;" filled="f">
              <v:textbox style="mso-next-textbox:#AutoShape 65">
                <w:txbxContent>
                  <w:p w:rsidR="004108CE" w:rsidRDefault="004108CE" w:rsidP="00865E4E">
                    <w:r>
                      <w:t>Souche client</w:t>
                    </w:r>
                  </w:p>
                </w:txbxContent>
              </v:textbox>
            </v:shape>
            <v:shape id="AutoShape 67" o:spid="_x0000_s2207" type="#_x0000_t176" style="position:absolute;left:7302;top:2878;width:1134;height:3266" o:regroupid="1" o:gfxdata="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OnZY74A&#10;AADbAAAADwAAAAAAAAABACAAAAAiAAAAZHJzL2Rvd25yZXYueG1sUEsBAhQAFAAAAAgAh07iQDMv&#10;BZ47AAAAOQAAABAAAAAAAAAAAQAgAAAADQEAAGRycy9zaGFwZXhtbC54bWxQSwUGAAAAAAYABgBb&#10;AQAAtwMAAAAA&#10;">
              <v:textbox style="mso-next-textbox:#AutoShape 67">
                <w:txbxContent>
                  <w:p w:rsidR="004108CE" w:rsidRDefault="004108CE" w:rsidP="00865E4E">
                    <w:r>
                      <w:t>Souche serveur</w:t>
                    </w:r>
                  </w:p>
                </w:txbxContent>
              </v:textbox>
            </v:shape>
            <v:shape id="AutoShape 66" o:spid="_x0000_s2208" type="#_x0000_t176" style="position:absolute;left:8596;top:2872;width:1201;height:3253" o:regroupid="1" o:gfxdata="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8AQRe/&#10;AAAA2wAAAA8AAAAAAAAAAQAgAAAAIgAAAGRycy9kb3ducmV2LnhtbFBLAQIUABQAAAAIAIdO4kAz&#10;LwWeOwAAADkAAAAQAAAAAAAAAAEAIAAAAA4BAABkcnMvc2hhcGV4bWwueG1sUEsFBgAAAAAGAAYA&#10;WwEAALgDAAAAAA==&#10;">
              <v:textbox style="mso-next-textbox:#AutoShape 66">
                <w:txbxContent>
                  <w:p w:rsidR="004108CE" w:rsidRDefault="004108CE" w:rsidP="00865E4E">
                    <w:r>
                      <w:t>Serveur</w:t>
                    </w:r>
                  </w:p>
                </w:txbxContent>
              </v:textbox>
            </v:shape>
            <v:shapetype id="_x0000_t32" coordsize="21600,21600" o:spt="32" o:oned="t" path="m,l21600,21600e" filled="f">
              <v:path arrowok="t" fillok="f" o:connecttype="none"/>
              <o:lock v:ext="edit" shapetype="t"/>
            </v:shapetype>
            <v:shape id="AutoShape 68" o:spid="_x0000_s2209" type="#_x0000_t32" style="position:absolute;left:3391;top:3589;width:1180;height:193" o:regroupid="1" o:gfxdata="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ZV5m8AAAA&#10;2wAAAA8AAAAAAAAAAQAgAAAAIgAAAGRycy9kb3ducmV2LnhtbFBLAQIUABQAAAAIAIdO4kAzLwWe&#10;OwAAADkAAAAQAAAAAAAAAAEAIAAAAAsBAABkcnMvc2hhcGV4bWwueG1sUEsFBgAAAAAGAAYAWwEA&#10;ALUDAAAAAA==&#10;">
              <v:stroke endarrow="open"/>
            </v:shape>
            <v:shape id="AutoShape 69" o:spid="_x0000_s2210" type="#_x0000_t32" style="position:absolute;left:4531;top:3998;width:3660;height:320" o:regroupid="1" o:gfxdata="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Lye68AAAA&#10;2wAAAA8AAAAAAAAAAQAgAAAAIgAAAGRycy9kb3ducmV2LnhtbFBLAQIUABQAAAAIAIdO4kAzLwWe&#10;OwAAADkAAAAQAAAAAAAAAAEAIAAAAAsBAABkcnMvc2hhcGV4bWwueG1sUEsFBgAAAAAGAAYAWwEA&#10;ALUDAAAAAA==&#10;">
              <v:stroke endarrow="open"/>
            </v:shape>
            <v:shape id="AutoShape 70" o:spid="_x0000_s2211" type="#_x0000_t32" style="position:absolute;left:8088;top:4478;width:942;height:168" o:regroupid="1" o:gfxdata="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HbHW8AAAA&#10;2wAAAA8AAAAAAAAAAQAgAAAAIgAAAGRycy9kb3ducmV2LnhtbFBLAQIUABQAAAAIAIdO4kAzLwWe&#10;OwAAADkAAAAQAAAAAAAAAAEAIAAAAAsBAABkcnMvc2hhcGV4bWwueG1sUEsFBgAAAAAGAAYAWwEA&#10;ALUDAAAAAA==&#10;">
              <v:stroke endarrow="open"/>
            </v:shape>
            <v:shape id="AutoShape 71" o:spid="_x0000_s2212" type="#_x0000_t32" style="position:absolute;left:8144;top:4887;width:919;height:128;flip:x" o:regroupid="1" o:gfxdata="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c/kYugAAANsA&#10;AAAPAAAAAAAAAAEAIAAAACIAAABkcnMvZG93bnJldi54bWxQSwECFAAUAAAACACHTuJAMy8FnjsA&#10;AAA5AAAAEAAAAAAAAAABACAAAAAJAQAAZHJzL3NoYXBleG1sLnhtbFBLBQYAAAAABgAGAFsBAACz&#10;AwAAAAA=&#10;">
              <v:stroke endarrow="open"/>
            </v:shape>
            <v:shape id="AutoShape 72" o:spid="_x0000_s2213" type="#_x0000_t32" style="position:absolute;left:4579;top:5175;width:3612;height:353;flip:x" o:regroupid="1" o:gfxdata="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z9cg74A&#10;AADbAAAADwAAAAAAAAABACAAAAAiAAAAZHJzL2Rvd25yZXYueG1sUEsBAhQAFAAAAAgAh07iQDMv&#10;BZ47AAAAOQAAABAAAAAAAAAAAQAgAAAADQEAAGRycy9zaGFwZXhtbC54bWxQSwUGAAAAAAYABgBb&#10;AQAAtwMAAAAA&#10;">
              <v:stroke endarrow="open"/>
            </v:shape>
            <v:shape id="AutoShape 74" o:spid="_x0000_s2214" type="#_x0000_t32" style="position:absolute;left:3160;top:5736;width:1402;height:168;flip:x" o:regroupid="1" o:gfxdata="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A4ZjugAAANsA&#10;AAAPAAAAAAAAAAEAIAAAACIAAABkcnMvZG93bnJldi54bWxQSwECFAAUAAAACACHTuJAMy8FnjsA&#10;AAA5AAAAEAAAAAAAAAABACAAAAAJAQAAZHJzL3NoYXBleG1sLnhtbFBLBQYAAAAABgAGAFsBAACz&#10;AwAAAAA=&#10;">
              <v:stroke endarrow="open"/>
            </v:shape>
            <v:line id="Line 76" o:spid="_x0000_s2215" style="position:absolute" from="2361,2342" to="2362,6265" o:regroupid="1" o:gfxdata="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nBHgr4A&#10;AADbAAAADwAAAAAAAAABACAAAAAiAAAAZHJzL2Rvd25yZXYueG1sUEsBAhQAFAAAAAgAh07iQDMv&#10;BZ47AAAAOQAAABAAAAAAAAAAAQAgAAAADQEAAGRycy9zaGFwZXhtbC54bWxQSwUGAAAAAAYABgBb&#10;AQAAtwMAAAAA&#10;">
              <v:stroke endarrow="open"/>
            </v:line>
            <v:shape id="AutoShape 78" o:spid="_x0000_s2216" type="#_x0000_t176" style="position:absolute;left:1418;top:3804;width:1003;height:540" o:regroupid="1" o:gfxdata="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6URGy/&#10;AAAA2wAAAA8AAAAAAAAAAQAgAAAAIgAAAGRycy9kb3ducmV2LnhtbFBLAQIUABQAAAAIAIdO4kAz&#10;LwWeOwAAADkAAAAQAAAAAAAAAAEAIAAAAA4BAABkcnMvc2hhcGV4bWwueG1sUEsFBgAAAAAGAAYA&#10;WwEAALgDAAAAAA==&#10;" filled="f" stroked="f" strokecolor="white">
              <v:textbox style="mso-next-textbox:#AutoShape 78">
                <w:txbxContent>
                  <w:p w:rsidR="004108CE" w:rsidRDefault="004108CE" w:rsidP="00865E4E">
                    <w:r>
                      <w:t>Tempss</w:t>
                    </w:r>
                  </w:p>
                </w:txbxContent>
              </v:textbox>
            </v:shape>
            <v:shape id="AutoShape 84" o:spid="_x0000_s2217" type="#_x0000_t106" style="position:absolute;left:8910;top:5066;width:1638;height:994" o:regroupid="1" o:gfxdata="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nRH603QAAAAoBAAAPAAAAAAAAAAEAIAAAACIAAABk&#10;cnMvZG93bnJldi54bWxQSwECFAAUAAAACACHTuJAbbmNKwECAAAxBAAADgAAAAAAAAABACAAAAAs&#10;AQAAZHJzL2Uyb0RvYy54bWxQSwUGAAAAAAYABgBZAQAAnwUAAAAA&#10;" adj="-8479,1412">
              <v:textbox style="mso-next-textbox:#AutoShape 84">
                <w:txbxContent>
                  <w:p w:rsidR="004108CE" w:rsidRDefault="004108CE" w:rsidP="00865E4E">
                    <w:pPr>
                      <w:rPr>
                        <w:sz w:val="15"/>
                        <w:szCs w:val="15"/>
                      </w:rPr>
                    </w:pPr>
                    <w:r>
                      <w:rPr>
                        <w:sz w:val="15"/>
                        <w:szCs w:val="15"/>
                      </w:rPr>
                      <w:t>Formalisme de message de résultat</w:t>
                    </w:r>
                  </w:p>
                </w:txbxContent>
              </v:textbox>
            </v:shape>
          </v:group>
        </w:pict>
      </w:r>
      <w:r>
        <w:rPr>
          <w:rFonts w:ascii="Arial" w:hAnsi="Arial" w:cs="Arial"/>
          <w:noProof/>
          <w:color w:val="000000"/>
        </w:rPr>
        <w:pict>
          <v:shape id="AutoShape 83" o:spid="_x0000_s2218" type="#_x0000_t106" style="position:absolute;left:0;text-align:left;margin-left:394.8pt;margin-top:3.9pt;width:91.45pt;height:53.3pt;z-index:251760640" o:regroupid="1" o:gfxdata="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&#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Iw/vVXbAAAACwEAAA8AAAAAAAAAAQAgAAAAIgAAAGRy&#10;cy9kb3ducmV2LnhtbFBLAQIUABQAAAAIAIdO4kAg7KB8AgIAADIEAAAOAAAAAAAAAAEAIAAAACoB&#10;AABkcnMvZTJvRG9jLnhtbFBLBQYAAAAABgAGAFkBAACeBQAAAAA=&#10;" adj="-13050,46422">
            <v:textbox style="mso-next-textbox:#AutoShape 83">
              <w:txbxContent>
                <w:p w:rsidR="004108CE" w:rsidRDefault="004108CE" w:rsidP="00865E4E">
                  <w:r>
                    <w:rPr>
                      <w:sz w:val="15"/>
                      <w:szCs w:val="15"/>
                    </w:rPr>
                    <w:t>Extraire les paramètres de message</w:t>
                  </w:r>
                </w:p>
              </w:txbxContent>
            </v:textbox>
          </v:shape>
        </w:pict>
      </w:r>
      <w:r>
        <w:rPr>
          <w:rFonts w:ascii="Arial" w:hAnsi="Arial" w:cs="Arial"/>
          <w:color w:val="000000"/>
        </w:rPr>
      </w:r>
      <w:r>
        <w:rPr>
          <w:rFonts w:ascii="Arial" w:hAnsi="Arial" w:cs="Arial"/>
          <w:color w:val="000000"/>
        </w:rPr>
        <w:pict>
          <v:group id="_x0000_s2180" editas="canvas" style="width:502.4pt;height:226.8pt;mso-position-horizontal-relative:char;mso-position-vertical-relative:line" coordorigin="1763,9241" coordsize="7975,3600">
            <o:lock v:ext="edit" aspectratio="t"/>
            <v:shape id="_x0000_s2179" type="#_x0000_t75" style="position:absolute;left:1763;top:9241;width:7975;height:3600" o:preferrelative="f">
              <v:fill o:detectmouseclick="t"/>
              <v:path o:extrusionok="t" o:connecttype="none"/>
              <o:lock v:ext="edit" text="t"/>
            </v:shape>
            <v:shape id="AutoShape 85" o:spid="_x0000_s2202" type="#_x0000_t106" style="position:absolute;left:4984;top:11070;width:1054;height:615" o:regroupid="1" o:gfxdata="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3vRcs2QAAAAoBAAAPAAAAAAAAAAEAIAAAACIAAABk&#10;cnMvZG93bnJldi54bWxQSwECFAAUAAAACACHTuJA4WsLgQUCAAAxBAAADgAAAAAAAAABACAAAAAo&#10;AQAAZHJzL2Uyb0RvYy54bWxQSwUGAAAAAAYABgBZAQAAnwUAAAAA&#10;" adj="-15039,33859">
              <v:textbox style="mso-next-textbox:#AutoShape 85">
                <w:txbxContent>
                  <w:p w:rsidR="004108CE" w:rsidRDefault="004108CE" w:rsidP="00865E4E">
                    <w:r>
                      <w:rPr>
                        <w:sz w:val="15"/>
                        <w:szCs w:val="15"/>
                      </w:rPr>
                      <w:t>Extraire le résultat</w:t>
                    </w:r>
                  </w:p>
                </w:txbxContent>
              </v:textbox>
            </v:shape>
            <w10:wrap type="none"/>
            <w10:anchorlock/>
          </v:group>
        </w:pict>
      </w:r>
    </w:p>
    <w:p w:rsidR="00C61A25" w:rsidRPr="00EA7348" w:rsidRDefault="00BB2E40" w:rsidP="006A5552">
      <w:pPr>
        <w:pStyle w:val="Titreniveau1"/>
      </w:pPr>
      <w:bookmarkStart w:id="43" w:name="_Toc517734690"/>
      <w:r w:rsidRPr="00EA7348">
        <w:lastRenderedPageBreak/>
        <w:t>1.</w:t>
      </w:r>
      <w:r w:rsidR="006A5552">
        <w:t>1</w:t>
      </w:r>
      <w:r w:rsidR="000B3C3F" w:rsidRPr="00EA7348">
        <w:t>.3)</w:t>
      </w:r>
      <w:r w:rsidRPr="00EA7348">
        <w:t xml:space="preserve"> </w:t>
      </w:r>
      <w:r w:rsidR="00292CDB" w:rsidRPr="00EA7348">
        <w:t>Quelque</w:t>
      </w:r>
      <w:r w:rsidR="00865E4E" w:rsidRPr="00EA7348">
        <w:t>s</w:t>
      </w:r>
      <w:r w:rsidR="00292CDB" w:rsidRPr="00EA7348">
        <w:t xml:space="preserve"> remarques :</w:t>
      </w:r>
      <w:bookmarkEnd w:id="43"/>
    </w:p>
    <w:p w:rsidR="00151939" w:rsidRPr="001D5212" w:rsidRDefault="00D20F43" w:rsidP="0048038F">
      <w:pPr>
        <w:pStyle w:val="NormalWeb"/>
        <w:numPr>
          <w:ilvl w:val="0"/>
          <w:numId w:val="6"/>
        </w:numPr>
        <w:tabs>
          <w:tab w:val="left" w:pos="420"/>
        </w:tabs>
        <w:jc w:val="both"/>
        <w:rPr>
          <w:rFonts w:asciiTheme="majorBidi" w:hAnsiTheme="majorBidi" w:cstheme="majorBidi"/>
          <w:color w:val="000000"/>
        </w:rPr>
      </w:pPr>
      <w:r w:rsidRPr="001D5212">
        <w:rPr>
          <w:rFonts w:asciiTheme="majorBidi" w:hAnsiTheme="majorBidi" w:cstheme="majorBidi"/>
          <w:color w:val="000000"/>
        </w:rPr>
        <w:t>Le passage des paramètres par référence se fait par un</w:t>
      </w:r>
      <w:r w:rsidR="00865E4E" w:rsidRPr="001D5212">
        <w:rPr>
          <w:rFonts w:asciiTheme="majorBidi" w:hAnsiTheme="majorBidi" w:cstheme="majorBidi"/>
          <w:color w:val="000000"/>
        </w:rPr>
        <w:t>e</w:t>
      </w:r>
      <w:r w:rsidRPr="001D5212">
        <w:rPr>
          <w:rFonts w:asciiTheme="majorBidi" w:hAnsiTheme="majorBidi" w:cstheme="majorBidi"/>
          <w:color w:val="000000"/>
        </w:rPr>
        <w:t xml:space="preserve"> technique de copie</w:t>
      </w:r>
      <w:r w:rsidR="00865E4E" w:rsidRPr="001D5212">
        <w:rPr>
          <w:rFonts w:asciiTheme="majorBidi" w:hAnsiTheme="majorBidi" w:cstheme="majorBidi"/>
          <w:color w:val="000000"/>
        </w:rPr>
        <w:t>/</w:t>
      </w:r>
      <w:r w:rsidRPr="001D5212">
        <w:rPr>
          <w:rFonts w:asciiTheme="majorBidi" w:hAnsiTheme="majorBidi" w:cstheme="majorBidi"/>
          <w:color w:val="000000"/>
        </w:rPr>
        <w:t>restauration</w:t>
      </w:r>
      <w:r w:rsidR="00865E4E" w:rsidRPr="001D5212">
        <w:rPr>
          <w:rFonts w:asciiTheme="majorBidi" w:hAnsiTheme="majorBidi" w:cstheme="majorBidi"/>
          <w:color w:val="000000"/>
        </w:rPr>
        <w:t>.</w:t>
      </w:r>
      <w:r w:rsidR="00924E79" w:rsidRPr="001D5212">
        <w:rPr>
          <w:rFonts w:asciiTheme="majorBidi" w:hAnsiTheme="majorBidi" w:cstheme="majorBidi"/>
          <w:color w:val="000000"/>
        </w:rPr>
        <w:t xml:space="preserve"> </w:t>
      </w:r>
      <w:r w:rsidR="00865E4E" w:rsidRPr="001D5212">
        <w:rPr>
          <w:rFonts w:asciiTheme="majorBidi" w:hAnsiTheme="majorBidi" w:cstheme="majorBidi"/>
          <w:color w:val="000000"/>
        </w:rPr>
        <w:t>L</w:t>
      </w:r>
      <w:r w:rsidRPr="001D5212">
        <w:rPr>
          <w:rFonts w:asciiTheme="majorBidi" w:hAnsiTheme="majorBidi" w:cstheme="majorBidi"/>
          <w:color w:val="000000"/>
        </w:rPr>
        <w:t xml:space="preserve">e client </w:t>
      </w:r>
      <w:r w:rsidR="007C3565" w:rsidRPr="001D5212">
        <w:rPr>
          <w:rFonts w:asciiTheme="majorBidi" w:hAnsiTheme="majorBidi" w:cstheme="majorBidi"/>
          <w:color w:val="000000"/>
        </w:rPr>
        <w:t>envoi</w:t>
      </w:r>
      <w:r w:rsidRPr="001D5212">
        <w:rPr>
          <w:rFonts w:asciiTheme="majorBidi" w:hAnsiTheme="majorBidi" w:cstheme="majorBidi"/>
          <w:color w:val="000000"/>
        </w:rPr>
        <w:t xml:space="preserve"> une copie des paramètres au serveur et il reste bloquée jusque </w:t>
      </w:r>
      <w:r w:rsidR="00865E4E" w:rsidRPr="001D5212">
        <w:rPr>
          <w:rFonts w:asciiTheme="majorBidi" w:hAnsiTheme="majorBidi" w:cstheme="majorBidi"/>
          <w:color w:val="000000"/>
        </w:rPr>
        <w:t>à</w:t>
      </w:r>
      <w:r w:rsidR="00924E79" w:rsidRPr="001D5212">
        <w:rPr>
          <w:rFonts w:asciiTheme="majorBidi" w:hAnsiTheme="majorBidi" w:cstheme="majorBidi"/>
          <w:color w:val="000000"/>
        </w:rPr>
        <w:t xml:space="preserve"> </w:t>
      </w:r>
      <w:r w:rsidR="007C3565" w:rsidRPr="001D5212">
        <w:rPr>
          <w:rFonts w:asciiTheme="majorBidi" w:hAnsiTheme="majorBidi" w:cstheme="majorBidi"/>
          <w:color w:val="000000"/>
        </w:rPr>
        <w:t>c</w:t>
      </w:r>
      <w:r w:rsidRPr="001D5212">
        <w:rPr>
          <w:rFonts w:asciiTheme="majorBidi" w:hAnsiTheme="majorBidi" w:cstheme="majorBidi"/>
          <w:color w:val="000000"/>
        </w:rPr>
        <w:t xml:space="preserve">e que le serveur </w:t>
      </w:r>
      <w:r w:rsidR="007C3565" w:rsidRPr="001D5212">
        <w:rPr>
          <w:rFonts w:asciiTheme="majorBidi" w:hAnsiTheme="majorBidi" w:cstheme="majorBidi"/>
          <w:color w:val="000000"/>
        </w:rPr>
        <w:t xml:space="preserve">fait le </w:t>
      </w:r>
      <w:r w:rsidRPr="001D5212">
        <w:rPr>
          <w:rFonts w:asciiTheme="majorBidi" w:hAnsiTheme="majorBidi" w:cstheme="majorBidi"/>
          <w:color w:val="000000"/>
        </w:rPr>
        <w:t>traite</w:t>
      </w:r>
      <w:r w:rsidR="007C3565" w:rsidRPr="001D5212">
        <w:rPr>
          <w:rFonts w:asciiTheme="majorBidi" w:hAnsiTheme="majorBidi" w:cstheme="majorBidi"/>
          <w:color w:val="000000"/>
        </w:rPr>
        <w:t>ment</w:t>
      </w:r>
      <w:r w:rsidR="001C382E" w:rsidRPr="001D5212">
        <w:rPr>
          <w:rFonts w:asciiTheme="majorBidi" w:hAnsiTheme="majorBidi" w:cstheme="majorBidi"/>
          <w:color w:val="000000"/>
        </w:rPr>
        <w:t xml:space="preserve"> </w:t>
      </w:r>
      <w:r w:rsidR="003B581E" w:rsidRPr="001D5212">
        <w:rPr>
          <w:rFonts w:asciiTheme="majorBidi" w:hAnsiTheme="majorBidi" w:cstheme="majorBidi"/>
          <w:color w:val="000000"/>
        </w:rPr>
        <w:t>sur ces paramètres, une fois le traitement est terminé, le serveur renvoie une copie des paramètres modifiés, le client prend ces paramètres en écrasant les originaux</w:t>
      </w:r>
      <w:r w:rsidRPr="001D5212">
        <w:rPr>
          <w:rFonts w:asciiTheme="majorBidi" w:hAnsiTheme="majorBidi" w:cstheme="majorBidi"/>
          <w:color w:val="000000"/>
        </w:rPr>
        <w:t>.</w:t>
      </w:r>
    </w:p>
    <w:p w:rsidR="00CD2F90" w:rsidRPr="001D5212" w:rsidRDefault="00D20F43" w:rsidP="0048038F">
      <w:pPr>
        <w:pStyle w:val="NormalWeb"/>
        <w:numPr>
          <w:ilvl w:val="0"/>
          <w:numId w:val="6"/>
        </w:numPr>
        <w:tabs>
          <w:tab w:val="left" w:pos="420"/>
        </w:tabs>
        <w:jc w:val="both"/>
        <w:rPr>
          <w:rFonts w:asciiTheme="majorBidi" w:hAnsiTheme="majorBidi" w:cstheme="majorBidi"/>
          <w:color w:val="000000"/>
        </w:rPr>
      </w:pPr>
      <w:r w:rsidRPr="001D5212">
        <w:rPr>
          <w:rFonts w:asciiTheme="majorBidi" w:hAnsiTheme="majorBidi" w:cstheme="majorBidi"/>
          <w:color w:val="000000"/>
        </w:rPr>
        <w:t>Le passage des structures complexe</w:t>
      </w:r>
      <w:r w:rsidR="00865E4E" w:rsidRPr="001D5212">
        <w:rPr>
          <w:rFonts w:asciiTheme="majorBidi" w:hAnsiTheme="majorBidi" w:cstheme="majorBidi"/>
          <w:color w:val="000000"/>
        </w:rPr>
        <w:t>s</w:t>
      </w:r>
      <w:r w:rsidRPr="001D5212">
        <w:rPr>
          <w:rFonts w:asciiTheme="majorBidi" w:hAnsiTheme="majorBidi" w:cstheme="majorBidi"/>
          <w:color w:val="000000"/>
        </w:rPr>
        <w:t xml:space="preserve"> comme les arbres par références peut </w:t>
      </w:r>
      <w:r w:rsidR="007C3565" w:rsidRPr="001D5212">
        <w:rPr>
          <w:rFonts w:asciiTheme="majorBidi" w:hAnsiTheme="majorBidi" w:cstheme="majorBidi"/>
          <w:color w:val="000000"/>
        </w:rPr>
        <w:t>s</w:t>
      </w:r>
      <w:r w:rsidRPr="001D5212">
        <w:rPr>
          <w:rFonts w:asciiTheme="majorBidi" w:hAnsiTheme="majorBidi" w:cstheme="majorBidi"/>
          <w:color w:val="000000"/>
        </w:rPr>
        <w:t>e fai</w:t>
      </w:r>
      <w:r w:rsidR="00865E4E" w:rsidRPr="001D5212">
        <w:rPr>
          <w:rFonts w:asciiTheme="majorBidi" w:hAnsiTheme="majorBidi" w:cstheme="majorBidi"/>
          <w:color w:val="000000"/>
        </w:rPr>
        <w:t>re</w:t>
      </w:r>
      <w:r w:rsidRPr="001D5212">
        <w:rPr>
          <w:rFonts w:asciiTheme="majorBidi" w:hAnsiTheme="majorBidi" w:cstheme="majorBidi"/>
          <w:color w:val="000000"/>
        </w:rPr>
        <w:t xml:space="preserve"> en </w:t>
      </w:r>
      <w:r w:rsidR="007C3565" w:rsidRPr="001D5212">
        <w:rPr>
          <w:rFonts w:asciiTheme="majorBidi" w:hAnsiTheme="majorBidi" w:cstheme="majorBidi"/>
          <w:color w:val="000000"/>
        </w:rPr>
        <w:t>va-et-vient</w:t>
      </w:r>
      <w:r w:rsidR="001F5DF5" w:rsidRPr="001D5212">
        <w:rPr>
          <w:rFonts w:asciiTheme="majorBidi" w:hAnsiTheme="majorBidi" w:cstheme="majorBidi"/>
          <w:color w:val="000000"/>
        </w:rPr>
        <w:t xml:space="preserve"> </w:t>
      </w:r>
      <w:r w:rsidR="00CD2F90" w:rsidRPr="001D5212">
        <w:rPr>
          <w:rFonts w:asciiTheme="majorBidi" w:hAnsiTheme="majorBidi" w:cstheme="majorBidi"/>
          <w:color w:val="000000"/>
        </w:rPr>
        <w:t xml:space="preserve">au </w:t>
      </w:r>
      <w:r w:rsidRPr="001D5212">
        <w:rPr>
          <w:rFonts w:asciiTheme="majorBidi" w:hAnsiTheme="majorBidi" w:cstheme="majorBidi"/>
          <w:color w:val="000000"/>
        </w:rPr>
        <w:t>besoin</w:t>
      </w:r>
      <w:r w:rsidR="00CD2F90" w:rsidRPr="001D5212">
        <w:rPr>
          <w:rFonts w:asciiTheme="majorBidi" w:hAnsiTheme="majorBidi" w:cstheme="majorBidi"/>
          <w:color w:val="000000"/>
        </w:rPr>
        <w:t xml:space="preserve"> et ça peut </w:t>
      </w:r>
      <w:r w:rsidR="00360E35" w:rsidRPr="001D5212">
        <w:rPr>
          <w:rFonts w:asciiTheme="majorBidi" w:hAnsiTheme="majorBidi" w:cstheme="majorBidi"/>
          <w:color w:val="000000"/>
        </w:rPr>
        <w:t xml:space="preserve">être </w:t>
      </w:r>
      <w:r w:rsidR="00CD2F90" w:rsidRPr="001D5212">
        <w:rPr>
          <w:rFonts w:asciiTheme="majorBidi" w:hAnsiTheme="majorBidi" w:cstheme="majorBidi"/>
          <w:color w:val="000000"/>
        </w:rPr>
        <w:t xml:space="preserve">expliqué comme suit : </w:t>
      </w:r>
    </w:p>
    <w:p w:rsidR="00C61A25" w:rsidRPr="001D5212" w:rsidRDefault="00CD2F90" w:rsidP="001D4EBF">
      <w:pPr>
        <w:pStyle w:val="NormalWeb"/>
        <w:tabs>
          <w:tab w:val="left" w:pos="420"/>
        </w:tabs>
        <w:ind w:left="720"/>
        <w:jc w:val="both"/>
        <w:rPr>
          <w:rFonts w:asciiTheme="majorBidi" w:hAnsiTheme="majorBidi" w:cstheme="majorBidi"/>
          <w:color w:val="000000"/>
        </w:rPr>
      </w:pPr>
      <w:r w:rsidRPr="001D5212">
        <w:rPr>
          <w:rFonts w:asciiTheme="majorBidi" w:hAnsiTheme="majorBidi" w:cstheme="majorBidi"/>
          <w:color w:val="000000"/>
        </w:rPr>
        <w:t>Le client envoie la référence de la racine au serveur, le serveur commence le traitement et en cas de besoin il demande au client l</w:t>
      </w:r>
      <w:r w:rsidR="001D4EBF" w:rsidRPr="001D5212">
        <w:rPr>
          <w:rFonts w:asciiTheme="majorBidi" w:hAnsiTheme="majorBidi" w:cstheme="majorBidi"/>
          <w:color w:val="000000"/>
        </w:rPr>
        <w:t>es parties demandée</w:t>
      </w:r>
      <w:r w:rsidR="001F5DF5" w:rsidRPr="001D5212">
        <w:rPr>
          <w:rFonts w:asciiTheme="majorBidi" w:hAnsiTheme="majorBidi" w:cstheme="majorBidi"/>
          <w:color w:val="000000"/>
        </w:rPr>
        <w:t>s</w:t>
      </w:r>
      <w:r w:rsidR="00D20F43" w:rsidRPr="001D5212">
        <w:rPr>
          <w:rFonts w:asciiTheme="majorBidi" w:hAnsiTheme="majorBidi" w:cstheme="majorBidi"/>
          <w:color w:val="000000"/>
        </w:rPr>
        <w:t>.</w:t>
      </w:r>
    </w:p>
    <w:p w:rsidR="00C61A25" w:rsidRPr="001D5212" w:rsidRDefault="00D20F43" w:rsidP="0048038F">
      <w:pPr>
        <w:pStyle w:val="NormalWeb"/>
        <w:numPr>
          <w:ilvl w:val="0"/>
          <w:numId w:val="6"/>
        </w:numPr>
        <w:tabs>
          <w:tab w:val="left" w:pos="420"/>
        </w:tabs>
        <w:jc w:val="both"/>
        <w:rPr>
          <w:rFonts w:asciiTheme="majorBidi" w:hAnsiTheme="majorBidi" w:cstheme="majorBidi"/>
          <w:color w:val="000000"/>
        </w:rPr>
      </w:pPr>
      <w:r w:rsidRPr="001D5212">
        <w:rPr>
          <w:rFonts w:asciiTheme="majorBidi" w:hAnsiTheme="majorBidi" w:cstheme="majorBidi"/>
          <w:color w:val="000000"/>
        </w:rPr>
        <w:t>Les souche</w:t>
      </w:r>
      <w:r w:rsidR="00865E4E" w:rsidRPr="001D5212">
        <w:rPr>
          <w:rFonts w:asciiTheme="majorBidi" w:hAnsiTheme="majorBidi" w:cstheme="majorBidi"/>
          <w:color w:val="000000"/>
        </w:rPr>
        <w:t>s</w:t>
      </w:r>
      <w:r w:rsidRPr="001D5212">
        <w:rPr>
          <w:rFonts w:asciiTheme="majorBidi" w:hAnsiTheme="majorBidi" w:cstheme="majorBidi"/>
          <w:color w:val="000000"/>
        </w:rPr>
        <w:t xml:space="preserve"> sont génér</w:t>
      </w:r>
      <w:r w:rsidR="00360E35" w:rsidRPr="001D5212">
        <w:rPr>
          <w:rFonts w:asciiTheme="majorBidi" w:hAnsiTheme="majorBidi" w:cstheme="majorBidi"/>
          <w:color w:val="000000"/>
        </w:rPr>
        <w:t>ées</w:t>
      </w:r>
      <w:r w:rsidRPr="001D5212">
        <w:rPr>
          <w:rFonts w:asciiTheme="majorBidi" w:hAnsiTheme="majorBidi" w:cstheme="majorBidi"/>
          <w:color w:val="000000"/>
        </w:rPr>
        <w:t xml:space="preserve"> automatique</w:t>
      </w:r>
      <w:r w:rsidR="00360E35" w:rsidRPr="001D5212">
        <w:rPr>
          <w:rFonts w:asciiTheme="majorBidi" w:hAnsiTheme="majorBidi" w:cstheme="majorBidi"/>
          <w:color w:val="000000"/>
        </w:rPr>
        <w:t>ment</w:t>
      </w:r>
      <w:r w:rsidRPr="001D5212">
        <w:rPr>
          <w:rFonts w:asciiTheme="majorBidi" w:hAnsiTheme="majorBidi" w:cstheme="majorBidi"/>
          <w:color w:val="000000"/>
        </w:rPr>
        <w:t xml:space="preserve"> et le programmeur cot</w:t>
      </w:r>
      <w:r w:rsidR="00865E4E" w:rsidRPr="001D5212">
        <w:rPr>
          <w:rFonts w:asciiTheme="majorBidi" w:hAnsiTheme="majorBidi" w:cstheme="majorBidi"/>
          <w:color w:val="000000"/>
        </w:rPr>
        <w:t>é</w:t>
      </w:r>
      <w:r w:rsidRPr="001D5212">
        <w:rPr>
          <w:rFonts w:asciiTheme="majorBidi" w:hAnsiTheme="majorBidi" w:cstheme="majorBidi"/>
          <w:color w:val="000000"/>
        </w:rPr>
        <w:t xml:space="preserve"> client n</w:t>
      </w:r>
      <w:r w:rsidR="00865E4E" w:rsidRPr="001D5212">
        <w:rPr>
          <w:rFonts w:asciiTheme="majorBidi" w:hAnsiTheme="majorBidi" w:cstheme="majorBidi"/>
          <w:color w:val="000000"/>
        </w:rPr>
        <w:t>’</w:t>
      </w:r>
      <w:r w:rsidRPr="001D5212">
        <w:rPr>
          <w:rFonts w:asciiTheme="majorBidi" w:hAnsiTheme="majorBidi" w:cstheme="majorBidi"/>
          <w:color w:val="000000"/>
        </w:rPr>
        <w:t>a besoin que d</w:t>
      </w:r>
      <w:r w:rsidR="00865E4E" w:rsidRPr="001D5212">
        <w:rPr>
          <w:rFonts w:asciiTheme="majorBidi" w:hAnsiTheme="majorBidi" w:cstheme="majorBidi"/>
          <w:color w:val="000000"/>
        </w:rPr>
        <w:t>’</w:t>
      </w:r>
      <w:r w:rsidRPr="001D5212">
        <w:rPr>
          <w:rFonts w:asciiTheme="majorBidi" w:hAnsiTheme="majorBidi" w:cstheme="majorBidi"/>
          <w:color w:val="000000"/>
        </w:rPr>
        <w:t xml:space="preserve">une interface qui contient les entêtes des procédures </w:t>
      </w:r>
      <w:r w:rsidR="00865E4E" w:rsidRPr="001D5212">
        <w:rPr>
          <w:rFonts w:asciiTheme="majorBidi" w:hAnsiTheme="majorBidi" w:cstheme="majorBidi"/>
          <w:color w:val="000000"/>
        </w:rPr>
        <w:t xml:space="preserve">à </w:t>
      </w:r>
      <w:r w:rsidRPr="001D5212">
        <w:rPr>
          <w:rFonts w:asciiTheme="majorBidi" w:hAnsiTheme="majorBidi" w:cstheme="majorBidi"/>
          <w:color w:val="000000"/>
        </w:rPr>
        <w:t>appeler</w:t>
      </w:r>
      <w:r w:rsidR="00865E4E" w:rsidRPr="001D5212">
        <w:rPr>
          <w:rFonts w:asciiTheme="majorBidi" w:hAnsiTheme="majorBidi" w:cstheme="majorBidi"/>
          <w:color w:val="000000"/>
        </w:rPr>
        <w:t>.</w:t>
      </w:r>
      <w:r w:rsidR="001F5DF5" w:rsidRPr="001D5212">
        <w:rPr>
          <w:rFonts w:asciiTheme="majorBidi" w:hAnsiTheme="majorBidi" w:cstheme="majorBidi"/>
          <w:color w:val="000000"/>
        </w:rPr>
        <w:t xml:space="preserve"> </w:t>
      </w:r>
      <w:r w:rsidR="00865E4E" w:rsidRPr="001D5212">
        <w:rPr>
          <w:rFonts w:asciiTheme="majorBidi" w:hAnsiTheme="majorBidi" w:cstheme="majorBidi"/>
          <w:color w:val="000000"/>
        </w:rPr>
        <w:t>D</w:t>
      </w:r>
      <w:r w:rsidRPr="001D5212">
        <w:rPr>
          <w:rFonts w:asciiTheme="majorBidi" w:hAnsiTheme="majorBidi" w:cstheme="majorBidi"/>
          <w:color w:val="000000"/>
        </w:rPr>
        <w:t>ans la partie serveur</w:t>
      </w:r>
      <w:r w:rsidR="00865E4E" w:rsidRPr="001D5212">
        <w:rPr>
          <w:rFonts w:asciiTheme="majorBidi" w:hAnsiTheme="majorBidi" w:cstheme="majorBidi"/>
          <w:color w:val="000000"/>
        </w:rPr>
        <w:t>,</w:t>
      </w:r>
      <w:r w:rsidRPr="001D5212">
        <w:rPr>
          <w:rFonts w:asciiTheme="majorBidi" w:hAnsiTheme="majorBidi" w:cstheme="majorBidi"/>
          <w:color w:val="000000"/>
        </w:rPr>
        <w:t xml:space="preserve"> le programmeur doit implémenter cette interface</w:t>
      </w:r>
      <w:r w:rsidR="00865E4E" w:rsidRPr="001D5212">
        <w:rPr>
          <w:rFonts w:asciiTheme="majorBidi" w:hAnsiTheme="majorBidi" w:cstheme="majorBidi"/>
          <w:color w:val="000000"/>
        </w:rPr>
        <w:t>.</w:t>
      </w:r>
    </w:p>
    <w:p w:rsidR="00E60CC0" w:rsidRDefault="00D20F43">
      <w:pPr>
        <w:pStyle w:val="NormalWeb"/>
        <w:numPr>
          <w:ilvl w:val="0"/>
          <w:numId w:val="6"/>
        </w:numPr>
        <w:tabs>
          <w:tab w:val="left" w:pos="420"/>
        </w:tabs>
        <w:jc w:val="both"/>
        <w:rPr>
          <w:rFonts w:asciiTheme="majorBidi" w:hAnsiTheme="majorBidi" w:cstheme="majorBidi"/>
          <w:color w:val="000000"/>
        </w:rPr>
      </w:pPr>
      <w:r w:rsidRPr="001D5212">
        <w:rPr>
          <w:rFonts w:asciiTheme="majorBidi" w:hAnsiTheme="majorBidi" w:cstheme="majorBidi"/>
          <w:color w:val="000000"/>
        </w:rPr>
        <w:t>Dans le cas de procédure qui n</w:t>
      </w:r>
      <w:r w:rsidR="00360E35" w:rsidRPr="001D5212">
        <w:rPr>
          <w:rFonts w:asciiTheme="majorBidi" w:hAnsiTheme="majorBidi" w:cstheme="majorBidi"/>
          <w:color w:val="000000"/>
        </w:rPr>
        <w:t>’</w:t>
      </w:r>
      <w:r w:rsidRPr="001D5212">
        <w:rPr>
          <w:rFonts w:asciiTheme="majorBidi" w:hAnsiTheme="majorBidi" w:cstheme="majorBidi"/>
          <w:color w:val="000000"/>
        </w:rPr>
        <w:t>a pas de valeur de retour</w:t>
      </w:r>
      <w:r w:rsidR="00865E4E" w:rsidRPr="001D5212">
        <w:rPr>
          <w:rFonts w:asciiTheme="majorBidi" w:hAnsiTheme="majorBidi" w:cstheme="majorBidi"/>
          <w:color w:val="000000"/>
        </w:rPr>
        <w:t xml:space="preserve">, </w:t>
      </w:r>
      <w:r w:rsidRPr="001D5212">
        <w:rPr>
          <w:rFonts w:asciiTheme="majorBidi" w:hAnsiTheme="majorBidi" w:cstheme="majorBidi"/>
          <w:color w:val="000000"/>
        </w:rPr>
        <w:t>le serveur envoi</w:t>
      </w:r>
      <w:r w:rsidR="00360E35" w:rsidRPr="001D5212">
        <w:rPr>
          <w:rFonts w:asciiTheme="majorBidi" w:hAnsiTheme="majorBidi" w:cstheme="majorBidi"/>
          <w:color w:val="000000"/>
        </w:rPr>
        <w:t xml:space="preserve">e </w:t>
      </w:r>
      <w:r w:rsidRPr="001D5212">
        <w:rPr>
          <w:rFonts w:asciiTheme="majorBidi" w:hAnsiTheme="majorBidi" w:cstheme="majorBidi"/>
          <w:color w:val="000000"/>
        </w:rPr>
        <w:t>un</w:t>
      </w:r>
      <w:r w:rsidR="00865E4E" w:rsidRPr="001D5212">
        <w:rPr>
          <w:rFonts w:asciiTheme="majorBidi" w:hAnsiTheme="majorBidi" w:cstheme="majorBidi"/>
          <w:color w:val="000000"/>
        </w:rPr>
        <w:t>e</w:t>
      </w:r>
      <w:r w:rsidRPr="001D5212">
        <w:rPr>
          <w:rFonts w:asciiTheme="majorBidi" w:hAnsiTheme="majorBidi" w:cstheme="majorBidi"/>
          <w:color w:val="000000"/>
        </w:rPr>
        <w:t xml:space="preserve"> notification au client pour le </w:t>
      </w:r>
      <w:r w:rsidR="00360E35" w:rsidRPr="001D5212">
        <w:rPr>
          <w:rFonts w:asciiTheme="majorBidi" w:hAnsiTheme="majorBidi" w:cstheme="majorBidi"/>
          <w:color w:val="000000"/>
        </w:rPr>
        <w:t>libérer</w:t>
      </w:r>
      <w:r w:rsidR="00865E4E" w:rsidRPr="001D5212">
        <w:rPr>
          <w:rFonts w:asciiTheme="majorBidi" w:hAnsiTheme="majorBidi" w:cstheme="majorBidi"/>
          <w:color w:val="000000"/>
        </w:rPr>
        <w:t>.</w:t>
      </w:r>
      <w:r w:rsidR="00944F3C" w:rsidRPr="00944F3C">
        <w:t xml:space="preserve"> </w:t>
      </w:r>
      <w:r w:rsidR="008B6E02" w:rsidRPr="001D5212">
        <w:fldChar w:fldCharType="begin"/>
      </w:r>
      <w:r w:rsidR="00166D62">
        <w:instrText xml:space="preserve"> ADDIN ZOTERO_ITEM CSL_CITATION {"citationID":"c2WJEugv","properties":{"formattedCitation":"[2]","plainCitation":"[2]","noteIndex":0},"citationItems":[{"id":57,"uris":["http://zotero.org/users/4740593/items/PWF62965"],"uri":["http://zotero.org/users/4740593/items/PWF62965"],"itemData":{"id":57,"type":"article","title":"SYSTEMES DISTRIBUES ET SERVICES WEB","URL":"D:\\memoire\\bibliographie\\SYDSER.PDF","shortTitle":"SYSTEMES DISTRIBUES ET SERVICES WEB","author":[{"literal":"DR. D MESLATI"}]}}],"schema":"https://github.com/citation-style-language/schema/raw/master/csl-citation.json"} </w:instrText>
      </w:r>
      <w:r w:rsidR="008B6E02" w:rsidRPr="001D5212">
        <w:fldChar w:fldCharType="separate"/>
      </w:r>
      <w:r w:rsidR="003515B6" w:rsidRPr="003515B6">
        <w:t>[2]</w:t>
      </w:r>
      <w:r w:rsidR="008B6E02" w:rsidRPr="001D5212">
        <w:fldChar w:fldCharType="end"/>
      </w:r>
    </w:p>
    <w:p w:rsidR="00E60CC0" w:rsidRDefault="009D76C4">
      <w:pPr>
        <w:pStyle w:val="NormalWeb"/>
        <w:numPr>
          <w:ilvl w:val="0"/>
          <w:numId w:val="6"/>
        </w:numPr>
        <w:tabs>
          <w:tab w:val="left" w:pos="420"/>
        </w:tabs>
        <w:jc w:val="both"/>
      </w:pPr>
      <w:r w:rsidRPr="001D5212">
        <w:t>RPC n'est pas forcément synchrone. Si on prend l'exemple de AJAX, l'appel est plutôt asy</w:t>
      </w:r>
      <w:r w:rsidR="00CB0C97" w:rsidRPr="001D5212">
        <w:t>n</w:t>
      </w:r>
      <w:r w:rsidRPr="001D5212">
        <w:t>chrone avec un code callback à exécuter lorsque le résultat parvienne au client</w:t>
      </w:r>
      <w:r w:rsidR="008B6E02">
        <w:fldChar w:fldCharType="begin"/>
      </w:r>
      <w:r w:rsidR="00166D62">
        <w:instrText xml:space="preserve"> ADDIN ZOTERO_ITEM CSL_CITATION {"citationID":"4n16lFrc","properties":{"formattedCitation":"[3]","plainCitation":"[3]","noteIndex":0},"citationItems":[{"id":117,"uris":["http://zotero.org/users/4740593/items/ACCM8HV9"],"uri":["http://zotero.org/users/4740593/items/ACCM8HV9"],"itemData":{"id":117,"type":"post-weblog","title":"jQuery.ajax() | jQuery API Documentation","URL":"http://api.jquery.com/jquery.ajax/","language":"en-US","author":[{"family":"js.foundation","given":"JS Foundation-"}],"accessed":{"date-parts":[["2018",6,20]]}}}],"schema":"https://github.com/citation-style-language/schema/raw/master/csl-citation.json"} </w:instrText>
      </w:r>
      <w:r w:rsidR="008B6E02">
        <w:fldChar w:fldCharType="separate"/>
      </w:r>
      <w:r w:rsidR="003515B6" w:rsidRPr="003515B6">
        <w:t>[3]</w:t>
      </w:r>
      <w:r w:rsidR="008B6E02">
        <w:fldChar w:fldCharType="end"/>
      </w:r>
      <w:r w:rsidRPr="001D5212">
        <w:t>.</w:t>
      </w:r>
      <w:r w:rsidR="00944F3C" w:rsidRPr="001D5212">
        <w:t xml:space="preserve"> </w:t>
      </w:r>
    </w:p>
    <w:p w:rsidR="00C61A25" w:rsidRPr="001D5212" w:rsidRDefault="00D20F43" w:rsidP="006A5552">
      <w:pPr>
        <w:pStyle w:val="Titreniveau1"/>
        <w:rPr>
          <w:szCs w:val="22"/>
        </w:rPr>
      </w:pPr>
      <w:bookmarkStart w:id="44" w:name="_Toc517734691"/>
      <w:r w:rsidRPr="001D5212">
        <w:rPr>
          <w:szCs w:val="22"/>
        </w:rPr>
        <w:t>1.</w:t>
      </w:r>
      <w:r w:rsidR="006A5552">
        <w:rPr>
          <w:szCs w:val="22"/>
        </w:rPr>
        <w:t>2</w:t>
      </w:r>
      <w:r w:rsidRPr="001D5212">
        <w:rPr>
          <w:szCs w:val="22"/>
        </w:rPr>
        <w:t xml:space="preserve"> Architecture RMI :</w:t>
      </w:r>
      <w:bookmarkEnd w:id="44"/>
    </w:p>
    <w:p w:rsidR="00C61A25" w:rsidRPr="001D5212" w:rsidRDefault="00D20F43" w:rsidP="007810E1">
      <w:pPr>
        <w:pStyle w:val="NormalWeb"/>
        <w:ind w:firstLine="708"/>
        <w:jc w:val="both"/>
        <w:rPr>
          <w:rFonts w:asciiTheme="majorBidi" w:hAnsiTheme="majorBidi" w:cstheme="majorBidi"/>
          <w:color w:val="000000"/>
        </w:rPr>
      </w:pPr>
      <w:r w:rsidRPr="001D5212">
        <w:rPr>
          <w:rFonts w:asciiTheme="majorBidi" w:hAnsiTheme="majorBidi" w:cstheme="majorBidi"/>
          <w:color w:val="000000"/>
        </w:rPr>
        <w:t xml:space="preserve">L’appel de méthode </w:t>
      </w:r>
      <w:r w:rsidR="00865E4E" w:rsidRPr="001D5212">
        <w:rPr>
          <w:rFonts w:asciiTheme="majorBidi" w:hAnsiTheme="majorBidi" w:cstheme="majorBidi"/>
          <w:color w:val="000000"/>
        </w:rPr>
        <w:t>à</w:t>
      </w:r>
      <w:r w:rsidRPr="001D5212">
        <w:rPr>
          <w:rFonts w:asciiTheme="majorBidi" w:hAnsiTheme="majorBidi" w:cstheme="majorBidi"/>
          <w:color w:val="000000"/>
        </w:rPr>
        <w:t xml:space="preserve"> distan</w:t>
      </w:r>
      <w:r w:rsidR="00865E4E" w:rsidRPr="001D5212">
        <w:rPr>
          <w:rFonts w:asciiTheme="majorBidi" w:hAnsiTheme="majorBidi" w:cstheme="majorBidi"/>
          <w:color w:val="000000"/>
        </w:rPr>
        <w:t>ce</w:t>
      </w:r>
      <w:r w:rsidRPr="001D5212">
        <w:rPr>
          <w:rFonts w:asciiTheme="majorBidi" w:hAnsiTheme="majorBidi" w:cstheme="majorBidi"/>
          <w:color w:val="000000"/>
        </w:rPr>
        <w:t xml:space="preserve"> est un simple RPC</w:t>
      </w:r>
      <w:r w:rsidR="00291C63" w:rsidRPr="001D5212">
        <w:rPr>
          <w:rFonts w:asciiTheme="majorBidi" w:hAnsiTheme="majorBidi" w:cstheme="majorBidi"/>
          <w:color w:val="000000"/>
        </w:rPr>
        <w:t>,</w:t>
      </w:r>
      <w:r w:rsidR="00CB0C97" w:rsidRPr="001D5212">
        <w:rPr>
          <w:rFonts w:asciiTheme="majorBidi" w:hAnsiTheme="majorBidi" w:cstheme="majorBidi"/>
          <w:color w:val="000000"/>
        </w:rPr>
        <w:t xml:space="preserve"> </w:t>
      </w:r>
      <w:r w:rsidR="007810E1">
        <w:rPr>
          <w:rFonts w:asciiTheme="majorBidi" w:hAnsiTheme="majorBidi" w:cstheme="majorBidi"/>
          <w:color w:val="000000"/>
        </w:rPr>
        <w:t>il</w:t>
      </w:r>
      <w:r w:rsidR="003A6F8D" w:rsidRPr="001D5212">
        <w:rPr>
          <w:rFonts w:asciiTheme="majorBidi" w:hAnsiTheme="majorBidi" w:cstheme="majorBidi"/>
          <w:color w:val="000000"/>
        </w:rPr>
        <w:t xml:space="preserve"> se base sur le principe de </w:t>
      </w:r>
      <w:r w:rsidRPr="001D5212">
        <w:rPr>
          <w:rFonts w:asciiTheme="majorBidi" w:hAnsiTheme="majorBidi" w:cstheme="majorBidi"/>
          <w:color w:val="000000"/>
        </w:rPr>
        <w:t>stub</w:t>
      </w:r>
      <w:r w:rsidR="00ED380A" w:rsidRPr="001D5212">
        <w:rPr>
          <w:rFonts w:asciiTheme="majorBidi" w:hAnsiTheme="majorBidi" w:cstheme="majorBidi"/>
          <w:color w:val="000000"/>
        </w:rPr>
        <w:t xml:space="preserve"> </w:t>
      </w:r>
      <w:r w:rsidR="00865E4E" w:rsidRPr="001D5212">
        <w:rPr>
          <w:rFonts w:asciiTheme="majorBidi" w:hAnsiTheme="majorBidi" w:cstheme="majorBidi"/>
          <w:color w:val="000000"/>
        </w:rPr>
        <w:t xml:space="preserve">côté </w:t>
      </w:r>
      <w:r w:rsidRPr="001D5212">
        <w:rPr>
          <w:rFonts w:asciiTheme="majorBidi" w:hAnsiTheme="majorBidi" w:cstheme="majorBidi"/>
          <w:color w:val="000000"/>
        </w:rPr>
        <w:t>client</w:t>
      </w:r>
      <w:r w:rsidR="00291C63" w:rsidRPr="001D5212">
        <w:rPr>
          <w:rFonts w:asciiTheme="majorBidi" w:hAnsiTheme="majorBidi" w:cstheme="majorBidi"/>
          <w:color w:val="000000"/>
        </w:rPr>
        <w:t>,</w:t>
      </w:r>
      <w:r w:rsidRPr="001D5212">
        <w:rPr>
          <w:rFonts w:asciiTheme="majorBidi" w:hAnsiTheme="majorBidi" w:cstheme="majorBidi"/>
          <w:color w:val="000000"/>
        </w:rPr>
        <w:t xml:space="preserve"> et Skelton </w:t>
      </w:r>
      <w:r w:rsidR="00865E4E" w:rsidRPr="001D5212">
        <w:rPr>
          <w:rFonts w:asciiTheme="majorBidi" w:hAnsiTheme="majorBidi" w:cstheme="majorBidi"/>
          <w:color w:val="000000"/>
        </w:rPr>
        <w:t xml:space="preserve">côté </w:t>
      </w:r>
      <w:r w:rsidRPr="001D5212">
        <w:rPr>
          <w:rFonts w:asciiTheme="majorBidi" w:hAnsiTheme="majorBidi" w:cstheme="majorBidi"/>
          <w:color w:val="000000"/>
        </w:rPr>
        <w:t>serveur, avec une capacité d’envo</w:t>
      </w:r>
      <w:r w:rsidR="003A6F8D" w:rsidRPr="001D5212">
        <w:rPr>
          <w:rFonts w:asciiTheme="majorBidi" w:hAnsiTheme="majorBidi" w:cstheme="majorBidi"/>
          <w:color w:val="000000"/>
        </w:rPr>
        <w:t>ie</w:t>
      </w:r>
      <w:r w:rsidR="00ED380A" w:rsidRPr="001D5212">
        <w:rPr>
          <w:rFonts w:asciiTheme="majorBidi" w:hAnsiTheme="majorBidi" w:cstheme="majorBidi"/>
          <w:color w:val="000000"/>
        </w:rPr>
        <w:t xml:space="preserve"> des objet</w:t>
      </w:r>
      <w:r w:rsidR="0058770C" w:rsidRPr="001D5212">
        <w:rPr>
          <w:rFonts w:asciiTheme="majorBidi" w:hAnsiTheme="majorBidi" w:cstheme="majorBidi"/>
          <w:color w:val="000000"/>
        </w:rPr>
        <w:t>s</w:t>
      </w:r>
      <w:r w:rsidR="00ED380A" w:rsidRPr="001D5212">
        <w:rPr>
          <w:rFonts w:asciiTheme="majorBidi" w:hAnsiTheme="majorBidi" w:cstheme="majorBidi"/>
          <w:color w:val="000000"/>
        </w:rPr>
        <w:t xml:space="preserve"> en paramètre</w:t>
      </w:r>
      <w:r w:rsidR="0058770C" w:rsidRPr="001D5212">
        <w:rPr>
          <w:rFonts w:asciiTheme="majorBidi" w:hAnsiTheme="majorBidi" w:cstheme="majorBidi"/>
          <w:color w:val="000000"/>
        </w:rPr>
        <w:t>,</w:t>
      </w:r>
      <w:r w:rsidRPr="001D5212">
        <w:rPr>
          <w:rFonts w:asciiTheme="majorBidi" w:hAnsiTheme="majorBidi" w:cstheme="majorBidi"/>
          <w:color w:val="000000"/>
        </w:rPr>
        <w:t xml:space="preserve"> et de r</w:t>
      </w:r>
      <w:r w:rsidR="003A6F8D" w:rsidRPr="001D5212">
        <w:rPr>
          <w:rFonts w:asciiTheme="majorBidi" w:hAnsiTheme="majorBidi" w:cstheme="majorBidi"/>
          <w:color w:val="000000"/>
        </w:rPr>
        <w:t>é</w:t>
      </w:r>
      <w:r w:rsidRPr="001D5212">
        <w:rPr>
          <w:rFonts w:asciiTheme="majorBidi" w:hAnsiTheme="majorBidi" w:cstheme="majorBidi"/>
          <w:color w:val="000000"/>
        </w:rPr>
        <w:t>ce</w:t>
      </w:r>
      <w:r w:rsidR="003A6F8D" w:rsidRPr="001D5212">
        <w:rPr>
          <w:rFonts w:asciiTheme="majorBidi" w:hAnsiTheme="majorBidi" w:cstheme="majorBidi"/>
          <w:color w:val="000000"/>
        </w:rPr>
        <w:t>ption d</w:t>
      </w:r>
      <w:r w:rsidRPr="001D5212">
        <w:rPr>
          <w:rFonts w:asciiTheme="majorBidi" w:hAnsiTheme="majorBidi" w:cstheme="majorBidi"/>
          <w:color w:val="000000"/>
        </w:rPr>
        <w:t>es objets</w:t>
      </w:r>
      <w:r w:rsidR="00CB0C97" w:rsidRPr="001D5212">
        <w:rPr>
          <w:rFonts w:asciiTheme="majorBidi" w:hAnsiTheme="majorBidi" w:cstheme="majorBidi"/>
          <w:color w:val="000000"/>
        </w:rPr>
        <w:t xml:space="preserve"> en retour</w:t>
      </w:r>
      <w:r w:rsidR="00865E4E" w:rsidRPr="001D5212">
        <w:rPr>
          <w:rFonts w:asciiTheme="majorBidi" w:hAnsiTheme="majorBidi" w:cstheme="majorBidi"/>
          <w:color w:val="000000"/>
        </w:rPr>
        <w:t>.</w:t>
      </w:r>
    </w:p>
    <w:p w:rsidR="00C61A25" w:rsidRPr="001D5212" w:rsidRDefault="008B6E02">
      <w:pPr>
        <w:pStyle w:val="NormalWeb"/>
        <w:rPr>
          <w:rFonts w:asciiTheme="majorBidi" w:hAnsiTheme="majorBidi" w:cstheme="majorBidi"/>
          <w:color w:val="000000"/>
        </w:rPr>
      </w:pPr>
      <w:r w:rsidRPr="008B6E02">
        <w:rPr>
          <w:noProof/>
        </w:rPr>
        <w:pict>
          <v:shape id="_x0000_s2346" type="#_x0000_t202" style="position:absolute;margin-left:-18.35pt;margin-top:172.65pt;width:415.4pt;height:.05pt;z-index:251858944" stroked="f">
            <v:textbox style="mso-next-textbox:#_x0000_s2346;mso-fit-shape-to-text:t" inset="0,0,0,0">
              <w:txbxContent>
                <w:p w:rsidR="004108CE" w:rsidRPr="007659D5" w:rsidRDefault="004108CE" w:rsidP="00DB4D86">
                  <w:pPr>
                    <w:pStyle w:val="Lgende"/>
                    <w:jc w:val="center"/>
                    <w:rPr>
                      <w:rFonts w:asciiTheme="majorBidi" w:hAnsiTheme="majorBidi" w:cstheme="majorBidi"/>
                      <w:noProof/>
                      <w:color w:val="000000"/>
                      <w:sz w:val="24"/>
                      <w:szCs w:val="24"/>
                    </w:rPr>
                  </w:pPr>
                  <w:bookmarkStart w:id="45" w:name="_Toc517734531"/>
                  <w:r>
                    <w:t xml:space="preserve">Figure </w:t>
                  </w:r>
                  <w:fldSimple w:instr=" SEQ Figure \* ARABIC ">
                    <w:r>
                      <w:rPr>
                        <w:noProof/>
                      </w:rPr>
                      <w:t>2</w:t>
                    </w:r>
                  </w:fldSimple>
                  <w:r>
                    <w:t xml:space="preserve"> </w:t>
                  </w:r>
                  <w:r w:rsidRPr="0020290A">
                    <w:t>Architecture RMI</w:t>
                  </w:r>
                  <w:bookmarkEnd w:id="45"/>
                </w:p>
              </w:txbxContent>
            </v:textbox>
          </v:shape>
        </w:pict>
      </w:r>
      <w:r>
        <w:rPr>
          <w:rFonts w:asciiTheme="majorBidi" w:hAnsiTheme="majorBidi" w:cstheme="majorBidi"/>
          <w:noProof/>
          <w:color w:val="000000"/>
        </w:rPr>
        <w:pict>
          <v:group id="Group 31" o:spid="_x0000_s2281" style="position:absolute;margin-left:-18.35pt;margin-top:9.5pt;width:415.4pt;height:158.65pt;z-index:251761664" coordorigin="652,9846" coordsize="8308,3064" o:gfxdata="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">
            <v:roundrect id="AutoShape 32" o:spid="_x0000_s2282" style="position:absolute;left:2829;top:9846;width:2353;height:670" arcsize="10923f" o:gfxdata="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4AdT68AAAA&#10;2gAAAA8AAAAAAAAAAQAgAAAAIgAAAGRycy9kb3ducmV2LnhtbFBLAQIUABQAAAAIAIdO4kAzLwWe&#10;OwAAADkAAAAQAAAAAAAAAAEAIAAAAAsBAABkcnMvc2hhcGV4bWwueG1sUEsFBgAAAAAGAAYAWwEA&#10;ALUDAAAAAA==&#10;">
              <v:textbox style="mso-next-textbox:#AutoShape 32">
                <w:txbxContent>
                  <w:p w:rsidR="004108CE" w:rsidRDefault="004108CE" w:rsidP="00ED29CD">
                    <w:pPr>
                      <w:jc w:val="center"/>
                    </w:pPr>
                    <w:r>
                      <w:t>client</w:t>
                    </w:r>
                  </w:p>
                </w:txbxContent>
              </v:textbox>
            </v:roundrect>
            <v:roundrect id="AutoShape 33" o:spid="_x0000_s2283" style="position:absolute;left:5970;top:9846;width:2426;height:670" arcsize="10923f" o:gfxdata="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M0KW8AAAA&#10;2gAAAA8AAAAAAAAAAQAgAAAAIgAAAGRycy9kb3ducmV2LnhtbFBLAQIUABQAAAAIAIdO4kAzLwWe&#10;OwAAADkAAAAQAAAAAAAAAAEAIAAAAAsBAABkcnMvc2hhcGV4bWwueG1sUEsFBgAAAAAGAAYAWwEA&#10;ALUDAAAAAA==&#10;">
              <v:textbox style="mso-next-textbox:#AutoShape 33">
                <w:txbxContent>
                  <w:p w:rsidR="004108CE" w:rsidRDefault="004108CE" w:rsidP="00ED29CD">
                    <w:pPr>
                      <w:jc w:val="center"/>
                    </w:pPr>
                    <w:r>
                      <w:t>servuer</w:t>
                    </w:r>
                  </w:p>
                </w:txbxContent>
              </v:textbox>
            </v:roundrect>
            <v:roundrect id="AutoShape 34" o:spid="_x0000_s2284" style="position:absolute;left:6031;top:10941;width:2426;height:670" arcsize="10923f" o:gfxdata="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GeTtK8AAAA&#10;2gAAAA8AAAAAAAAAAQAgAAAAIgAAAGRycy9kb3ducmV2LnhtbFBLAQIUABQAAAAIAIdO4kAzLwWe&#10;OwAAADkAAAAQAAAAAAAAAAEAIAAAAAsBAABkcnMvc2hhcGV4bWwueG1sUEsFBgAAAAAGAAYAWwEA&#10;ALUDAAAAAA==&#10;">
              <v:textbox style="mso-next-textbox:#AutoShape 34">
                <w:txbxContent>
                  <w:p w:rsidR="004108CE" w:rsidRDefault="004108CE" w:rsidP="00ED29CD">
                    <w:pPr>
                      <w:jc w:val="center"/>
                    </w:pPr>
                    <w:r>
                      <w:t>skilton</w:t>
                    </w:r>
                  </w:p>
                </w:txbxContent>
              </v:textbox>
            </v:roundrect>
            <v:roundrect id="AutoShape 35" o:spid="_x0000_s2285" style="position:absolute;left:2829;top:10941;width:2353;height:670" arcsize="10923f" o:gfxdata="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7S60m8AAAA&#10;2gAAAA8AAAAAAAAAAQAgAAAAIgAAAGRycy9kb3ducmV2LnhtbFBLAQIUABQAAAAIAIdO4kAzLwWe&#10;OwAAADkAAAAQAAAAAAAAAAEAIAAAAAsBAABkcnMvc2hhcGV4bWwueG1sUEsFBgAAAAAGAAYAWwEA&#10;ALUDAAAAAA==&#10;">
              <v:textbox style="mso-next-textbox:#AutoShape 35">
                <w:txbxContent>
                  <w:p w:rsidR="004108CE" w:rsidRDefault="004108CE" w:rsidP="00ED29CD">
                    <w:pPr>
                      <w:jc w:val="center"/>
                    </w:pPr>
                    <w:r>
                      <w:t>stub</w:t>
                    </w:r>
                  </w:p>
                </w:txbxContent>
              </v:textbox>
            </v:roundrect>
            <v:roundrect id="AutoShape 36" o:spid="_x0000_s2286" style="position:absolute;left:2485;top:12240;width:6475;height:670" arcsize="10923f" o:gfxdata="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01/O7gAAADaAAAA&#10;DwAAAAAAAAABACAAAAAiAAAAZHJzL2Rvd25yZXYueG1sUEsBAhQAFAAAAAgAh07iQDMvBZ47AAAA&#10;OQAAABAAAAAAAAAAAQAgAAAABwEAAGRycy9zaGFwZXhtbC54bWxQSwUGAAAAAAYABgBbAQAAsQMA&#10;AAAA&#10;">
              <v:textbox style="mso-next-textbox:#AutoShape 36">
                <w:txbxContent>
                  <w:p w:rsidR="004108CE" w:rsidRDefault="004108CE" w:rsidP="00ED29CD">
                    <w:pPr>
                      <w:jc w:val="center"/>
                    </w:pPr>
                    <w:r>
                      <w:t>Couche transporte</w:t>
                    </w:r>
                  </w:p>
                </w:txbxContent>
              </v:textbox>
            </v:roundrect>
            <v:roundrect id="AutoShape 37" o:spid="_x0000_s2287" style="position:absolute;left:5787;top:11716;width:3173;height:392" arcsize="10923f" o:gfxdata="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AHaoLsAAADa&#10;AAAADwAAAAAAAAABACAAAAAiAAAAZHJzL2Rvd25yZXYueG1sUEsBAhQAFAAAAAgAh07iQDMvBZ47&#10;AAAAOQAAABAAAAAAAAAAAQAgAAAACgEAAGRycy9zaGFwZXhtbC54bWxQSwUGAAAAAAYABgBbAQAA&#10;tAMAAAAA&#10;">
              <v:textbox style="mso-next-textbox:#AutoShape 37">
                <w:txbxContent>
                  <w:p w:rsidR="004108CE" w:rsidRDefault="004108CE" w:rsidP="00ED29CD">
                    <w:pPr>
                      <w:jc w:val="center"/>
                    </w:pPr>
                    <w:r>
                      <w:t>Couche de referancement</w:t>
                    </w:r>
                  </w:p>
                </w:txbxContent>
              </v:textbox>
            </v:roundrect>
            <v:roundrect id="AutoShape 38" o:spid="_x0000_s2288" style="position:absolute;left:2485;top:11716;width:3052;height:392" arcsize="10923f" o:gfxdata="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NjJWW8AAAA&#10;2wAAAA8AAAAAAAAAAQAgAAAAIgAAAGRycy9kb3ducmV2LnhtbFBLAQIUABQAAAAIAIdO4kAzLwWe&#10;OwAAADkAAAAQAAAAAAAAAAEAIAAAAAsBAABkcnMvc2hhcGV4bWwueG1sUEsFBgAAAAAGAAYAWwEA&#10;ALUDAAAAAA==&#10;">
              <v:textbox style="mso-next-textbox:#AutoShape 38">
                <w:txbxContent>
                  <w:p w:rsidR="004108CE" w:rsidRDefault="004108CE" w:rsidP="00ED29CD">
                    <w:pPr>
                      <w:jc w:val="center"/>
                    </w:pPr>
                    <w:r>
                      <w:t>Couche de referancement</w:t>
                    </w:r>
                  </w:p>
                </w:txbxContent>
              </v:textbox>
            </v:roundre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39" o:spid="_x0000_s2289" type="#_x0000_t87" style="position:absolute;left:1825;top:10941;width:274;height:1969" o:gfxdata="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j1d6LsAAADb&#10;AAAADwAAAAAAAAABACAAAAAiAAAAZHJzL2Rvd25yZXYueG1sUEsBAhQAFAAAAAgAh07iQDMvBZ47&#10;AAAAOQAAABAAAAAAAAAAAQAgAAAACgEAAGRycy9zaGFwZXhtbC54bWxQSwUGAAAAAAYABgBbAQAA&#10;tAMAAAAA&#10;" adj="1799"/>
            <v:shape id="Text Box 40" o:spid="_x0000_s2290" type="#_x0000_t202" style="position:absolute;left:652;top:11452;width:1173;height:707" o:gfxdata="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3Mk562AAAA2wAAAA8A&#10;AAAAAAAAAQAgAAAAIgAAAGRycy9kb3ducmV2LnhtbFBLAQIUABQAAAAIAIdO4kAzLwWeOwAAADkA&#10;AAAQAAAAAAAAAAEAIAAAAAUBAABkcnMvc2hhcGV4bWwueG1sUEsFBgAAAAAGAAYAWwEAAK8DAAAA&#10;AA==&#10;" stroked="f">
              <v:textbox style="mso-next-textbox:#Text Box 40">
                <w:txbxContent>
                  <w:p w:rsidR="004108CE" w:rsidRDefault="004108CE" w:rsidP="00ED29CD">
                    <w:pPr>
                      <w:jc w:val="center"/>
                    </w:pPr>
                    <w:r>
                      <w:t>Système RMI</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41" o:spid="_x0000_s2291" type="#_x0000_t67" style="position:absolute;left:3904;top:10516;width:143;height:425" o:gfxdata="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xuUVm5AAAA2wAA&#10;AA8AAAAAAAAAAQAgAAAAIgAAAGRycy9kb3ducmV2LnhtbFBLAQIUABQAAAAIAIdO4kAzLwWeOwAA&#10;ADkAAAAQAAAAAAAAAAEAIAAAAAgBAABkcnMvc2hhcGV4bWwueG1sUEsFBgAAAAAGAAYAWwEAALID&#10;AAAAAA==&#10;" adj="16201">
              <v:textbox style="layout-flow:vertical-ideographic"/>
            </v:shape>
            <v:shape id="AutoShape 42" o:spid="_x0000_s2292" type="#_x0000_t67" style="position:absolute;left:7078;top:10516;width:143;height:425" o:gfxdata="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OHyS25AAAA2wAA&#10;AA8AAAAAAAAAAQAgAAAAIgAAAGRycy9kb3ducmV2LnhtbFBLAQIUABQAAAAIAIdO4kAzLwWeOwAA&#10;ADkAAAAQAAAAAAAAAAEAIAAAAAgBAABkcnMvc2hhcGV4bWwueG1sUEsFBgAAAAAGAAYAWwEAALID&#10;AAAAAA==&#10;" adj="16201">
              <v:textbox style="layout-flow:vertical-ideographic"/>
            </v:shape>
          </v:group>
        </w:pict>
      </w:r>
    </w:p>
    <w:p w:rsidR="00AB5941" w:rsidRPr="001D5212" w:rsidRDefault="00AB5941">
      <w:pPr>
        <w:pStyle w:val="NormalWeb"/>
        <w:rPr>
          <w:rFonts w:asciiTheme="majorBidi" w:hAnsiTheme="majorBidi" w:cstheme="majorBidi"/>
          <w:color w:val="000000"/>
        </w:rPr>
      </w:pPr>
    </w:p>
    <w:p w:rsidR="00AB5941" w:rsidRPr="001D5212" w:rsidRDefault="00AB5941">
      <w:pPr>
        <w:pStyle w:val="NormalWeb"/>
        <w:rPr>
          <w:rFonts w:asciiTheme="majorBidi" w:hAnsiTheme="majorBidi" w:cstheme="majorBidi"/>
          <w:color w:val="000000"/>
        </w:rPr>
      </w:pPr>
    </w:p>
    <w:p w:rsidR="00C61A25" w:rsidRPr="001D5212" w:rsidRDefault="00C61A25">
      <w:pPr>
        <w:pStyle w:val="NormalWeb"/>
        <w:rPr>
          <w:rFonts w:asciiTheme="majorBidi" w:hAnsiTheme="majorBidi" w:cstheme="majorBidi"/>
          <w:color w:val="000000"/>
        </w:rPr>
      </w:pPr>
    </w:p>
    <w:p w:rsidR="00C61A25" w:rsidRPr="001D5212" w:rsidRDefault="00C61A25">
      <w:pPr>
        <w:pStyle w:val="NormalWeb"/>
        <w:rPr>
          <w:rFonts w:asciiTheme="majorBidi" w:hAnsiTheme="majorBidi" w:cstheme="majorBidi"/>
          <w:color w:val="000000"/>
        </w:rPr>
      </w:pPr>
    </w:p>
    <w:p w:rsidR="00ED29CD" w:rsidRPr="001D5212" w:rsidRDefault="00ED29CD">
      <w:pPr>
        <w:pStyle w:val="NormalWeb"/>
        <w:jc w:val="center"/>
        <w:rPr>
          <w:rFonts w:asciiTheme="majorBidi" w:hAnsiTheme="majorBidi" w:cstheme="majorBidi"/>
          <w:color w:val="000000"/>
        </w:rPr>
      </w:pPr>
    </w:p>
    <w:p w:rsidR="00ED29CD" w:rsidRPr="001D5212" w:rsidRDefault="00ED29CD">
      <w:pPr>
        <w:pStyle w:val="NormalWeb"/>
        <w:jc w:val="center"/>
        <w:rPr>
          <w:rFonts w:asciiTheme="majorBidi" w:hAnsiTheme="majorBidi" w:cstheme="majorBidi"/>
          <w:color w:val="000000"/>
        </w:rPr>
      </w:pPr>
    </w:p>
    <w:p w:rsidR="00DB4D86" w:rsidRDefault="00DB4D86" w:rsidP="00C476BB">
      <w:pPr>
        <w:pStyle w:val="NormalWeb"/>
        <w:rPr>
          <w:rFonts w:asciiTheme="majorBidi" w:hAnsiTheme="majorBidi" w:cstheme="majorBidi"/>
          <w:color w:val="000000"/>
        </w:rPr>
      </w:pPr>
    </w:p>
    <w:p w:rsidR="00CD3E6A" w:rsidRPr="00EA7348" w:rsidRDefault="00D20F43" w:rsidP="006A5552">
      <w:pPr>
        <w:pStyle w:val="Titreniveau1"/>
      </w:pPr>
      <w:bookmarkStart w:id="46" w:name="_Toc517734692"/>
      <w:r w:rsidRPr="00EA7348">
        <w:lastRenderedPageBreak/>
        <w:t>1.</w:t>
      </w:r>
      <w:r w:rsidR="006A5552">
        <w:t>2</w:t>
      </w:r>
      <w:r w:rsidRPr="00EA7348">
        <w:t>.1</w:t>
      </w:r>
      <w:r w:rsidR="000B3C3F" w:rsidRPr="00EA7348">
        <w:t>)</w:t>
      </w:r>
      <w:r w:rsidRPr="00EA7348">
        <w:t xml:space="preserve"> Le stub :</w:t>
      </w:r>
      <w:bookmarkEnd w:id="46"/>
      <w:r w:rsidRPr="00EA7348">
        <w:t xml:space="preserve"> </w:t>
      </w:r>
    </w:p>
    <w:p w:rsidR="00C61A25" w:rsidRPr="001D5212" w:rsidRDefault="00CD3E6A" w:rsidP="006D5A39">
      <w:pPr>
        <w:pStyle w:val="NormalWeb"/>
        <w:ind w:firstLine="360"/>
        <w:rPr>
          <w:rFonts w:asciiTheme="majorBidi" w:hAnsiTheme="majorBidi" w:cstheme="majorBidi"/>
          <w:color w:val="000000"/>
        </w:rPr>
      </w:pPr>
      <w:r w:rsidRPr="001D5212">
        <w:rPr>
          <w:rFonts w:asciiTheme="majorBidi" w:hAnsiTheme="majorBidi" w:cstheme="majorBidi"/>
          <w:color w:val="000000"/>
        </w:rPr>
        <w:t xml:space="preserve">Le Stub </w:t>
      </w:r>
      <w:r w:rsidR="00D20F43" w:rsidRPr="001D5212">
        <w:rPr>
          <w:rFonts w:asciiTheme="majorBidi" w:hAnsiTheme="majorBidi" w:cstheme="majorBidi"/>
          <w:color w:val="000000"/>
        </w:rPr>
        <w:t xml:space="preserve">est </w:t>
      </w:r>
      <w:r w:rsidRPr="001D5212">
        <w:rPr>
          <w:rFonts w:asciiTheme="majorBidi" w:hAnsiTheme="majorBidi" w:cstheme="majorBidi"/>
          <w:color w:val="000000"/>
        </w:rPr>
        <w:t>l’</w:t>
      </w:r>
      <w:r w:rsidR="00D20F43" w:rsidRPr="001D5212">
        <w:rPr>
          <w:rFonts w:asciiTheme="majorBidi" w:hAnsiTheme="majorBidi" w:cstheme="majorBidi"/>
          <w:color w:val="000000"/>
        </w:rPr>
        <w:t xml:space="preserve">objet </w:t>
      </w:r>
      <w:r w:rsidRPr="001D5212">
        <w:rPr>
          <w:rFonts w:asciiTheme="majorBidi" w:hAnsiTheme="majorBidi" w:cstheme="majorBidi"/>
          <w:color w:val="000000"/>
        </w:rPr>
        <w:t xml:space="preserve">local </w:t>
      </w:r>
      <w:r w:rsidR="0022373E">
        <w:rPr>
          <w:rFonts w:asciiTheme="majorBidi" w:hAnsiTheme="majorBidi" w:cstheme="majorBidi"/>
          <w:color w:val="000000"/>
        </w:rPr>
        <w:t xml:space="preserve">du client </w:t>
      </w:r>
      <w:r w:rsidRPr="001D5212">
        <w:rPr>
          <w:rFonts w:asciiTheme="majorBidi" w:hAnsiTheme="majorBidi" w:cstheme="majorBidi"/>
          <w:color w:val="000000"/>
        </w:rPr>
        <w:t xml:space="preserve">qui </w:t>
      </w:r>
      <w:r w:rsidR="00D20F43" w:rsidRPr="001D5212">
        <w:rPr>
          <w:rFonts w:asciiTheme="majorBidi" w:hAnsiTheme="majorBidi" w:cstheme="majorBidi"/>
          <w:color w:val="000000"/>
        </w:rPr>
        <w:t>représent</w:t>
      </w:r>
      <w:r w:rsidRPr="001D5212">
        <w:rPr>
          <w:rFonts w:asciiTheme="majorBidi" w:hAnsiTheme="majorBidi" w:cstheme="majorBidi"/>
          <w:color w:val="000000"/>
        </w:rPr>
        <w:t>e</w:t>
      </w:r>
      <w:r w:rsidR="00D20F43" w:rsidRPr="001D5212">
        <w:rPr>
          <w:rFonts w:asciiTheme="majorBidi" w:hAnsiTheme="majorBidi" w:cstheme="majorBidi"/>
          <w:color w:val="000000"/>
        </w:rPr>
        <w:t xml:space="preserve"> l’objet distant</w:t>
      </w:r>
      <w:r w:rsidRPr="001D5212">
        <w:rPr>
          <w:rFonts w:asciiTheme="majorBidi" w:hAnsiTheme="majorBidi" w:cstheme="majorBidi"/>
          <w:color w:val="000000"/>
        </w:rPr>
        <w:t>.</w:t>
      </w:r>
      <w:r w:rsidR="006D5A39" w:rsidRPr="001D5212">
        <w:rPr>
          <w:rFonts w:asciiTheme="majorBidi" w:hAnsiTheme="majorBidi" w:cstheme="majorBidi"/>
          <w:color w:val="000000"/>
        </w:rPr>
        <w:t xml:space="preserve"> a</w:t>
      </w:r>
      <w:r w:rsidR="00D20F43" w:rsidRPr="001D5212">
        <w:rPr>
          <w:rFonts w:asciiTheme="majorBidi" w:hAnsiTheme="majorBidi" w:cstheme="majorBidi"/>
          <w:color w:val="000000"/>
        </w:rPr>
        <w:t xml:space="preserve"> chaque appel d</w:t>
      </w:r>
      <w:r w:rsidRPr="001D5212">
        <w:rPr>
          <w:rFonts w:asciiTheme="majorBidi" w:hAnsiTheme="majorBidi" w:cstheme="majorBidi"/>
          <w:color w:val="000000"/>
        </w:rPr>
        <w:t xml:space="preserve">’une </w:t>
      </w:r>
      <w:r w:rsidR="00D20F43" w:rsidRPr="001D5212">
        <w:rPr>
          <w:rFonts w:asciiTheme="majorBidi" w:hAnsiTheme="majorBidi" w:cstheme="majorBidi"/>
          <w:color w:val="000000"/>
        </w:rPr>
        <w:t>méthode</w:t>
      </w:r>
      <w:r w:rsidR="00305871" w:rsidRPr="001D5212">
        <w:rPr>
          <w:rFonts w:asciiTheme="majorBidi" w:hAnsiTheme="majorBidi" w:cstheme="majorBidi"/>
          <w:color w:val="000000"/>
        </w:rPr>
        <w:t xml:space="preserve"> dans le client</w:t>
      </w:r>
      <w:r w:rsidRPr="001D5212">
        <w:rPr>
          <w:rFonts w:asciiTheme="majorBidi" w:hAnsiTheme="majorBidi" w:cstheme="majorBidi"/>
          <w:color w:val="000000"/>
        </w:rPr>
        <w:t xml:space="preserve"> i</w:t>
      </w:r>
      <w:r w:rsidR="00D20F43" w:rsidRPr="001D5212">
        <w:rPr>
          <w:rFonts w:asciiTheme="majorBidi" w:hAnsiTheme="majorBidi" w:cstheme="majorBidi"/>
          <w:color w:val="000000"/>
        </w:rPr>
        <w:t xml:space="preserve">l </w:t>
      </w:r>
      <w:r w:rsidRPr="001D5212">
        <w:rPr>
          <w:rFonts w:asciiTheme="majorBidi" w:hAnsiTheme="majorBidi" w:cstheme="majorBidi"/>
          <w:color w:val="000000"/>
        </w:rPr>
        <w:t>réalise</w:t>
      </w:r>
      <w:r w:rsidR="00865E4E" w:rsidRPr="001D5212">
        <w:rPr>
          <w:rFonts w:asciiTheme="majorBidi" w:hAnsiTheme="majorBidi" w:cstheme="majorBidi"/>
          <w:color w:val="000000"/>
        </w:rPr>
        <w:t> </w:t>
      </w:r>
      <w:r w:rsidR="00D20F43" w:rsidRPr="001D5212">
        <w:rPr>
          <w:rFonts w:asciiTheme="majorBidi" w:hAnsiTheme="majorBidi" w:cstheme="majorBidi"/>
          <w:color w:val="000000"/>
        </w:rPr>
        <w:t xml:space="preserve">les </w:t>
      </w:r>
      <w:r w:rsidR="00865E4E" w:rsidRPr="001D5212">
        <w:rPr>
          <w:rFonts w:asciiTheme="majorBidi" w:hAnsiTheme="majorBidi" w:cstheme="majorBidi"/>
          <w:color w:val="000000"/>
        </w:rPr>
        <w:t xml:space="preserve">tâches </w:t>
      </w:r>
      <w:r w:rsidR="00D20F43" w:rsidRPr="001D5212">
        <w:rPr>
          <w:rFonts w:asciiTheme="majorBidi" w:hAnsiTheme="majorBidi" w:cstheme="majorBidi"/>
          <w:color w:val="000000"/>
        </w:rPr>
        <w:t>suivantes:</w:t>
      </w:r>
    </w:p>
    <w:p w:rsidR="00292CDB" w:rsidRPr="001D5212" w:rsidRDefault="00D20F43" w:rsidP="0048038F">
      <w:pPr>
        <w:pStyle w:val="NormalWeb"/>
        <w:numPr>
          <w:ilvl w:val="0"/>
          <w:numId w:val="7"/>
        </w:numPr>
        <w:rPr>
          <w:rFonts w:asciiTheme="majorBidi" w:hAnsiTheme="majorBidi" w:cstheme="majorBidi"/>
          <w:color w:val="000000"/>
        </w:rPr>
      </w:pPr>
      <w:r w:rsidRPr="001D5212">
        <w:rPr>
          <w:rFonts w:asciiTheme="majorBidi" w:hAnsiTheme="majorBidi" w:cstheme="majorBidi"/>
          <w:color w:val="000000"/>
        </w:rPr>
        <w:t>Établ</w:t>
      </w:r>
      <w:r w:rsidR="00CD3E6A" w:rsidRPr="001D5212">
        <w:rPr>
          <w:rFonts w:asciiTheme="majorBidi" w:hAnsiTheme="majorBidi" w:cstheme="majorBidi"/>
          <w:color w:val="000000"/>
        </w:rPr>
        <w:t>i</w:t>
      </w:r>
      <w:r w:rsidRPr="001D5212">
        <w:rPr>
          <w:rFonts w:asciiTheme="majorBidi" w:hAnsiTheme="majorBidi" w:cstheme="majorBidi"/>
          <w:color w:val="000000"/>
        </w:rPr>
        <w:t xml:space="preserve">r une connexion </w:t>
      </w:r>
      <w:r w:rsidR="00CD3E6A" w:rsidRPr="001D5212">
        <w:rPr>
          <w:rFonts w:asciiTheme="majorBidi" w:hAnsiTheme="majorBidi" w:cstheme="majorBidi"/>
          <w:color w:val="000000"/>
        </w:rPr>
        <w:t>au</w:t>
      </w:r>
      <w:r w:rsidRPr="001D5212">
        <w:rPr>
          <w:rFonts w:asciiTheme="majorBidi" w:hAnsiTheme="majorBidi" w:cstheme="majorBidi"/>
          <w:color w:val="000000"/>
        </w:rPr>
        <w:t xml:space="preserve"> serveur</w:t>
      </w:r>
      <w:r w:rsidR="00CD3E6A" w:rsidRPr="001D5212">
        <w:rPr>
          <w:rFonts w:asciiTheme="majorBidi" w:hAnsiTheme="majorBidi" w:cstheme="majorBidi"/>
          <w:color w:val="000000"/>
        </w:rPr>
        <w:t>,</w:t>
      </w:r>
    </w:p>
    <w:p w:rsidR="00292CDB" w:rsidRPr="001D5212" w:rsidRDefault="00D20F43" w:rsidP="0048038F">
      <w:pPr>
        <w:pStyle w:val="NormalWeb"/>
        <w:numPr>
          <w:ilvl w:val="0"/>
          <w:numId w:val="7"/>
        </w:numPr>
        <w:rPr>
          <w:rFonts w:asciiTheme="majorBidi" w:hAnsiTheme="majorBidi" w:cstheme="majorBidi"/>
          <w:color w:val="000000"/>
        </w:rPr>
      </w:pPr>
      <w:r w:rsidRPr="001D5212">
        <w:rPr>
          <w:rFonts w:asciiTheme="majorBidi" w:hAnsiTheme="majorBidi" w:cstheme="majorBidi"/>
          <w:color w:val="000000"/>
        </w:rPr>
        <w:t>Envo</w:t>
      </w:r>
      <w:r w:rsidR="00865E4E" w:rsidRPr="001D5212">
        <w:rPr>
          <w:rFonts w:asciiTheme="majorBidi" w:hAnsiTheme="majorBidi" w:cstheme="majorBidi"/>
          <w:color w:val="000000"/>
        </w:rPr>
        <w:t>yer</w:t>
      </w:r>
      <w:r w:rsidRPr="001D5212">
        <w:rPr>
          <w:rFonts w:asciiTheme="majorBidi" w:hAnsiTheme="majorBidi" w:cstheme="majorBidi"/>
          <w:color w:val="000000"/>
        </w:rPr>
        <w:t xml:space="preserve"> l’appel de </w:t>
      </w:r>
      <w:r w:rsidR="00CD3E6A" w:rsidRPr="001D5212">
        <w:rPr>
          <w:rFonts w:asciiTheme="majorBidi" w:hAnsiTheme="majorBidi" w:cstheme="majorBidi"/>
          <w:color w:val="000000"/>
        </w:rPr>
        <w:t xml:space="preserve">la </w:t>
      </w:r>
      <w:r w:rsidRPr="001D5212">
        <w:rPr>
          <w:rFonts w:asciiTheme="majorBidi" w:hAnsiTheme="majorBidi" w:cstheme="majorBidi"/>
          <w:color w:val="000000"/>
        </w:rPr>
        <w:t>méthode avec les paramètres (sérialisation)</w:t>
      </w:r>
      <w:r w:rsidR="00CD3E6A" w:rsidRPr="001D5212">
        <w:rPr>
          <w:rFonts w:asciiTheme="majorBidi" w:hAnsiTheme="majorBidi" w:cstheme="majorBidi"/>
          <w:color w:val="000000"/>
        </w:rPr>
        <w:t>,</w:t>
      </w:r>
    </w:p>
    <w:p w:rsidR="00292CDB" w:rsidRPr="001D5212" w:rsidRDefault="00D20F43" w:rsidP="0048038F">
      <w:pPr>
        <w:pStyle w:val="NormalWeb"/>
        <w:numPr>
          <w:ilvl w:val="0"/>
          <w:numId w:val="7"/>
        </w:numPr>
        <w:rPr>
          <w:rFonts w:asciiTheme="majorBidi" w:hAnsiTheme="majorBidi" w:cstheme="majorBidi"/>
          <w:color w:val="000000"/>
        </w:rPr>
      </w:pPr>
      <w:r w:rsidRPr="001D5212">
        <w:rPr>
          <w:rFonts w:asciiTheme="majorBidi" w:hAnsiTheme="majorBidi" w:cstheme="majorBidi"/>
          <w:color w:val="000000"/>
        </w:rPr>
        <w:t>Attendre le résultat</w:t>
      </w:r>
      <w:r w:rsidR="00CD3E6A" w:rsidRPr="001D5212">
        <w:rPr>
          <w:rFonts w:asciiTheme="majorBidi" w:hAnsiTheme="majorBidi" w:cstheme="majorBidi"/>
          <w:color w:val="000000"/>
        </w:rPr>
        <w:t>,</w:t>
      </w:r>
    </w:p>
    <w:p w:rsidR="00292CDB" w:rsidRPr="001D5212" w:rsidRDefault="00D20F43" w:rsidP="0048038F">
      <w:pPr>
        <w:pStyle w:val="NormalWeb"/>
        <w:numPr>
          <w:ilvl w:val="0"/>
          <w:numId w:val="7"/>
        </w:numPr>
        <w:rPr>
          <w:rFonts w:asciiTheme="majorBidi" w:hAnsiTheme="majorBidi" w:cstheme="majorBidi"/>
          <w:color w:val="000000"/>
        </w:rPr>
      </w:pPr>
      <w:r w:rsidRPr="001D5212">
        <w:rPr>
          <w:rFonts w:asciiTheme="majorBidi" w:hAnsiTheme="majorBidi" w:cstheme="majorBidi"/>
          <w:color w:val="000000"/>
        </w:rPr>
        <w:t>Désérialiser le résultat</w:t>
      </w:r>
      <w:r w:rsidR="00CD3E6A" w:rsidRPr="001D5212">
        <w:rPr>
          <w:rFonts w:asciiTheme="majorBidi" w:hAnsiTheme="majorBidi" w:cstheme="majorBidi"/>
          <w:color w:val="000000"/>
        </w:rPr>
        <w:t>.</w:t>
      </w:r>
    </w:p>
    <w:p w:rsidR="008F03EB" w:rsidRPr="00EA7348" w:rsidRDefault="00D20F43" w:rsidP="006A5552">
      <w:pPr>
        <w:pStyle w:val="Titreniveau1"/>
      </w:pPr>
      <w:bookmarkStart w:id="47" w:name="_Toc517734693"/>
      <w:r w:rsidRPr="00EA7348">
        <w:t>1.</w:t>
      </w:r>
      <w:r w:rsidR="006A5552">
        <w:t>2</w:t>
      </w:r>
      <w:r w:rsidRPr="00EA7348">
        <w:t>.2</w:t>
      </w:r>
      <w:r w:rsidR="000B3C3F" w:rsidRPr="00EA7348">
        <w:t>)</w:t>
      </w:r>
      <w:r w:rsidRPr="00EA7348">
        <w:t xml:space="preserve"> Le Skel</w:t>
      </w:r>
      <w:r w:rsidR="00865E4E" w:rsidRPr="00EA7348">
        <w:t>e</w:t>
      </w:r>
      <w:r w:rsidRPr="00EA7348">
        <w:t>ton :</w:t>
      </w:r>
      <w:bookmarkEnd w:id="47"/>
      <w:r w:rsidRPr="00EA7348">
        <w:t xml:space="preserve"> </w:t>
      </w:r>
    </w:p>
    <w:p w:rsidR="008F03EB" w:rsidRPr="001D5212" w:rsidRDefault="008F03EB" w:rsidP="00305871">
      <w:pPr>
        <w:pStyle w:val="NormalWeb"/>
        <w:ind w:firstLine="360"/>
        <w:rPr>
          <w:rFonts w:asciiTheme="majorBidi" w:hAnsiTheme="majorBidi" w:cstheme="majorBidi"/>
          <w:color w:val="000000"/>
        </w:rPr>
      </w:pPr>
      <w:r w:rsidRPr="001D5212">
        <w:rPr>
          <w:rFonts w:asciiTheme="majorBidi" w:hAnsiTheme="majorBidi" w:cstheme="majorBidi"/>
          <w:color w:val="000000"/>
        </w:rPr>
        <w:t>Le Skeleton est</w:t>
      </w:r>
      <w:r w:rsidR="00D20F43" w:rsidRPr="001D5212">
        <w:rPr>
          <w:rFonts w:asciiTheme="majorBidi" w:hAnsiTheme="majorBidi" w:cstheme="majorBidi"/>
          <w:color w:val="000000"/>
        </w:rPr>
        <w:t xml:space="preserve"> le représentant de l’objet </w:t>
      </w:r>
      <w:r w:rsidRPr="001D5212">
        <w:rPr>
          <w:rFonts w:asciiTheme="majorBidi" w:hAnsiTheme="majorBidi" w:cstheme="majorBidi"/>
          <w:color w:val="000000"/>
        </w:rPr>
        <w:t>appelant</w:t>
      </w:r>
      <w:r w:rsidR="0022373E">
        <w:rPr>
          <w:rFonts w:asciiTheme="majorBidi" w:hAnsiTheme="majorBidi" w:cstheme="majorBidi"/>
          <w:color w:val="000000"/>
        </w:rPr>
        <w:t xml:space="preserve"> </w:t>
      </w:r>
      <w:r w:rsidR="00E51056" w:rsidRPr="001D5212">
        <w:rPr>
          <w:rFonts w:asciiTheme="majorBidi" w:hAnsiTheme="majorBidi" w:cstheme="majorBidi"/>
          <w:color w:val="000000"/>
        </w:rPr>
        <w:t>au niveau du</w:t>
      </w:r>
      <w:r w:rsidR="00D20F43" w:rsidRPr="001D5212">
        <w:rPr>
          <w:rFonts w:asciiTheme="majorBidi" w:hAnsiTheme="majorBidi" w:cstheme="majorBidi"/>
          <w:color w:val="000000"/>
        </w:rPr>
        <w:t xml:space="preserve"> serveur</w:t>
      </w:r>
      <w:r w:rsidR="00295715" w:rsidRPr="001D5212">
        <w:rPr>
          <w:rFonts w:asciiTheme="majorBidi" w:hAnsiTheme="majorBidi" w:cstheme="majorBidi"/>
          <w:color w:val="000000"/>
        </w:rPr>
        <w:t xml:space="preserve">. </w:t>
      </w:r>
      <w:r w:rsidRPr="001D5212">
        <w:rPr>
          <w:rFonts w:asciiTheme="majorBidi" w:hAnsiTheme="majorBidi" w:cstheme="majorBidi"/>
          <w:color w:val="000000"/>
        </w:rPr>
        <w:t>A</w:t>
      </w:r>
      <w:r w:rsidR="00305871" w:rsidRPr="001D5212">
        <w:rPr>
          <w:rFonts w:asciiTheme="majorBidi" w:hAnsiTheme="majorBidi" w:cstheme="majorBidi"/>
          <w:color w:val="000000"/>
        </w:rPr>
        <w:t xml:space="preserve"> </w:t>
      </w:r>
      <w:r w:rsidR="00E51056" w:rsidRPr="001D5212">
        <w:rPr>
          <w:rFonts w:asciiTheme="majorBidi" w:hAnsiTheme="majorBidi" w:cstheme="majorBidi"/>
          <w:color w:val="000000"/>
        </w:rPr>
        <w:t>c</w:t>
      </w:r>
      <w:r w:rsidRPr="001D5212">
        <w:rPr>
          <w:rFonts w:asciiTheme="majorBidi" w:hAnsiTheme="majorBidi" w:cstheme="majorBidi"/>
          <w:color w:val="000000"/>
        </w:rPr>
        <w:t xml:space="preserve">haque </w:t>
      </w:r>
      <w:r w:rsidR="00305871" w:rsidRPr="001D5212">
        <w:rPr>
          <w:rFonts w:asciiTheme="majorBidi" w:hAnsiTheme="majorBidi" w:cstheme="majorBidi"/>
          <w:color w:val="000000"/>
        </w:rPr>
        <w:t>réception d’un appel de</w:t>
      </w:r>
      <w:r w:rsidRPr="001D5212">
        <w:rPr>
          <w:rFonts w:asciiTheme="majorBidi" w:hAnsiTheme="majorBidi" w:cstheme="majorBidi"/>
          <w:color w:val="000000"/>
        </w:rPr>
        <w:t xml:space="preserve"> méthode il réalise les tâches suivantes :</w:t>
      </w:r>
    </w:p>
    <w:p w:rsidR="00292CDB" w:rsidRPr="001D5212" w:rsidRDefault="00E51056" w:rsidP="0048038F">
      <w:pPr>
        <w:pStyle w:val="NormalWeb"/>
        <w:numPr>
          <w:ilvl w:val="0"/>
          <w:numId w:val="8"/>
        </w:numPr>
        <w:rPr>
          <w:rFonts w:asciiTheme="majorBidi" w:hAnsiTheme="majorBidi" w:cstheme="majorBidi"/>
          <w:color w:val="000000"/>
        </w:rPr>
      </w:pPr>
      <w:r w:rsidRPr="001D5212">
        <w:rPr>
          <w:rFonts w:asciiTheme="majorBidi" w:hAnsiTheme="majorBidi" w:cstheme="majorBidi"/>
          <w:color w:val="000000"/>
        </w:rPr>
        <w:t>Récupérer</w:t>
      </w:r>
      <w:r w:rsidR="00C66E3F" w:rsidRPr="001D5212">
        <w:rPr>
          <w:rFonts w:asciiTheme="majorBidi" w:hAnsiTheme="majorBidi" w:cstheme="majorBidi"/>
          <w:color w:val="000000"/>
        </w:rPr>
        <w:t xml:space="preserve"> </w:t>
      </w:r>
      <w:r w:rsidRPr="001D5212">
        <w:rPr>
          <w:rFonts w:asciiTheme="majorBidi" w:hAnsiTheme="majorBidi" w:cstheme="majorBidi"/>
          <w:color w:val="000000"/>
        </w:rPr>
        <w:t>l</w:t>
      </w:r>
      <w:r w:rsidR="00D20F43" w:rsidRPr="001D5212">
        <w:rPr>
          <w:rFonts w:asciiTheme="majorBidi" w:hAnsiTheme="majorBidi" w:cstheme="majorBidi"/>
          <w:color w:val="000000"/>
        </w:rPr>
        <w:t>es paramètres des méthodes</w:t>
      </w:r>
      <w:r w:rsidRPr="001D5212">
        <w:rPr>
          <w:rFonts w:asciiTheme="majorBidi" w:hAnsiTheme="majorBidi" w:cstheme="majorBidi"/>
          <w:color w:val="000000"/>
        </w:rPr>
        <w:t>,</w:t>
      </w:r>
    </w:p>
    <w:p w:rsidR="00292CDB" w:rsidRPr="001D5212" w:rsidRDefault="00295715" w:rsidP="0048038F">
      <w:pPr>
        <w:pStyle w:val="NormalWeb"/>
        <w:numPr>
          <w:ilvl w:val="0"/>
          <w:numId w:val="8"/>
        </w:numPr>
        <w:rPr>
          <w:rFonts w:asciiTheme="majorBidi" w:hAnsiTheme="majorBidi" w:cstheme="majorBidi"/>
          <w:color w:val="000000"/>
        </w:rPr>
      </w:pPr>
      <w:r w:rsidRPr="001D5212">
        <w:rPr>
          <w:rFonts w:asciiTheme="majorBidi" w:hAnsiTheme="majorBidi" w:cstheme="majorBidi"/>
          <w:color w:val="000000"/>
        </w:rPr>
        <w:t>A</w:t>
      </w:r>
      <w:r w:rsidR="00D20F43" w:rsidRPr="001D5212">
        <w:rPr>
          <w:rFonts w:asciiTheme="majorBidi" w:hAnsiTheme="majorBidi" w:cstheme="majorBidi"/>
          <w:color w:val="000000"/>
        </w:rPr>
        <w:t>ppel</w:t>
      </w:r>
      <w:r w:rsidRPr="001D5212">
        <w:rPr>
          <w:rFonts w:asciiTheme="majorBidi" w:hAnsiTheme="majorBidi" w:cstheme="majorBidi"/>
          <w:color w:val="000000"/>
        </w:rPr>
        <w:t>er</w:t>
      </w:r>
      <w:r w:rsidR="00D20F43" w:rsidRPr="001D5212">
        <w:rPr>
          <w:rFonts w:asciiTheme="majorBidi" w:hAnsiTheme="majorBidi" w:cstheme="majorBidi"/>
          <w:color w:val="000000"/>
        </w:rPr>
        <w:t xml:space="preserve"> la méthode de l’objet référencé</w:t>
      </w:r>
      <w:r w:rsidR="00E51056" w:rsidRPr="001D5212">
        <w:rPr>
          <w:rFonts w:asciiTheme="majorBidi" w:hAnsiTheme="majorBidi" w:cstheme="majorBidi"/>
          <w:color w:val="000000"/>
        </w:rPr>
        <w:t xml:space="preserve"> avec ces paramètres.</w:t>
      </w:r>
    </w:p>
    <w:p w:rsidR="00292CDB" w:rsidRPr="001D5212" w:rsidRDefault="00E51056" w:rsidP="0048038F">
      <w:pPr>
        <w:pStyle w:val="NormalWeb"/>
        <w:numPr>
          <w:ilvl w:val="0"/>
          <w:numId w:val="8"/>
        </w:numPr>
        <w:rPr>
          <w:rFonts w:asciiTheme="majorBidi" w:hAnsiTheme="majorBidi" w:cstheme="majorBidi"/>
          <w:color w:val="000000"/>
        </w:rPr>
      </w:pPr>
      <w:r w:rsidRPr="001D5212">
        <w:rPr>
          <w:rFonts w:asciiTheme="majorBidi" w:hAnsiTheme="majorBidi" w:cstheme="majorBidi"/>
          <w:color w:val="000000"/>
        </w:rPr>
        <w:t>S</w:t>
      </w:r>
      <w:r w:rsidR="00D20F43" w:rsidRPr="001D5212">
        <w:rPr>
          <w:rFonts w:asciiTheme="majorBidi" w:hAnsiTheme="majorBidi" w:cstheme="majorBidi"/>
          <w:color w:val="000000"/>
        </w:rPr>
        <w:t>érialis</w:t>
      </w:r>
      <w:r w:rsidRPr="001D5212">
        <w:rPr>
          <w:rFonts w:asciiTheme="majorBidi" w:hAnsiTheme="majorBidi" w:cstheme="majorBidi"/>
          <w:color w:val="000000"/>
        </w:rPr>
        <w:t>er</w:t>
      </w:r>
      <w:r w:rsidR="00C66E3F" w:rsidRPr="001D5212">
        <w:rPr>
          <w:rFonts w:asciiTheme="majorBidi" w:hAnsiTheme="majorBidi" w:cstheme="majorBidi"/>
          <w:color w:val="000000"/>
        </w:rPr>
        <w:t xml:space="preserve"> </w:t>
      </w:r>
      <w:r w:rsidRPr="001D5212">
        <w:rPr>
          <w:rFonts w:asciiTheme="majorBidi" w:hAnsiTheme="majorBidi" w:cstheme="majorBidi"/>
          <w:color w:val="000000"/>
        </w:rPr>
        <w:t>l</w:t>
      </w:r>
      <w:r w:rsidR="00D20F43" w:rsidRPr="001D5212">
        <w:rPr>
          <w:rFonts w:asciiTheme="majorBidi" w:hAnsiTheme="majorBidi" w:cstheme="majorBidi"/>
          <w:color w:val="000000"/>
        </w:rPr>
        <w:t>e résultat</w:t>
      </w:r>
      <w:r w:rsidRPr="001D5212">
        <w:rPr>
          <w:rFonts w:asciiTheme="majorBidi" w:hAnsiTheme="majorBidi" w:cstheme="majorBidi"/>
          <w:color w:val="000000"/>
        </w:rPr>
        <w:t>,</w:t>
      </w:r>
    </w:p>
    <w:p w:rsidR="00C61A25" w:rsidRDefault="00295715" w:rsidP="00CD78CA">
      <w:pPr>
        <w:pStyle w:val="NormalWeb"/>
        <w:numPr>
          <w:ilvl w:val="0"/>
          <w:numId w:val="8"/>
        </w:numPr>
        <w:rPr>
          <w:rFonts w:asciiTheme="majorBidi" w:hAnsiTheme="majorBidi" w:cstheme="majorBidi"/>
          <w:color w:val="000000"/>
        </w:rPr>
      </w:pPr>
      <w:r w:rsidRPr="001D5212">
        <w:rPr>
          <w:rFonts w:asciiTheme="majorBidi" w:hAnsiTheme="majorBidi" w:cstheme="majorBidi"/>
          <w:color w:val="000000"/>
        </w:rPr>
        <w:t>E</w:t>
      </w:r>
      <w:r w:rsidR="00D20F43" w:rsidRPr="001D5212">
        <w:rPr>
          <w:rFonts w:asciiTheme="majorBidi" w:hAnsiTheme="majorBidi" w:cstheme="majorBidi"/>
          <w:color w:val="000000"/>
        </w:rPr>
        <w:t>nvo</w:t>
      </w:r>
      <w:r w:rsidRPr="001D5212">
        <w:rPr>
          <w:rFonts w:asciiTheme="majorBidi" w:hAnsiTheme="majorBidi" w:cstheme="majorBidi"/>
          <w:color w:val="000000"/>
        </w:rPr>
        <w:t>yer</w:t>
      </w:r>
      <w:r w:rsidR="00D20F43" w:rsidRPr="001D5212">
        <w:rPr>
          <w:rFonts w:asciiTheme="majorBidi" w:hAnsiTheme="majorBidi" w:cstheme="majorBidi"/>
          <w:color w:val="000000"/>
        </w:rPr>
        <w:t xml:space="preserve"> le résultat au </w:t>
      </w:r>
      <w:r w:rsidR="00E51056" w:rsidRPr="001D5212">
        <w:rPr>
          <w:rFonts w:asciiTheme="majorBidi" w:hAnsiTheme="majorBidi" w:cstheme="majorBidi"/>
          <w:color w:val="000000"/>
        </w:rPr>
        <w:t>Stub.</w:t>
      </w:r>
      <w:r w:rsidR="00CD78CA">
        <w:rPr>
          <w:rFonts w:asciiTheme="majorBidi" w:hAnsiTheme="majorBidi" w:cstheme="majorBidi"/>
          <w:color w:val="000000"/>
        </w:rPr>
        <w:t xml:space="preserve"> </w:t>
      </w:r>
    </w:p>
    <w:p w:rsidR="00CD78CA" w:rsidRDefault="00CD78CA" w:rsidP="00CD78CA">
      <w:pPr>
        <w:pStyle w:val="NormalWeb"/>
        <w:rPr>
          <w:rFonts w:asciiTheme="majorBidi" w:hAnsiTheme="majorBidi" w:cstheme="majorBidi"/>
          <w:color w:val="000000"/>
        </w:rPr>
      </w:pPr>
      <w:r w:rsidRPr="00CD78CA">
        <w:rPr>
          <w:rFonts w:asciiTheme="majorBidi" w:hAnsiTheme="majorBidi" w:cstheme="majorBidi"/>
          <w:color w:val="000000"/>
        </w:rPr>
        <w:t>Dans le Java 2 SDK, Standard Edition, un protocole</w:t>
      </w:r>
      <w:r>
        <w:rPr>
          <w:rFonts w:asciiTheme="majorBidi" w:hAnsiTheme="majorBidi" w:cstheme="majorBidi"/>
          <w:color w:val="000000"/>
        </w:rPr>
        <w:t xml:space="preserve"> </w:t>
      </w:r>
      <w:r w:rsidRPr="00CD78CA">
        <w:rPr>
          <w:rFonts w:asciiTheme="majorBidi" w:hAnsiTheme="majorBidi" w:cstheme="majorBidi"/>
          <w:color w:val="000000"/>
        </w:rPr>
        <w:t xml:space="preserve">supplémentaire a été introduit, qui élimine le besoin de </w:t>
      </w:r>
      <w:r w:rsidRPr="001D5212">
        <w:rPr>
          <w:rFonts w:asciiTheme="majorBidi" w:hAnsiTheme="majorBidi" w:cstheme="majorBidi"/>
          <w:color w:val="000000"/>
        </w:rPr>
        <w:t>Skeleton</w:t>
      </w:r>
      <w:r w:rsidRPr="00CD78CA">
        <w:rPr>
          <w:rFonts w:asciiTheme="majorBidi" w:hAnsiTheme="majorBidi" w:cstheme="majorBidi"/>
          <w:color w:val="000000"/>
        </w:rPr>
        <w:t xml:space="preserve">. Au lieu de cela, le code générique est utilisé pour exécuter les tâches effectuées par les </w:t>
      </w:r>
      <w:r w:rsidRPr="001D5212">
        <w:rPr>
          <w:rFonts w:asciiTheme="majorBidi" w:hAnsiTheme="majorBidi" w:cstheme="majorBidi"/>
          <w:color w:val="000000"/>
        </w:rPr>
        <w:t>Skeleton</w:t>
      </w:r>
      <w:r w:rsidRPr="00CD78CA">
        <w:rPr>
          <w:rFonts w:asciiTheme="majorBidi" w:hAnsiTheme="majorBidi" w:cstheme="majorBidi"/>
          <w:color w:val="000000"/>
        </w:rPr>
        <w:t xml:space="preserve"> </w:t>
      </w:r>
      <w:r>
        <w:rPr>
          <w:rFonts w:asciiTheme="majorBidi" w:hAnsiTheme="majorBidi" w:cstheme="majorBidi"/>
          <w:color w:val="000000"/>
        </w:rPr>
        <w:t>.</w:t>
      </w:r>
      <w:r w:rsidRPr="00CD78CA">
        <w:rPr>
          <w:rFonts w:asciiTheme="majorBidi" w:hAnsiTheme="majorBidi" w:cstheme="majorBidi"/>
          <w:color w:val="000000"/>
        </w:rPr>
        <w:t xml:space="preserve"> </w:t>
      </w:r>
    </w:p>
    <w:p w:rsidR="00E60CC0" w:rsidRDefault="00CD78CA">
      <w:pPr>
        <w:pStyle w:val="NormalWeb"/>
        <w:rPr>
          <w:rFonts w:asciiTheme="majorBidi" w:hAnsiTheme="majorBidi" w:cstheme="majorBidi"/>
          <w:color w:val="000000"/>
        </w:rPr>
      </w:pPr>
      <w:r w:rsidRPr="00CD78CA">
        <w:rPr>
          <w:rFonts w:asciiTheme="majorBidi" w:hAnsiTheme="majorBidi" w:cstheme="majorBidi"/>
          <w:color w:val="000000"/>
        </w:rPr>
        <w:t>dans JDK1.1.</w:t>
      </w:r>
      <w:r>
        <w:rPr>
          <w:rFonts w:asciiTheme="majorBidi" w:hAnsiTheme="majorBidi" w:cstheme="majorBidi"/>
          <w:color w:val="000000"/>
        </w:rPr>
        <w:t xml:space="preserve"> </w:t>
      </w:r>
      <w:r w:rsidRPr="00CD78CA">
        <w:rPr>
          <w:rFonts w:asciiTheme="majorBidi" w:hAnsiTheme="majorBidi" w:cstheme="majorBidi"/>
          <w:color w:val="000000"/>
        </w:rPr>
        <w:t xml:space="preserve"> Les </w:t>
      </w:r>
      <w:r>
        <w:rPr>
          <w:rFonts w:asciiTheme="majorBidi" w:hAnsiTheme="majorBidi" w:cstheme="majorBidi"/>
          <w:color w:val="000000"/>
        </w:rPr>
        <w:t>stub</w:t>
      </w:r>
      <w:r w:rsidRPr="00CD78CA">
        <w:rPr>
          <w:rFonts w:asciiTheme="majorBidi" w:hAnsiTheme="majorBidi" w:cstheme="majorBidi"/>
          <w:color w:val="000000"/>
        </w:rPr>
        <w:t xml:space="preserve"> et les </w:t>
      </w:r>
      <w:r w:rsidRPr="001D5212">
        <w:rPr>
          <w:rFonts w:asciiTheme="majorBidi" w:hAnsiTheme="majorBidi" w:cstheme="majorBidi"/>
          <w:color w:val="000000"/>
        </w:rPr>
        <w:t>Skeleton</w:t>
      </w:r>
      <w:r w:rsidRPr="00CD78CA">
        <w:rPr>
          <w:rFonts w:asciiTheme="majorBidi" w:hAnsiTheme="majorBidi" w:cstheme="majorBidi"/>
          <w:color w:val="000000"/>
        </w:rPr>
        <w:t xml:space="preserve"> sont générés par le compilateur rmic. </w:t>
      </w:r>
      <w:r w:rsidR="008B6E02" w:rsidRPr="001D5212">
        <w:rPr>
          <w:rFonts w:asciiTheme="majorBidi" w:hAnsiTheme="majorBidi" w:cstheme="majorBidi"/>
          <w:color w:val="000000"/>
        </w:rPr>
        <w:fldChar w:fldCharType="begin"/>
      </w:r>
      <w:r w:rsidR="00166D62">
        <w:rPr>
          <w:rFonts w:asciiTheme="majorBidi" w:hAnsiTheme="majorBidi" w:cstheme="majorBidi"/>
          <w:color w:val="000000"/>
        </w:rPr>
        <w:instrText xml:space="preserve"> ADDIN ZOTERO_ITEM CSL_CITATION {"citationID":"JbiXL1cb","properties":{"formattedCitation":"[4]","plainCitation":"[4]","noteIndex":0},"citationItems":[{"id":94,"uris":["http://zotero.org/users/4740593/items/XSWE9RJY"],"uri":["http://zotero.org/users/4740593/items/XSWE9RJY"],"itemData":{"id":94,"type":"webpage","title":"Java Remote Method Invocation: 8 - Stub/Skeleton Interfaces","URL":"https://docs.oracle.com/javase/7/docs/platform/rmi/spec/rmi-stubs2a.html","accessed":{"date-parts":[["2018",6,18]]}}}],"schema":"https://github.com/citation-style-language/schema/raw/master/csl-citation.json"} </w:instrText>
      </w:r>
      <w:r w:rsidR="008B6E02" w:rsidRPr="001D5212">
        <w:rPr>
          <w:rFonts w:asciiTheme="majorBidi" w:hAnsiTheme="majorBidi" w:cstheme="majorBidi"/>
          <w:color w:val="000000"/>
        </w:rPr>
        <w:fldChar w:fldCharType="separate"/>
      </w:r>
      <w:r w:rsidR="003515B6" w:rsidRPr="003515B6">
        <w:t>[4]</w:t>
      </w:r>
      <w:r w:rsidR="008B6E02" w:rsidRPr="001D5212">
        <w:rPr>
          <w:rFonts w:asciiTheme="majorBidi" w:hAnsiTheme="majorBidi" w:cstheme="majorBidi"/>
          <w:color w:val="000000"/>
        </w:rPr>
        <w:fldChar w:fldCharType="end"/>
      </w:r>
    </w:p>
    <w:p w:rsidR="000B3C3F" w:rsidRPr="00EA7348" w:rsidRDefault="00D20F43" w:rsidP="006A5552">
      <w:pPr>
        <w:pStyle w:val="Titreniveau1"/>
      </w:pPr>
      <w:bookmarkStart w:id="48" w:name="_Toc517734694"/>
      <w:r w:rsidRPr="00EA7348">
        <w:t>1</w:t>
      </w:r>
      <w:r w:rsidR="000B3C3F" w:rsidRPr="00EA7348">
        <w:t>.</w:t>
      </w:r>
      <w:r w:rsidR="006A5552">
        <w:t>2</w:t>
      </w:r>
      <w:r w:rsidRPr="00EA7348">
        <w:t>.3</w:t>
      </w:r>
      <w:r w:rsidR="000B3C3F" w:rsidRPr="00EA7348">
        <w:t>)</w:t>
      </w:r>
      <w:r w:rsidRPr="00EA7348">
        <w:t xml:space="preserve"> La couche de r</w:t>
      </w:r>
      <w:r w:rsidR="00295715" w:rsidRPr="00EA7348">
        <w:t>é</w:t>
      </w:r>
      <w:r w:rsidRPr="00EA7348">
        <w:t>f</w:t>
      </w:r>
      <w:r w:rsidR="00295715" w:rsidRPr="00EA7348">
        <w:t>ére</w:t>
      </w:r>
      <w:r w:rsidRPr="00EA7348">
        <w:t>ncement :</w:t>
      </w:r>
      <w:bookmarkEnd w:id="48"/>
      <w:r w:rsidRPr="00EA7348">
        <w:t xml:space="preserve"> </w:t>
      </w:r>
    </w:p>
    <w:p w:rsidR="00C61A25" w:rsidRPr="001D5212" w:rsidRDefault="00D20F43" w:rsidP="00C476BB">
      <w:pPr>
        <w:pStyle w:val="NormalWeb"/>
        <w:rPr>
          <w:rFonts w:asciiTheme="majorBidi" w:hAnsiTheme="majorBidi" w:cstheme="majorBidi"/>
          <w:color w:val="000000"/>
        </w:rPr>
      </w:pPr>
      <w:r w:rsidRPr="001D5212">
        <w:rPr>
          <w:rFonts w:asciiTheme="majorBidi" w:hAnsiTheme="majorBidi" w:cstheme="majorBidi"/>
          <w:color w:val="000000"/>
        </w:rPr>
        <w:t xml:space="preserve">elle est responsable de référencer les objets distants pour donner </w:t>
      </w:r>
      <w:r w:rsidR="008C6936" w:rsidRPr="001D5212">
        <w:rPr>
          <w:rFonts w:asciiTheme="majorBidi" w:hAnsiTheme="majorBidi" w:cstheme="majorBidi"/>
          <w:color w:val="000000"/>
        </w:rPr>
        <w:t xml:space="preserve">ses </w:t>
      </w:r>
      <w:r w:rsidRPr="001D5212">
        <w:rPr>
          <w:rFonts w:asciiTheme="majorBidi" w:hAnsiTheme="majorBidi" w:cstheme="majorBidi"/>
          <w:color w:val="000000"/>
        </w:rPr>
        <w:t xml:space="preserve">informations à la couche transport, </w:t>
      </w:r>
    </w:p>
    <w:p w:rsidR="000B3C3F" w:rsidRPr="00EA7348" w:rsidRDefault="00D20F43" w:rsidP="006A5552">
      <w:pPr>
        <w:pStyle w:val="Titreniveau1"/>
      </w:pPr>
      <w:bookmarkStart w:id="49" w:name="_Toc517734695"/>
      <w:r w:rsidRPr="00EA7348">
        <w:t>1.</w:t>
      </w:r>
      <w:r w:rsidR="006A5552">
        <w:t>2</w:t>
      </w:r>
      <w:r w:rsidRPr="00EA7348">
        <w:t>.4</w:t>
      </w:r>
      <w:r w:rsidR="000B3C3F" w:rsidRPr="00EA7348">
        <w:t>)</w:t>
      </w:r>
      <w:r w:rsidRPr="00EA7348">
        <w:t xml:space="preserve"> La couche transport :</w:t>
      </w:r>
      <w:bookmarkEnd w:id="49"/>
      <w:r w:rsidRPr="00EA7348">
        <w:t xml:space="preserve"> </w:t>
      </w:r>
    </w:p>
    <w:p w:rsidR="00C61A25" w:rsidRPr="001D5212" w:rsidRDefault="00D20F43" w:rsidP="00C476BB">
      <w:pPr>
        <w:pStyle w:val="NormalWeb"/>
        <w:rPr>
          <w:rFonts w:asciiTheme="majorBidi" w:hAnsiTheme="majorBidi" w:cstheme="majorBidi"/>
          <w:color w:val="000000"/>
        </w:rPr>
      </w:pPr>
      <w:r w:rsidRPr="001D5212">
        <w:rPr>
          <w:rFonts w:asciiTheme="majorBidi" w:hAnsiTheme="majorBidi" w:cstheme="majorBidi"/>
          <w:color w:val="000000"/>
        </w:rPr>
        <w:t>cette couche effectue les échanges des donn</w:t>
      </w:r>
      <w:r w:rsidR="005D2EF4" w:rsidRPr="001D5212">
        <w:rPr>
          <w:rFonts w:asciiTheme="majorBidi" w:hAnsiTheme="majorBidi" w:cstheme="majorBidi"/>
          <w:color w:val="000000"/>
        </w:rPr>
        <w:t>é</w:t>
      </w:r>
      <w:r w:rsidRPr="001D5212">
        <w:rPr>
          <w:rFonts w:asciiTheme="majorBidi" w:hAnsiTheme="majorBidi" w:cstheme="majorBidi"/>
          <w:color w:val="000000"/>
        </w:rPr>
        <w:t xml:space="preserve">es entre les deux machines par un serveur socket </w:t>
      </w:r>
      <w:r w:rsidR="005D2EF4" w:rsidRPr="001D5212">
        <w:rPr>
          <w:rFonts w:asciiTheme="majorBidi" w:hAnsiTheme="majorBidi" w:cstheme="majorBidi"/>
          <w:color w:val="000000"/>
        </w:rPr>
        <w:t xml:space="preserve">côté </w:t>
      </w:r>
      <w:r w:rsidRPr="001D5212">
        <w:rPr>
          <w:rFonts w:asciiTheme="majorBidi" w:hAnsiTheme="majorBidi" w:cstheme="majorBidi"/>
          <w:color w:val="000000"/>
        </w:rPr>
        <w:t xml:space="preserve">serveur et </w:t>
      </w:r>
      <w:r w:rsidR="005D2EF4" w:rsidRPr="001D5212">
        <w:rPr>
          <w:rFonts w:asciiTheme="majorBidi" w:hAnsiTheme="majorBidi" w:cstheme="majorBidi"/>
          <w:color w:val="000000"/>
        </w:rPr>
        <w:t xml:space="preserve">un </w:t>
      </w:r>
      <w:r w:rsidRPr="001D5212">
        <w:rPr>
          <w:rFonts w:asciiTheme="majorBidi" w:hAnsiTheme="majorBidi" w:cstheme="majorBidi"/>
          <w:color w:val="000000"/>
        </w:rPr>
        <w:t xml:space="preserve">socket </w:t>
      </w:r>
      <w:r w:rsidR="005D2EF4" w:rsidRPr="001D5212">
        <w:rPr>
          <w:rFonts w:asciiTheme="majorBidi" w:hAnsiTheme="majorBidi" w:cstheme="majorBidi"/>
          <w:color w:val="000000"/>
        </w:rPr>
        <w:t xml:space="preserve">côté </w:t>
      </w:r>
      <w:r w:rsidRPr="001D5212">
        <w:rPr>
          <w:rFonts w:asciiTheme="majorBidi" w:hAnsiTheme="majorBidi" w:cstheme="majorBidi"/>
          <w:color w:val="000000"/>
        </w:rPr>
        <w:t>client</w:t>
      </w:r>
      <w:r w:rsidR="005D2EF4" w:rsidRPr="001D5212">
        <w:rPr>
          <w:rFonts w:asciiTheme="majorBidi" w:hAnsiTheme="majorBidi" w:cstheme="majorBidi"/>
          <w:color w:val="000000"/>
        </w:rPr>
        <w:t>.</w:t>
      </w:r>
    </w:p>
    <w:p w:rsidR="00E60CC0" w:rsidRDefault="005D2EF4">
      <w:pPr>
        <w:pStyle w:val="NormalWeb"/>
        <w:rPr>
          <w:rFonts w:asciiTheme="majorBidi" w:hAnsiTheme="majorBidi" w:cstheme="majorBidi"/>
          <w:color w:val="000000"/>
        </w:rPr>
      </w:pPr>
      <w:r w:rsidRPr="001D5212">
        <w:rPr>
          <w:rFonts w:asciiTheme="majorBidi" w:hAnsiTheme="majorBidi" w:cstheme="majorBidi"/>
          <w:color w:val="000000"/>
        </w:rPr>
        <w:lastRenderedPageBreak/>
        <w:t xml:space="preserve">On </w:t>
      </w:r>
      <w:r w:rsidR="00D20F43" w:rsidRPr="001D5212">
        <w:rPr>
          <w:rFonts w:asciiTheme="majorBidi" w:hAnsiTheme="majorBidi" w:cstheme="majorBidi"/>
          <w:color w:val="000000"/>
        </w:rPr>
        <w:t xml:space="preserve">peut personnaliser cette couche par un protocole spécifique </w:t>
      </w:r>
      <w:r w:rsidR="005D1F26" w:rsidRPr="001D5212">
        <w:rPr>
          <w:rFonts w:asciiTheme="majorBidi" w:hAnsiTheme="majorBidi" w:cstheme="majorBidi"/>
          <w:color w:val="000000"/>
        </w:rPr>
        <w:t>en implémentent l’interface</w:t>
      </w:r>
      <w:r w:rsidR="00D20F43" w:rsidRPr="001D5212">
        <w:rPr>
          <w:rFonts w:asciiTheme="majorBidi" w:hAnsiTheme="majorBidi" w:cstheme="majorBidi"/>
          <w:color w:val="000000"/>
        </w:rPr>
        <w:t xml:space="preserve"> de </w:t>
      </w:r>
      <w:r w:rsidRPr="001D5212">
        <w:rPr>
          <w:rFonts w:asciiTheme="majorBidi" w:hAnsiTheme="majorBidi" w:cstheme="majorBidi"/>
          <w:color w:val="000000"/>
        </w:rPr>
        <w:t>S</w:t>
      </w:r>
      <w:r w:rsidR="00D20F43" w:rsidRPr="001D5212">
        <w:rPr>
          <w:rFonts w:asciiTheme="majorBidi" w:hAnsiTheme="majorBidi" w:cstheme="majorBidi"/>
          <w:color w:val="000000"/>
        </w:rPr>
        <w:t>ocket</w:t>
      </w:r>
      <w:r w:rsidRPr="001D5212">
        <w:rPr>
          <w:rFonts w:asciiTheme="majorBidi" w:hAnsiTheme="majorBidi" w:cstheme="majorBidi"/>
          <w:color w:val="000000"/>
        </w:rPr>
        <w:t>F</w:t>
      </w:r>
      <w:r w:rsidR="00D20F43" w:rsidRPr="001D5212">
        <w:rPr>
          <w:rFonts w:asciiTheme="majorBidi" w:hAnsiTheme="majorBidi" w:cstheme="majorBidi"/>
          <w:color w:val="000000"/>
        </w:rPr>
        <w:t>actory</w:t>
      </w:r>
      <w:r w:rsidR="005942EF" w:rsidRPr="001D5212">
        <w:rPr>
          <w:rFonts w:asciiTheme="majorBidi" w:hAnsiTheme="majorBidi" w:cstheme="majorBidi"/>
          <w:color w:val="000000"/>
        </w:rPr>
        <w:t>, cette démarche est utile si en veut par exemple changer le protocole de communication TCP/IP en UDP</w:t>
      </w:r>
      <w:r w:rsidR="00D20F43" w:rsidRPr="001D5212">
        <w:rPr>
          <w:rFonts w:asciiTheme="majorBidi" w:hAnsiTheme="majorBidi" w:cstheme="majorBidi"/>
          <w:color w:val="000000"/>
        </w:rPr>
        <w:t>.</w:t>
      </w:r>
      <w:r w:rsidR="008B6E02" w:rsidRPr="001D5212">
        <w:rPr>
          <w:rFonts w:asciiTheme="majorBidi" w:hAnsiTheme="majorBidi" w:cstheme="majorBidi"/>
          <w:color w:val="000000"/>
        </w:rPr>
        <w:fldChar w:fldCharType="begin"/>
      </w:r>
      <w:r w:rsidR="00166D62">
        <w:rPr>
          <w:rFonts w:asciiTheme="majorBidi" w:hAnsiTheme="majorBidi" w:cstheme="majorBidi"/>
          <w:color w:val="000000"/>
        </w:rPr>
        <w:instrText xml:space="preserve"> ADDIN ZOTERO_ITEM CSL_CITATION {"citationID":"81qriCKf","properties":{"formattedCitation":"[5]","plainCitation":"[5]","noteIndex":0},"citationItems":[{"id":29,"uris":["http://zotero.org/users/4740593/items/J6MFLGQR"],"uri":["http://zotero.org/users/4740593/items/J6MFLGQR"],"itemData":{"id":29,"type":"article","title":"NICOLAS - Remote Method Invocation Invocation de méthodes di.pdf","URL":"http://www2.ift.ulaval.ca/IFT-Stage/ateliers/old/RMI/atelierRMI.pdf","accessed":{"date-parts":[["2018",3,18]]}}}],"schema":"https://github.com/citation-style-language/schema/raw/master/csl-citation.json"} </w:instrText>
      </w:r>
      <w:r w:rsidR="008B6E02" w:rsidRPr="001D5212">
        <w:rPr>
          <w:rFonts w:asciiTheme="majorBidi" w:hAnsiTheme="majorBidi" w:cstheme="majorBidi"/>
          <w:color w:val="000000"/>
        </w:rPr>
        <w:fldChar w:fldCharType="separate"/>
      </w:r>
      <w:r w:rsidR="003515B6" w:rsidRPr="003515B6">
        <w:t>[5]</w:t>
      </w:r>
      <w:r w:rsidR="008B6E02" w:rsidRPr="001D5212">
        <w:rPr>
          <w:rFonts w:asciiTheme="majorBidi" w:hAnsiTheme="majorBidi" w:cstheme="majorBidi"/>
          <w:color w:val="000000"/>
        </w:rPr>
        <w:fldChar w:fldCharType="end"/>
      </w:r>
    </w:p>
    <w:p w:rsidR="00C61A25" w:rsidRPr="001D5212" w:rsidRDefault="00D20F43" w:rsidP="006A5552">
      <w:pPr>
        <w:pStyle w:val="Titreniveau1"/>
      </w:pPr>
      <w:bookmarkStart w:id="50" w:name="_Toc517734696"/>
      <w:r w:rsidRPr="001D5212">
        <w:t>1.</w:t>
      </w:r>
      <w:r w:rsidR="006A5552">
        <w:t>3)</w:t>
      </w:r>
      <w:r w:rsidRPr="001D5212">
        <w:t xml:space="preserve"> Mécanisme de téléchargement  des définitions des classe</w:t>
      </w:r>
      <w:r w:rsidR="005D2EF4" w:rsidRPr="001D5212">
        <w:t>s</w:t>
      </w:r>
      <w:r w:rsidRPr="001D5212">
        <w:t xml:space="preserve"> distant</w:t>
      </w:r>
      <w:r w:rsidR="005D2EF4" w:rsidRPr="001D5212">
        <w:t>e</w:t>
      </w:r>
      <w:r w:rsidRPr="001D5212">
        <w:t>s :</w:t>
      </w:r>
      <w:bookmarkEnd w:id="50"/>
    </w:p>
    <w:p w:rsidR="00E60CC0" w:rsidRDefault="00D20F43">
      <w:pPr>
        <w:pStyle w:val="NormalWeb"/>
        <w:rPr>
          <w:rFonts w:asciiTheme="majorBidi" w:hAnsiTheme="majorBidi" w:cstheme="majorBidi"/>
          <w:color w:val="000000"/>
        </w:rPr>
      </w:pPr>
      <w:r w:rsidRPr="001D5212">
        <w:rPr>
          <w:rFonts w:asciiTheme="majorBidi" w:hAnsiTheme="majorBidi" w:cstheme="majorBidi"/>
          <w:color w:val="000000"/>
        </w:rPr>
        <w:t>Ce</w:t>
      </w:r>
      <w:r w:rsidR="00100761" w:rsidRPr="001D5212">
        <w:rPr>
          <w:rFonts w:asciiTheme="majorBidi" w:hAnsiTheme="majorBidi" w:cstheme="majorBidi"/>
          <w:color w:val="000000"/>
        </w:rPr>
        <w:t>tte</w:t>
      </w:r>
      <w:r w:rsidRPr="001D5212">
        <w:rPr>
          <w:rFonts w:asciiTheme="majorBidi" w:hAnsiTheme="majorBidi" w:cstheme="majorBidi"/>
          <w:color w:val="000000"/>
        </w:rPr>
        <w:t xml:space="preserve"> technique permet de localiser</w:t>
      </w:r>
      <w:r w:rsidR="00100761" w:rsidRPr="001D5212">
        <w:rPr>
          <w:rFonts w:asciiTheme="majorBidi" w:hAnsiTheme="majorBidi" w:cstheme="majorBidi"/>
          <w:color w:val="000000"/>
        </w:rPr>
        <w:t xml:space="preserve">, </w:t>
      </w:r>
      <w:r w:rsidRPr="001D5212">
        <w:rPr>
          <w:rFonts w:asciiTheme="majorBidi" w:hAnsiTheme="majorBidi" w:cstheme="majorBidi"/>
          <w:color w:val="000000"/>
        </w:rPr>
        <w:t>communique</w:t>
      </w:r>
      <w:r w:rsidR="00100761" w:rsidRPr="001D5212">
        <w:rPr>
          <w:rFonts w:asciiTheme="majorBidi" w:hAnsiTheme="majorBidi" w:cstheme="majorBidi"/>
          <w:color w:val="000000"/>
        </w:rPr>
        <w:t>r</w:t>
      </w:r>
      <w:r w:rsidRPr="001D5212">
        <w:rPr>
          <w:rFonts w:asciiTheme="majorBidi" w:hAnsiTheme="majorBidi" w:cstheme="majorBidi"/>
          <w:color w:val="000000"/>
        </w:rPr>
        <w:t xml:space="preserve"> et charger la définition  des objets distant, si objet distant sont héberger dans un composent qui s’appel registre</w:t>
      </w:r>
      <w:r w:rsidR="007411F2" w:rsidRPr="001D5212">
        <w:rPr>
          <w:rFonts w:asciiTheme="majorBidi" w:hAnsiTheme="majorBidi" w:cstheme="majorBidi"/>
          <w:color w:val="000000"/>
        </w:rPr>
        <w:t>. Ce dernier</w:t>
      </w:r>
      <w:r w:rsidR="005560F2" w:rsidRPr="001D5212">
        <w:rPr>
          <w:rFonts w:asciiTheme="majorBidi" w:hAnsiTheme="majorBidi" w:cstheme="majorBidi"/>
          <w:color w:val="000000"/>
        </w:rPr>
        <w:t xml:space="preserve"> envoi</w:t>
      </w:r>
      <w:r w:rsidRPr="001D5212">
        <w:rPr>
          <w:rFonts w:asciiTheme="majorBidi" w:hAnsiTheme="majorBidi" w:cstheme="majorBidi"/>
          <w:color w:val="000000"/>
        </w:rPr>
        <w:t xml:space="preserve"> au client demandeur un stub qui est un proxy </w:t>
      </w:r>
      <w:r w:rsidR="008F260A" w:rsidRPr="001D5212">
        <w:rPr>
          <w:rFonts w:asciiTheme="majorBidi" w:hAnsiTheme="majorBidi" w:cstheme="majorBidi"/>
          <w:color w:val="000000"/>
        </w:rPr>
        <w:t>reprisant</w:t>
      </w:r>
      <w:r w:rsidRPr="001D5212">
        <w:rPr>
          <w:rFonts w:asciiTheme="majorBidi" w:hAnsiTheme="majorBidi" w:cstheme="majorBidi"/>
          <w:color w:val="000000"/>
        </w:rPr>
        <w:t xml:space="preserve"> </w:t>
      </w:r>
      <w:r w:rsidR="00B22769" w:rsidRPr="001D5212">
        <w:rPr>
          <w:rFonts w:asciiTheme="majorBidi" w:hAnsiTheme="majorBidi" w:cstheme="majorBidi"/>
          <w:color w:val="000000"/>
        </w:rPr>
        <w:t xml:space="preserve">l’objet distant, </w:t>
      </w:r>
      <w:r w:rsidR="007411F2" w:rsidRPr="001D5212">
        <w:rPr>
          <w:rFonts w:asciiTheme="majorBidi" w:hAnsiTheme="majorBidi" w:cstheme="majorBidi"/>
          <w:color w:val="000000"/>
        </w:rPr>
        <w:t xml:space="preserve">à </w:t>
      </w:r>
      <w:r w:rsidRPr="001D5212">
        <w:rPr>
          <w:rFonts w:asciiTheme="majorBidi" w:hAnsiTheme="majorBidi" w:cstheme="majorBidi"/>
          <w:color w:val="000000"/>
        </w:rPr>
        <w:t>chaque appel de méthode</w:t>
      </w:r>
      <w:r w:rsidR="007411F2" w:rsidRPr="001D5212">
        <w:rPr>
          <w:rFonts w:asciiTheme="majorBidi" w:hAnsiTheme="majorBidi" w:cstheme="majorBidi"/>
          <w:color w:val="000000"/>
        </w:rPr>
        <w:t>,</w:t>
      </w:r>
      <w:r w:rsidRPr="001D5212">
        <w:rPr>
          <w:rFonts w:asciiTheme="majorBidi" w:hAnsiTheme="majorBidi" w:cstheme="majorBidi"/>
          <w:color w:val="000000"/>
        </w:rPr>
        <w:t xml:space="preserve"> il </w:t>
      </w:r>
      <w:r w:rsidR="00C66E3F" w:rsidRPr="001D5212">
        <w:rPr>
          <w:rFonts w:asciiTheme="majorBidi" w:hAnsiTheme="majorBidi" w:cstheme="majorBidi"/>
          <w:color w:val="000000"/>
        </w:rPr>
        <w:t>envoi</w:t>
      </w:r>
      <w:r w:rsidRPr="001D5212">
        <w:rPr>
          <w:rFonts w:asciiTheme="majorBidi" w:hAnsiTheme="majorBidi" w:cstheme="majorBidi"/>
          <w:color w:val="000000"/>
        </w:rPr>
        <w:t xml:space="preserve"> les paramètres et récupère le résultat</w:t>
      </w:r>
      <w:r w:rsidR="007411F2" w:rsidRPr="001D5212">
        <w:rPr>
          <w:rFonts w:asciiTheme="majorBidi" w:hAnsiTheme="majorBidi" w:cstheme="majorBidi"/>
          <w:color w:val="000000"/>
        </w:rPr>
        <w:t>.</w:t>
      </w:r>
      <w:r w:rsidR="00C66E3F" w:rsidRPr="001D5212">
        <w:rPr>
          <w:rFonts w:asciiTheme="majorBidi" w:hAnsiTheme="majorBidi" w:cstheme="majorBidi"/>
          <w:color w:val="000000"/>
        </w:rPr>
        <w:t xml:space="preserve"> </w:t>
      </w:r>
      <w:r w:rsidR="007411F2" w:rsidRPr="001D5212">
        <w:rPr>
          <w:rFonts w:asciiTheme="majorBidi" w:hAnsiTheme="majorBidi" w:cstheme="majorBidi"/>
          <w:color w:val="000000"/>
        </w:rPr>
        <w:t>I</w:t>
      </w:r>
      <w:r w:rsidRPr="001D5212">
        <w:rPr>
          <w:rFonts w:asciiTheme="majorBidi" w:hAnsiTheme="majorBidi" w:cstheme="majorBidi"/>
          <w:color w:val="000000"/>
        </w:rPr>
        <w:t xml:space="preserve">l est </w:t>
      </w:r>
      <w:r w:rsidR="007411F2" w:rsidRPr="001D5212">
        <w:rPr>
          <w:rFonts w:asciiTheme="majorBidi" w:hAnsiTheme="majorBidi" w:cstheme="majorBidi"/>
          <w:color w:val="000000"/>
        </w:rPr>
        <w:t>à</w:t>
      </w:r>
      <w:r w:rsidRPr="001D5212">
        <w:rPr>
          <w:rFonts w:asciiTheme="majorBidi" w:hAnsiTheme="majorBidi" w:cstheme="majorBidi"/>
          <w:color w:val="000000"/>
        </w:rPr>
        <w:t xml:space="preserve"> note</w:t>
      </w:r>
      <w:r w:rsidR="007411F2" w:rsidRPr="001D5212">
        <w:rPr>
          <w:rFonts w:asciiTheme="majorBidi" w:hAnsiTheme="majorBidi" w:cstheme="majorBidi"/>
          <w:color w:val="000000"/>
        </w:rPr>
        <w:t>r</w:t>
      </w:r>
      <w:r w:rsidRPr="001D5212">
        <w:rPr>
          <w:rFonts w:asciiTheme="majorBidi" w:hAnsiTheme="majorBidi" w:cstheme="majorBidi"/>
          <w:color w:val="000000"/>
        </w:rPr>
        <w:t xml:space="preserve"> que tout cette transparence vis-à-vis de programmeur est  garante par un simple serveur web</w:t>
      </w:r>
      <w:r w:rsidR="007411F2" w:rsidRPr="001D5212">
        <w:rPr>
          <w:rFonts w:asciiTheme="majorBidi" w:hAnsiTheme="majorBidi" w:cstheme="majorBidi"/>
          <w:color w:val="000000"/>
        </w:rPr>
        <w:t>.</w:t>
      </w:r>
      <w:r w:rsidR="008B6E02" w:rsidRPr="001D5212">
        <w:rPr>
          <w:rFonts w:asciiTheme="majorBidi" w:hAnsiTheme="majorBidi" w:cstheme="majorBidi"/>
          <w:color w:val="000000"/>
        </w:rPr>
        <w:fldChar w:fldCharType="begin"/>
      </w:r>
      <w:r w:rsidR="00166D62">
        <w:rPr>
          <w:rFonts w:asciiTheme="majorBidi" w:hAnsiTheme="majorBidi" w:cstheme="majorBidi"/>
          <w:color w:val="000000"/>
        </w:rPr>
        <w:instrText xml:space="preserve"> ADDIN ZOTERO_ITEM CSL_CITATION {"citationID":"0qmdMrpI","properties":{"formattedCitation":"[6]","plainCitation":"[6]","noteIndex":0},"citationItems":[{"id":92,"uris":["http://zotero.org/users/4740593/items/4UT6BN39"],"uri":["http://zotero.org/users/4740593/items/4UT6BN39"],"itemData":{"id":92,"type":"webpage","title":"Java Remote Method Invocation: 2 - Distributed Object Model","URL":"https://docs.oracle.com/javase/7/docs/platform/rmi/spec/rmi-objmodel2.html","accessed":{"date-parts":[["2018",6,18]]}}}],"schema":"https://github.com/citation-style-language/schema/raw/master/csl-citation.json"} </w:instrText>
      </w:r>
      <w:r w:rsidR="008B6E02" w:rsidRPr="001D5212">
        <w:rPr>
          <w:rFonts w:asciiTheme="majorBidi" w:hAnsiTheme="majorBidi" w:cstheme="majorBidi"/>
          <w:color w:val="000000"/>
        </w:rPr>
        <w:fldChar w:fldCharType="separate"/>
      </w:r>
      <w:r w:rsidR="003515B6" w:rsidRPr="003515B6">
        <w:t>[6]</w:t>
      </w:r>
      <w:r w:rsidR="008B6E02" w:rsidRPr="001D5212">
        <w:rPr>
          <w:rFonts w:asciiTheme="majorBidi" w:hAnsiTheme="majorBidi" w:cstheme="majorBidi"/>
          <w:color w:val="000000"/>
        </w:rPr>
        <w:fldChar w:fldCharType="end"/>
      </w:r>
    </w:p>
    <w:p w:rsidR="00E60CC0" w:rsidRDefault="00D20F43">
      <w:pPr>
        <w:rPr>
          <w:rFonts w:asciiTheme="majorBidi" w:hAnsiTheme="majorBidi" w:cstheme="majorBidi"/>
          <w:color w:val="000000"/>
        </w:rPr>
      </w:pPr>
      <w:r w:rsidRPr="001D5212">
        <w:rPr>
          <w:rFonts w:asciiTheme="majorBidi" w:hAnsiTheme="majorBidi" w:cstheme="majorBidi"/>
          <w:color w:val="000000"/>
        </w:rPr>
        <w:t xml:space="preserve">Ce mécanisme de communication et représenté dans le </w:t>
      </w:r>
      <w:r w:rsidR="00100761" w:rsidRPr="001D5212">
        <w:rPr>
          <w:rFonts w:asciiTheme="majorBidi" w:hAnsiTheme="majorBidi" w:cstheme="majorBidi"/>
          <w:color w:val="000000"/>
        </w:rPr>
        <w:t xml:space="preserve">schéma </w:t>
      </w:r>
      <w:r w:rsidRPr="001D5212">
        <w:rPr>
          <w:rFonts w:asciiTheme="majorBidi" w:hAnsiTheme="majorBidi" w:cstheme="majorBidi"/>
          <w:color w:val="000000"/>
        </w:rPr>
        <w:t>suivant :</w:t>
      </w:r>
    </w:p>
    <w:p w:rsidR="00100761" w:rsidRPr="001D5212" w:rsidRDefault="008B6E02" w:rsidP="00100761">
      <w:pPr>
        <w:pStyle w:val="NormalWeb"/>
        <w:rPr>
          <w:rFonts w:asciiTheme="majorBidi" w:hAnsiTheme="majorBidi" w:cstheme="majorBidi"/>
          <w:color w:val="000000"/>
        </w:rPr>
      </w:pPr>
      <w:r w:rsidRPr="008B6E02">
        <w:rPr>
          <w:noProof/>
        </w:rPr>
        <w:pict>
          <v:shape id="_x0000_s2347" type="#_x0000_t202" style="position:absolute;margin-left:16.75pt;margin-top:180.85pt;width:374.45pt;height:.05pt;z-index:251860992" stroked="f">
            <v:textbox style="mso-next-textbox:#_x0000_s2347;mso-fit-shape-to-text:t" inset="0,0,0,0">
              <w:txbxContent>
                <w:p w:rsidR="004108CE" w:rsidRPr="0083681C" w:rsidRDefault="004108CE" w:rsidP="00DB4D86">
                  <w:pPr>
                    <w:pStyle w:val="Lgende"/>
                    <w:jc w:val="center"/>
                    <w:rPr>
                      <w:rFonts w:asciiTheme="majorBidi" w:hAnsiTheme="majorBidi" w:cstheme="majorBidi"/>
                      <w:noProof/>
                      <w:color w:val="000000"/>
                      <w:sz w:val="24"/>
                      <w:szCs w:val="24"/>
                    </w:rPr>
                  </w:pPr>
                  <w:bookmarkStart w:id="51" w:name="_Toc517734532"/>
                  <w:r>
                    <w:t xml:space="preserve">Figure </w:t>
                  </w:r>
                  <w:fldSimple w:instr=" SEQ Figure \* ARABIC ">
                    <w:r>
                      <w:rPr>
                        <w:noProof/>
                      </w:rPr>
                      <w:t>3</w:t>
                    </w:r>
                  </w:fldSimple>
                  <w:r>
                    <w:t xml:space="preserve"> </w:t>
                  </w:r>
                  <w:r w:rsidRPr="0041599F">
                    <w:t>Mécanisme de communication RMI</w:t>
                  </w:r>
                  <w:bookmarkEnd w:id="51"/>
                </w:p>
              </w:txbxContent>
            </v:textbox>
          </v:shape>
        </w:pict>
      </w:r>
      <w:r>
        <w:rPr>
          <w:rFonts w:asciiTheme="majorBidi" w:hAnsiTheme="majorBidi" w:cstheme="majorBidi"/>
          <w:noProof/>
          <w:color w:val="000000"/>
        </w:rPr>
        <w:pict>
          <v:group id="Group 43" o:spid="_x0000_s2293" style="position:absolute;margin-left:16.75pt;margin-top:17.65pt;width:374.45pt;height:158.7pt;z-index:251762688" coordorigin="1109,2302" coordsize="8806,4857" o:gfxdata="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">
            <v:shape id="AutoShape 44" o:spid="_x0000_s2294" type="#_x0000_t176" style="position:absolute;left:7718;top:6389;width:1905;height:614" o:gfxdata="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rJpu8AAAA&#10;2wAAAA8AAAAAAAAAAQAgAAAAIgAAAGRycy9kb3ducmV2LnhtbFBLAQIUABQAAAAIAIdO4kAzLwWe&#10;OwAAADkAAAAQAAAAAAAAAAEAIAAAAAsBAABkcnMvc2hhcGV4bWwueG1sUEsFBgAAAAAGAAYAWwEA&#10;ALUDAAAAAA==&#10;">
              <v:textbox style="mso-next-textbox:#AutoShape 44">
                <w:txbxContent>
                  <w:p w:rsidR="004108CE" w:rsidRDefault="004108CE" w:rsidP="005560F2">
                    <w:r>
                      <w:t>Serveur Web</w:t>
                    </w:r>
                  </w:p>
                </w:txbxContent>
              </v:textbox>
            </v:shape>
            <v:shape id="AutoShape 45" o:spid="_x0000_s2295" type="#_x0000_t176" style="position:absolute;left:1109;top:2920;width:2079;height:893" o:gfxdata="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2j6Re5AAAA2wAA&#10;AA8AAAAAAAAAAQAgAAAAIgAAAGRycy9kb3ducmV2LnhtbFBLAQIUABQAAAAIAIdO4kAzLwWeOwAA&#10;ADkAAAAQAAAAAAAAAAEAIAAAAAgBAABkcnMvc2hhcGV4bWwueG1sUEsFBgAAAAAGAAYAWwEAALID&#10;AAAAAA==&#10;">
              <v:shadow on="t" opacity=".5" offset="6pt,6pt"/>
              <v:textbox style="mso-next-textbox:#AutoShape 45">
                <w:txbxContent>
                  <w:p w:rsidR="004108CE" w:rsidRDefault="004108CE" w:rsidP="005560F2">
                    <w:r>
                      <w:t>Client RMI</w:t>
                    </w:r>
                  </w:p>
                </w:txbxContent>
              </v:textbox>
            </v:shape>
            <v:shape id="AutoShape 46" o:spid="_x0000_s2296" type="#_x0000_t176" style="position:absolute;left:5872;top:3645;width:2079;height:1586" o:gfxdata="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8fWW8AAAA&#10;2wAAAA8AAAAAAAAAAQAgAAAAIgAAAGRycy9kb3ducmV2LnhtbFBLAQIUABQAAAAIAIdO4kAzLwWe&#10;OwAAADkAAAAQAAAAAAAAAAEAIAAAAAsBAABkcnMvc2hhcGV4bWwueG1sUEsFBgAAAAAGAAYAWwEA&#10;ALUDAAAAAA==&#10;">
              <v:shadow on="t" opacity=".5" offset="6pt,6pt"/>
              <v:textbox style="mso-next-textbox:#AutoShape 46">
                <w:txbxContent>
                  <w:p w:rsidR="004108CE" w:rsidRDefault="004108CE" w:rsidP="005560F2">
                    <w:r>
                      <w:t>Serveur RMI</w:t>
                    </w:r>
                  </w:p>
                </w:txbxContent>
              </v:textbox>
            </v:shape>
            <v:shape id="AutoShape 47" o:spid="_x0000_s2297" type="#_x0000_t176" style="position:absolute;left:7836;top:2443;width:2079;height:893" o:gfxdata="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cNj+ugAAANsA&#10;AAAPAAAAAAAAAAEAIAAAACIAAABkcnMvZG93bnJldi54bWxQSwECFAAUAAAACACHTuJAMy8FnjsA&#10;AAA5AAAAEAAAAAAAAAABACAAAAAJAQAAZHJzL3NoYXBleG1sLnhtbFBLBQYAAAAABgAGAFsBAACz&#10;AwAAAAA=&#10;">
              <v:shadow on="t" opacity=".5" offset="6pt,6pt"/>
              <v:textbox style="mso-next-textbox:#AutoShape 47">
                <w:txbxContent>
                  <w:p w:rsidR="004108CE" w:rsidRDefault="004108CE" w:rsidP="005560F2">
                    <w:r>
                      <w:t>Registre RMI</w:t>
                    </w:r>
                  </w:p>
                </w:txbxContent>
              </v:textbox>
            </v:shape>
            <v:shape id="AutoShape 48" o:spid="_x0000_s2298" type="#_x0000_t176" style="position:absolute;left:1109;top:5775;width:1905;height:614" o:gfxdata="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i0cm8AAAA&#10;2wAAAA8AAAAAAAAAAQAgAAAAIgAAAGRycy9kb3ducmV2LnhtbFBLAQIUABQAAAAIAIdO4kAzLwWe&#10;OwAAADkAAAAQAAAAAAAAAAEAIAAAAAsBAABkcnMvc2hhcGV4bWwueG1sUEsFBgAAAAAGAAYAWwEA&#10;ALUDAAAAAA==&#10;">
              <v:textbox style="mso-next-textbox:#AutoShape 48">
                <w:txbxContent>
                  <w:p w:rsidR="004108CE" w:rsidRDefault="004108CE" w:rsidP="005560F2">
                    <w:r>
                      <w:t>Serveur Web</w:t>
                    </w:r>
                  </w:p>
                </w:txbxContent>
              </v:textbox>
            </v:shape>
            <v:shape id="AutoShape 49" o:spid="_x0000_s2299" type="#_x0000_t32" style="position:absolute;left:3188;top:2728;width:4648;height:527;flip:y" o:gfxdata="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3dNyvQAA&#10;ANsAAAAPAAAAAAAAAAEAIAAAACIAAABkcnMvZG93bnJldi54bWxQSwECFAAUAAAACACHTuJAMy8F&#10;njsAAAA5AAAAEAAAAAAAAAABACAAAAAMAQAAZHJzL3NoYXBleG1sLnhtbFBLBQYAAAAABgAGAFsB&#10;AAC2AwAAAAA=&#10;">
              <v:stroke endarrow="block"/>
            </v:shape>
            <v:shape id="AutoShape 50" o:spid="_x0000_s2300" type="#_x0000_t32" style="position:absolute;left:7951;top:3336;width:1044;height:1116;flip:y" o:gfxdata="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g9NBb4A&#10;AADbAAAADwAAAAAAAAABACAAAAAiAAAAZHJzL2Rvd25yZXYueG1sUEsBAhQAFAAAAAgAh07iQDMv&#10;BZ47AAAAOQAAABAAAAAAAAAAAQAgAAAADQEAAGRycy9zaGFwZXhtbC54bWxQSwUGAAAAAAYABgBb&#10;AQAAtwMAAAAA&#10;">
              <v:stroke endarrow="block"/>
            </v:shape>
            <v:shape id="AutoShape 51" o:spid="_x0000_s2301" type="#_x0000_t32" style="position:absolute;left:3188;top:3813;width:4530;height:2728" o:gfxdata="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YB7HvQAA&#10;ANsAAAAPAAAAAAAAAAEAIAAAACIAAABkcnMvZG93bnJldi54bWxQSwECFAAUAAAACACHTuJAMy8F&#10;njsAAAA5AAAAEAAAAAAAAAABACAAAAAMAQAAZHJzL3NoYXBleG1sLnhtbFBLBQYAAAAABgAGAFsB&#10;AAC2AwAAAAA=&#10;">
              <v:stroke dashstyle="dash" endarrow="block"/>
            </v:shape>
            <v:shape id="AutoShape 52" o:spid="_x0000_s2302" type="#_x0000_t32" style="position:absolute;left:3014;top:4943;width:2855;height:1202;flip:x" o:gfxdata="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5bkFugAAANsA&#10;AAAPAAAAAAAAAAEAIAAAACIAAABkcnMvZG93bnJldi54bWxQSwECFAAUAAAACACHTuJAMy8FnjsA&#10;AAA5AAAAEAAAAAAAAAABACAAAAAJAQAAZHJzL3NoYXBleG1sLnhtbFBLBQYAAAAABgAGAFsBAACz&#10;AwAAAAA=&#10;">
              <v:stroke dashstyle="dash" endarrow="block"/>
            </v:shape>
            <v:shape id="AutoShape 53" o:spid="_x0000_s2303" type="#_x0000_t32" style="position:absolute;left:8498;top:3336;width:882;height:3053;flip:x" o:gfxdata="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qRyeugAAANsA&#10;AAAPAAAAAAAAAAEAIAAAACIAAABkcnMvZG93bnJldi54bWxQSwECFAAUAAAACACHTuJAMy8FnjsA&#10;AAA5AAAAEAAAAAAAAAABACAAAAAJAQAAZHJzL3NoYXBleG1sLnhtbFBLBQYAAAAABgAGAFsBAACz&#10;AwAAAAA=&#10;">
              <v:stroke dashstyle="dash" endarrow="block"/>
            </v:shape>
            <v:shape id="AutoShape 54" o:spid="_x0000_s2304" type="#_x0000_t32" style="position:absolute;left:3188;top:3590;width:2684;height:862" o:gfxdata="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RR6ovQAA&#10;ANsAAAAPAAAAAAAAAAEAIAAAACIAAABkcnMvZG93bnJldi54bWxQSwECFAAUAAAACACHTuJAMy8F&#10;njsAAAA5AAAAEAAAAAAAAAABACAAAAAMAQAAZHJzL3NoYXBleG1sLnhtbFBLBQYAAAAABgAGAFsB&#10;AAC2AwAAAAA=&#10;">
              <v:stroke endarrow="block"/>
            </v:shape>
            <v:rect id="Rectangle 55" o:spid="_x0000_s2305" style="position:absolute;left:4685;top:2302;width:143;height:4857" o:gfxdata="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2cbdG/&#10;AAAA2wAAAA8AAAAAAAAAAQAgAAAAIgAAAGRycy9kb3ducmV2LnhtbFBLAQIUABQAAAAIAIdO4kAz&#10;LwWeOwAAADkAAAAQAAAAAAAAAAEAIAAAAA4BAABkcnMvc2hhcGV4bWwueG1sUEsFBgAAAAAGAAYA&#10;WwEAALgDAAAAAA==&#10;">
              <v:shadow on="t" type="double" opacity=".5" color2="shadow add(102)" offset="-3pt,-3pt" offset2="-2.11669mm,-2.11669mm"/>
            </v:rect>
          </v:group>
        </w:pict>
      </w:r>
    </w:p>
    <w:p w:rsidR="00C61A25" w:rsidRPr="001D5212" w:rsidRDefault="00C61A25">
      <w:pPr>
        <w:pStyle w:val="NormalWeb"/>
        <w:rPr>
          <w:rFonts w:asciiTheme="majorBidi" w:hAnsiTheme="majorBidi" w:cstheme="majorBidi"/>
          <w:color w:val="000000"/>
        </w:rPr>
      </w:pPr>
    </w:p>
    <w:p w:rsidR="00C61A25" w:rsidRPr="001D5212" w:rsidRDefault="00C61A25">
      <w:pPr>
        <w:pStyle w:val="NormalWeb"/>
        <w:rPr>
          <w:rFonts w:asciiTheme="majorBidi" w:hAnsiTheme="majorBidi" w:cstheme="majorBidi"/>
          <w:color w:val="000000"/>
        </w:rPr>
      </w:pPr>
    </w:p>
    <w:p w:rsidR="00C61A25" w:rsidRPr="001D5212" w:rsidRDefault="00C61A25">
      <w:pPr>
        <w:pStyle w:val="NormalWeb"/>
        <w:rPr>
          <w:rFonts w:asciiTheme="majorBidi" w:hAnsiTheme="majorBidi" w:cstheme="majorBidi"/>
          <w:color w:val="000000"/>
        </w:rPr>
      </w:pPr>
    </w:p>
    <w:p w:rsidR="00C61A25" w:rsidRPr="001D5212" w:rsidRDefault="00C61A25">
      <w:pPr>
        <w:pStyle w:val="NormalWeb"/>
        <w:rPr>
          <w:rFonts w:asciiTheme="majorBidi" w:hAnsiTheme="majorBidi" w:cstheme="majorBidi"/>
          <w:color w:val="000000"/>
        </w:rPr>
      </w:pPr>
    </w:p>
    <w:p w:rsidR="00C61A25" w:rsidRPr="001D5212" w:rsidRDefault="00C61A25">
      <w:pPr>
        <w:pStyle w:val="NormalWeb"/>
        <w:rPr>
          <w:rFonts w:asciiTheme="majorBidi" w:hAnsiTheme="majorBidi" w:cstheme="majorBidi"/>
          <w:color w:val="000000"/>
        </w:rPr>
      </w:pPr>
    </w:p>
    <w:p w:rsidR="00C61A25" w:rsidRPr="001D5212" w:rsidRDefault="00C61A25">
      <w:pPr>
        <w:pStyle w:val="NormalWeb"/>
        <w:rPr>
          <w:rFonts w:asciiTheme="majorBidi" w:hAnsiTheme="majorBidi" w:cstheme="majorBidi"/>
          <w:color w:val="000000"/>
        </w:rPr>
      </w:pPr>
    </w:p>
    <w:p w:rsidR="00C61A25" w:rsidRPr="001D5212" w:rsidRDefault="00D20F43" w:rsidP="0030221E">
      <w:pPr>
        <w:pStyle w:val="NormalWeb"/>
        <w:rPr>
          <w:rFonts w:asciiTheme="majorBidi" w:hAnsiTheme="majorBidi" w:cstheme="majorBidi"/>
          <w:color w:val="000000"/>
        </w:rPr>
      </w:pPr>
      <w:r w:rsidRPr="001D5212">
        <w:rPr>
          <w:rFonts w:asciiTheme="majorBidi" w:hAnsiTheme="majorBidi" w:cstheme="majorBidi"/>
          <w:color w:val="000000"/>
        </w:rPr>
        <w:t>Les ligne</w:t>
      </w:r>
      <w:r w:rsidR="007411F2" w:rsidRPr="001D5212">
        <w:rPr>
          <w:rFonts w:asciiTheme="majorBidi" w:hAnsiTheme="majorBidi" w:cstheme="majorBidi"/>
          <w:color w:val="000000"/>
        </w:rPr>
        <w:t>s</w:t>
      </w:r>
      <w:r w:rsidRPr="001D5212">
        <w:rPr>
          <w:rFonts w:asciiTheme="majorBidi" w:hAnsiTheme="majorBidi" w:cstheme="majorBidi"/>
          <w:color w:val="000000"/>
        </w:rPr>
        <w:t xml:space="preserve"> po</w:t>
      </w:r>
      <w:r w:rsidR="007411F2" w:rsidRPr="001D5212">
        <w:rPr>
          <w:rFonts w:asciiTheme="majorBidi" w:hAnsiTheme="majorBidi" w:cstheme="majorBidi"/>
          <w:color w:val="000000"/>
        </w:rPr>
        <w:t>i</w:t>
      </w:r>
      <w:r w:rsidRPr="001D5212">
        <w:rPr>
          <w:rFonts w:asciiTheme="majorBidi" w:hAnsiTheme="majorBidi" w:cstheme="majorBidi"/>
          <w:color w:val="000000"/>
        </w:rPr>
        <w:t>ntill</w:t>
      </w:r>
      <w:r w:rsidR="007411F2" w:rsidRPr="001D5212">
        <w:rPr>
          <w:rFonts w:asciiTheme="majorBidi" w:hAnsiTheme="majorBidi" w:cstheme="majorBidi"/>
          <w:color w:val="000000"/>
        </w:rPr>
        <w:t>ée</w:t>
      </w:r>
      <w:r w:rsidRPr="001D5212">
        <w:rPr>
          <w:rFonts w:asciiTheme="majorBidi" w:hAnsiTheme="majorBidi" w:cstheme="majorBidi"/>
          <w:color w:val="000000"/>
        </w:rPr>
        <w:t>s repr</w:t>
      </w:r>
      <w:r w:rsidR="007411F2" w:rsidRPr="001D5212">
        <w:rPr>
          <w:rFonts w:asciiTheme="majorBidi" w:hAnsiTheme="majorBidi" w:cstheme="majorBidi"/>
          <w:color w:val="000000"/>
        </w:rPr>
        <w:t>é</w:t>
      </w:r>
      <w:r w:rsidRPr="001D5212">
        <w:rPr>
          <w:rFonts w:asciiTheme="majorBidi" w:hAnsiTheme="majorBidi" w:cstheme="majorBidi"/>
          <w:color w:val="000000"/>
        </w:rPr>
        <w:t>sentent le protocole de transfer</w:t>
      </w:r>
      <w:r w:rsidR="007411F2" w:rsidRPr="001D5212">
        <w:rPr>
          <w:rFonts w:asciiTheme="majorBidi" w:hAnsiTheme="majorBidi" w:cstheme="majorBidi"/>
          <w:color w:val="000000"/>
        </w:rPr>
        <w:t>t</w:t>
      </w:r>
      <w:r w:rsidRPr="001D5212">
        <w:rPr>
          <w:rFonts w:asciiTheme="majorBidi" w:hAnsiTheme="majorBidi" w:cstheme="majorBidi"/>
          <w:color w:val="000000"/>
        </w:rPr>
        <w:t xml:space="preserve"> </w:t>
      </w:r>
      <w:r w:rsidR="009E6C7E" w:rsidRPr="001D5212">
        <w:rPr>
          <w:rFonts w:asciiTheme="majorBidi" w:hAnsiTheme="majorBidi" w:cstheme="majorBidi"/>
          <w:color w:val="000000"/>
        </w:rPr>
        <w:t>d</w:t>
      </w:r>
      <w:r w:rsidRPr="001D5212">
        <w:rPr>
          <w:rFonts w:asciiTheme="majorBidi" w:hAnsiTheme="majorBidi" w:cstheme="majorBidi"/>
          <w:color w:val="000000"/>
        </w:rPr>
        <w:t xml:space="preserve">es </w:t>
      </w:r>
      <w:r w:rsidR="003832C6" w:rsidRPr="001D5212">
        <w:rPr>
          <w:rFonts w:asciiTheme="majorBidi" w:hAnsiTheme="majorBidi" w:cstheme="majorBidi"/>
          <w:color w:val="000000"/>
        </w:rPr>
        <w:t>paramètres</w:t>
      </w:r>
      <w:r w:rsidR="009E6C7E" w:rsidRPr="001D5212">
        <w:rPr>
          <w:rFonts w:asciiTheme="majorBidi" w:hAnsiTheme="majorBidi" w:cstheme="majorBidi"/>
          <w:color w:val="000000"/>
        </w:rPr>
        <w:t xml:space="preserve"> </w:t>
      </w:r>
      <w:r w:rsidR="007411F2" w:rsidRPr="001D5212">
        <w:rPr>
          <w:rFonts w:asciiTheme="majorBidi" w:hAnsiTheme="majorBidi" w:cstheme="majorBidi"/>
          <w:color w:val="000000"/>
        </w:rPr>
        <w:t>e</w:t>
      </w:r>
      <w:r w:rsidRPr="001D5212">
        <w:rPr>
          <w:rFonts w:asciiTheme="majorBidi" w:hAnsiTheme="majorBidi" w:cstheme="majorBidi"/>
          <w:color w:val="000000"/>
        </w:rPr>
        <w:t xml:space="preserve">t </w:t>
      </w:r>
      <w:r w:rsidR="009E6C7E" w:rsidRPr="001D5212">
        <w:rPr>
          <w:rFonts w:asciiTheme="majorBidi" w:hAnsiTheme="majorBidi" w:cstheme="majorBidi"/>
          <w:color w:val="000000"/>
        </w:rPr>
        <w:t>de</w:t>
      </w:r>
      <w:r w:rsidR="007411F2" w:rsidRPr="001D5212">
        <w:rPr>
          <w:rFonts w:asciiTheme="majorBidi" w:hAnsiTheme="majorBidi" w:cstheme="majorBidi"/>
          <w:color w:val="000000"/>
        </w:rPr>
        <w:t xml:space="preserve"> </w:t>
      </w:r>
      <w:r w:rsidR="009E6C7E" w:rsidRPr="001D5212">
        <w:rPr>
          <w:rFonts w:asciiTheme="majorBidi" w:hAnsiTheme="majorBidi" w:cstheme="majorBidi"/>
          <w:color w:val="000000"/>
        </w:rPr>
        <w:t>résultat</w:t>
      </w:r>
      <w:r w:rsidRPr="001D5212">
        <w:rPr>
          <w:rFonts w:asciiTheme="majorBidi" w:hAnsiTheme="majorBidi" w:cstheme="majorBidi"/>
          <w:color w:val="000000"/>
        </w:rPr>
        <w:t xml:space="preserve"> qui est assur</w:t>
      </w:r>
      <w:r w:rsidR="007411F2" w:rsidRPr="001D5212">
        <w:rPr>
          <w:rFonts w:asciiTheme="majorBidi" w:hAnsiTheme="majorBidi" w:cstheme="majorBidi"/>
          <w:color w:val="000000"/>
        </w:rPr>
        <w:t>é</w:t>
      </w:r>
      <w:r w:rsidRPr="001D5212">
        <w:rPr>
          <w:rFonts w:asciiTheme="majorBidi" w:hAnsiTheme="majorBidi" w:cstheme="majorBidi"/>
          <w:color w:val="000000"/>
        </w:rPr>
        <w:t xml:space="preserve"> par</w:t>
      </w:r>
      <w:r w:rsidR="00564B3B" w:rsidRPr="001D5212">
        <w:rPr>
          <w:rFonts w:asciiTheme="majorBidi" w:hAnsiTheme="majorBidi" w:cstheme="majorBidi"/>
          <w:color w:val="000000"/>
        </w:rPr>
        <w:tab/>
      </w:r>
      <w:r w:rsidRPr="001D5212">
        <w:rPr>
          <w:rFonts w:asciiTheme="majorBidi" w:hAnsiTheme="majorBidi" w:cstheme="majorBidi"/>
          <w:color w:val="000000"/>
        </w:rPr>
        <w:t xml:space="preserve">le serveur web </w:t>
      </w:r>
      <w:r w:rsidR="0030221E">
        <w:rPr>
          <w:rFonts w:asciiTheme="majorBidi" w:hAnsiTheme="majorBidi" w:cstheme="majorBidi"/>
          <w:color w:val="000000"/>
        </w:rPr>
        <w:t xml:space="preserve">du </w:t>
      </w:r>
      <w:r w:rsidRPr="001D5212">
        <w:rPr>
          <w:rFonts w:asciiTheme="majorBidi" w:hAnsiTheme="majorBidi" w:cstheme="majorBidi"/>
          <w:color w:val="000000"/>
        </w:rPr>
        <w:t>serveur</w:t>
      </w:r>
      <w:r w:rsidR="007411F2" w:rsidRPr="001D5212">
        <w:rPr>
          <w:rFonts w:asciiTheme="majorBidi" w:hAnsiTheme="majorBidi" w:cstheme="majorBidi"/>
          <w:color w:val="000000"/>
        </w:rPr>
        <w:t>.</w:t>
      </w:r>
      <w:r w:rsidR="00F266D2" w:rsidRPr="001D5212">
        <w:rPr>
          <w:rFonts w:asciiTheme="majorBidi" w:hAnsiTheme="majorBidi" w:cstheme="majorBidi"/>
          <w:color w:val="000000"/>
        </w:rPr>
        <w:t xml:space="preserve"> </w:t>
      </w:r>
    </w:p>
    <w:p w:rsidR="00C61A25" w:rsidRPr="001D5212" w:rsidRDefault="00D20F43">
      <w:pPr>
        <w:pStyle w:val="NormalWeb"/>
        <w:rPr>
          <w:rFonts w:asciiTheme="majorBidi" w:hAnsiTheme="majorBidi" w:cstheme="majorBidi"/>
          <w:color w:val="000000"/>
        </w:rPr>
      </w:pPr>
      <w:r w:rsidRPr="001D5212">
        <w:rPr>
          <w:rFonts w:asciiTheme="majorBidi" w:hAnsiTheme="majorBidi" w:cstheme="majorBidi"/>
          <w:color w:val="000000"/>
        </w:rPr>
        <w:t>les lignes continue</w:t>
      </w:r>
      <w:r w:rsidR="007411F2" w:rsidRPr="001D5212">
        <w:rPr>
          <w:rFonts w:asciiTheme="majorBidi" w:hAnsiTheme="majorBidi" w:cstheme="majorBidi"/>
          <w:color w:val="000000"/>
        </w:rPr>
        <w:t>s</w:t>
      </w:r>
      <w:r w:rsidRPr="001D5212">
        <w:rPr>
          <w:rFonts w:asciiTheme="majorBidi" w:hAnsiTheme="majorBidi" w:cstheme="majorBidi"/>
          <w:color w:val="000000"/>
        </w:rPr>
        <w:t xml:space="preserve"> repr</w:t>
      </w:r>
      <w:r w:rsidR="007411F2" w:rsidRPr="001D5212">
        <w:rPr>
          <w:rFonts w:asciiTheme="majorBidi" w:hAnsiTheme="majorBidi" w:cstheme="majorBidi"/>
          <w:color w:val="000000"/>
        </w:rPr>
        <w:t>é</w:t>
      </w:r>
      <w:r w:rsidRPr="001D5212">
        <w:rPr>
          <w:rFonts w:asciiTheme="majorBidi" w:hAnsiTheme="majorBidi" w:cstheme="majorBidi"/>
          <w:color w:val="000000"/>
        </w:rPr>
        <w:t>sent</w:t>
      </w:r>
      <w:r w:rsidR="007411F2" w:rsidRPr="001D5212">
        <w:rPr>
          <w:rFonts w:asciiTheme="majorBidi" w:hAnsiTheme="majorBidi" w:cstheme="majorBidi"/>
          <w:color w:val="000000"/>
        </w:rPr>
        <w:t>ent</w:t>
      </w:r>
      <w:r w:rsidRPr="001D5212">
        <w:rPr>
          <w:rFonts w:asciiTheme="majorBidi" w:hAnsiTheme="majorBidi" w:cstheme="majorBidi"/>
          <w:color w:val="000000"/>
        </w:rPr>
        <w:t xml:space="preserve"> le protocole RMI proprement dit</w:t>
      </w:r>
      <w:r w:rsidR="007411F2" w:rsidRPr="001D5212">
        <w:rPr>
          <w:rFonts w:asciiTheme="majorBidi" w:hAnsiTheme="majorBidi" w:cstheme="majorBidi"/>
          <w:color w:val="000000"/>
        </w:rPr>
        <w:t>.</w:t>
      </w:r>
    </w:p>
    <w:p w:rsidR="00843EF8" w:rsidRPr="001D5212" w:rsidRDefault="00D20F43" w:rsidP="00843EF8">
      <w:pPr>
        <w:pStyle w:val="NormalWeb"/>
        <w:rPr>
          <w:rFonts w:asciiTheme="majorBidi" w:hAnsiTheme="majorBidi" w:cstheme="majorBidi"/>
          <w:color w:val="000000"/>
        </w:rPr>
      </w:pPr>
      <w:r w:rsidRPr="001D5212">
        <w:rPr>
          <w:rFonts w:asciiTheme="majorBidi" w:hAnsiTheme="majorBidi" w:cstheme="majorBidi"/>
          <w:color w:val="000000"/>
        </w:rPr>
        <w:t xml:space="preserve">Techniquement ce mécanisme de transfert </w:t>
      </w:r>
      <w:r w:rsidR="00B07619" w:rsidRPr="001D5212">
        <w:rPr>
          <w:rFonts w:asciiTheme="majorBidi" w:hAnsiTheme="majorBidi" w:cstheme="majorBidi"/>
          <w:color w:val="000000"/>
        </w:rPr>
        <w:t>utilise</w:t>
      </w:r>
      <w:r w:rsidRPr="001D5212">
        <w:rPr>
          <w:rFonts w:asciiTheme="majorBidi" w:hAnsiTheme="majorBidi" w:cstheme="majorBidi"/>
          <w:color w:val="000000"/>
        </w:rPr>
        <w:t xml:space="preserve"> la sérialisation et </w:t>
      </w:r>
      <w:r w:rsidR="0070172E" w:rsidRPr="001D5212">
        <w:rPr>
          <w:rFonts w:asciiTheme="majorBidi" w:hAnsiTheme="majorBidi" w:cstheme="majorBidi"/>
          <w:color w:val="000000"/>
        </w:rPr>
        <w:t>désérialisation</w:t>
      </w:r>
      <w:r w:rsidR="00B07619" w:rsidRPr="001D5212">
        <w:rPr>
          <w:rFonts w:asciiTheme="majorBidi" w:hAnsiTheme="majorBidi" w:cstheme="majorBidi"/>
          <w:color w:val="000000"/>
        </w:rPr>
        <w:t xml:space="preserve"> </w:t>
      </w:r>
      <w:r w:rsidRPr="001D5212">
        <w:rPr>
          <w:rFonts w:asciiTheme="majorBidi" w:hAnsiTheme="majorBidi" w:cstheme="majorBidi"/>
          <w:color w:val="000000"/>
        </w:rPr>
        <w:t>des objet</w:t>
      </w:r>
      <w:r w:rsidR="00725114" w:rsidRPr="001D5212">
        <w:rPr>
          <w:rFonts w:asciiTheme="majorBidi" w:hAnsiTheme="majorBidi" w:cstheme="majorBidi"/>
          <w:color w:val="000000"/>
        </w:rPr>
        <w:t>s</w:t>
      </w:r>
      <w:r w:rsidRPr="001D5212">
        <w:rPr>
          <w:rFonts w:asciiTheme="majorBidi" w:hAnsiTheme="majorBidi" w:cstheme="majorBidi"/>
          <w:color w:val="000000"/>
        </w:rPr>
        <w:t xml:space="preserve"> pour permettre le transfert des paramètre</w:t>
      </w:r>
      <w:r w:rsidR="00725114" w:rsidRPr="001D5212">
        <w:rPr>
          <w:rFonts w:asciiTheme="majorBidi" w:hAnsiTheme="majorBidi" w:cstheme="majorBidi"/>
          <w:color w:val="000000"/>
        </w:rPr>
        <w:t>s,</w:t>
      </w:r>
      <w:r w:rsidR="00B07619" w:rsidRPr="001D5212">
        <w:rPr>
          <w:rFonts w:asciiTheme="majorBidi" w:hAnsiTheme="majorBidi" w:cstheme="majorBidi"/>
          <w:color w:val="000000"/>
        </w:rPr>
        <w:t xml:space="preserve"> et</w:t>
      </w:r>
      <w:r w:rsidR="00725114" w:rsidRPr="001D5212">
        <w:rPr>
          <w:rFonts w:asciiTheme="majorBidi" w:hAnsiTheme="majorBidi" w:cstheme="majorBidi"/>
          <w:color w:val="000000"/>
        </w:rPr>
        <w:t xml:space="preserve"> </w:t>
      </w:r>
      <w:r w:rsidR="00843EF8" w:rsidRPr="001D5212">
        <w:rPr>
          <w:rFonts w:asciiTheme="majorBidi" w:hAnsiTheme="majorBidi" w:cstheme="majorBidi"/>
          <w:color w:val="000000"/>
        </w:rPr>
        <w:t xml:space="preserve">de </w:t>
      </w:r>
      <w:r w:rsidRPr="001D5212">
        <w:rPr>
          <w:rFonts w:asciiTheme="majorBidi" w:hAnsiTheme="majorBidi" w:cstheme="majorBidi"/>
          <w:color w:val="000000"/>
        </w:rPr>
        <w:t xml:space="preserve">résultat et </w:t>
      </w:r>
      <w:r w:rsidR="00B07619" w:rsidRPr="001D5212">
        <w:rPr>
          <w:rFonts w:asciiTheme="majorBidi" w:hAnsiTheme="majorBidi" w:cstheme="majorBidi"/>
          <w:color w:val="000000"/>
        </w:rPr>
        <w:t>d</w:t>
      </w:r>
      <w:r w:rsidRPr="001D5212">
        <w:rPr>
          <w:rFonts w:asciiTheme="majorBidi" w:hAnsiTheme="majorBidi" w:cstheme="majorBidi"/>
          <w:color w:val="000000"/>
        </w:rPr>
        <w:t>es ex</w:t>
      </w:r>
      <w:r w:rsidR="00725114" w:rsidRPr="001D5212">
        <w:rPr>
          <w:rFonts w:asciiTheme="majorBidi" w:hAnsiTheme="majorBidi" w:cstheme="majorBidi"/>
          <w:color w:val="000000"/>
        </w:rPr>
        <w:t>c</w:t>
      </w:r>
      <w:r w:rsidRPr="001D5212">
        <w:rPr>
          <w:rFonts w:asciiTheme="majorBidi" w:hAnsiTheme="majorBidi" w:cstheme="majorBidi"/>
          <w:color w:val="000000"/>
        </w:rPr>
        <w:t>eptions et même le stub</w:t>
      </w:r>
      <w:r w:rsidR="00725114" w:rsidRPr="001D5212">
        <w:rPr>
          <w:rFonts w:asciiTheme="majorBidi" w:hAnsiTheme="majorBidi" w:cstheme="majorBidi"/>
          <w:color w:val="000000"/>
        </w:rPr>
        <w:t>.</w:t>
      </w:r>
      <w:r w:rsidR="00B07619" w:rsidRPr="001D5212">
        <w:rPr>
          <w:rFonts w:asciiTheme="majorBidi" w:hAnsiTheme="majorBidi" w:cstheme="majorBidi"/>
          <w:color w:val="000000"/>
        </w:rPr>
        <w:t xml:space="preserve"> </w:t>
      </w:r>
    </w:p>
    <w:p w:rsidR="00C61A25" w:rsidRPr="001D5212" w:rsidRDefault="003726F0" w:rsidP="003726F0">
      <w:pPr>
        <w:pStyle w:val="NormalWeb"/>
        <w:rPr>
          <w:rFonts w:asciiTheme="majorBidi" w:hAnsiTheme="majorBidi" w:cstheme="majorBidi"/>
          <w:color w:val="000000"/>
        </w:rPr>
      </w:pPr>
      <w:r>
        <w:rPr>
          <w:rFonts w:asciiTheme="majorBidi" w:hAnsiTheme="majorBidi" w:cstheme="majorBidi"/>
          <w:color w:val="000000"/>
        </w:rPr>
        <w:t>Cette méthode de communication</w:t>
      </w:r>
      <w:r w:rsidR="00D20F43" w:rsidRPr="001D5212">
        <w:rPr>
          <w:rFonts w:asciiTheme="majorBidi" w:hAnsiTheme="majorBidi" w:cstheme="majorBidi"/>
          <w:color w:val="000000"/>
        </w:rPr>
        <w:t xml:space="preserve"> </w:t>
      </w:r>
      <w:r w:rsidR="00B07619" w:rsidRPr="001D5212">
        <w:rPr>
          <w:rFonts w:asciiTheme="majorBidi" w:hAnsiTheme="majorBidi" w:cstheme="majorBidi"/>
          <w:color w:val="000000"/>
        </w:rPr>
        <w:t xml:space="preserve">rendre </w:t>
      </w:r>
      <w:r w:rsidR="00D20F43" w:rsidRPr="001D5212">
        <w:rPr>
          <w:rFonts w:asciiTheme="majorBidi" w:hAnsiTheme="majorBidi" w:cstheme="majorBidi"/>
          <w:color w:val="000000"/>
        </w:rPr>
        <w:t>l’appel des m</w:t>
      </w:r>
      <w:r w:rsidR="00725114" w:rsidRPr="001D5212">
        <w:rPr>
          <w:rFonts w:asciiTheme="majorBidi" w:hAnsiTheme="majorBidi" w:cstheme="majorBidi"/>
          <w:color w:val="000000"/>
        </w:rPr>
        <w:t>é</w:t>
      </w:r>
      <w:r w:rsidR="00D20F43" w:rsidRPr="001D5212">
        <w:rPr>
          <w:rFonts w:asciiTheme="majorBidi" w:hAnsiTheme="majorBidi" w:cstheme="majorBidi"/>
          <w:color w:val="000000"/>
        </w:rPr>
        <w:t>thode</w:t>
      </w:r>
      <w:r w:rsidR="00725114" w:rsidRPr="001D5212">
        <w:rPr>
          <w:rFonts w:asciiTheme="majorBidi" w:hAnsiTheme="majorBidi" w:cstheme="majorBidi"/>
          <w:color w:val="000000"/>
        </w:rPr>
        <w:t>s</w:t>
      </w:r>
      <w:r w:rsidR="00D20F43" w:rsidRPr="001D5212">
        <w:rPr>
          <w:rFonts w:asciiTheme="majorBidi" w:hAnsiTheme="majorBidi" w:cstheme="majorBidi"/>
          <w:color w:val="000000"/>
        </w:rPr>
        <w:t xml:space="preserve"> </w:t>
      </w:r>
      <w:r w:rsidR="00B07619" w:rsidRPr="001D5212">
        <w:rPr>
          <w:rFonts w:asciiTheme="majorBidi" w:hAnsiTheme="majorBidi" w:cstheme="majorBidi"/>
          <w:color w:val="000000"/>
        </w:rPr>
        <w:t xml:space="preserve">a </w:t>
      </w:r>
      <w:r w:rsidR="00D20F43" w:rsidRPr="001D5212">
        <w:rPr>
          <w:rFonts w:asciiTheme="majorBidi" w:hAnsiTheme="majorBidi" w:cstheme="majorBidi"/>
          <w:color w:val="000000"/>
        </w:rPr>
        <w:t>d</w:t>
      </w:r>
      <w:r w:rsidR="00725114" w:rsidRPr="001D5212">
        <w:rPr>
          <w:rFonts w:asciiTheme="majorBidi" w:hAnsiTheme="majorBidi" w:cstheme="majorBidi"/>
          <w:color w:val="000000"/>
        </w:rPr>
        <w:t>i</w:t>
      </w:r>
      <w:r w:rsidR="00D20F43" w:rsidRPr="001D5212">
        <w:rPr>
          <w:rFonts w:asciiTheme="majorBidi" w:hAnsiTheme="majorBidi" w:cstheme="majorBidi"/>
          <w:color w:val="000000"/>
        </w:rPr>
        <w:t>stant</w:t>
      </w:r>
      <w:r w:rsidR="00725114" w:rsidRPr="001D5212">
        <w:rPr>
          <w:rFonts w:asciiTheme="majorBidi" w:hAnsiTheme="majorBidi" w:cstheme="majorBidi"/>
          <w:color w:val="000000"/>
        </w:rPr>
        <w:t>e</w:t>
      </w:r>
      <w:r w:rsidR="00D20F43" w:rsidRPr="001D5212">
        <w:rPr>
          <w:rFonts w:asciiTheme="majorBidi" w:hAnsiTheme="majorBidi" w:cstheme="majorBidi"/>
          <w:color w:val="000000"/>
        </w:rPr>
        <w:t xml:space="preserve"> </w:t>
      </w:r>
      <w:r w:rsidR="007F275B" w:rsidRPr="001D5212">
        <w:rPr>
          <w:rFonts w:asciiTheme="majorBidi" w:hAnsiTheme="majorBidi" w:cstheme="majorBidi"/>
          <w:color w:val="000000"/>
        </w:rPr>
        <w:t>comme un</w:t>
      </w:r>
      <w:r w:rsidR="007F275B">
        <w:rPr>
          <w:rFonts w:asciiTheme="majorBidi" w:hAnsiTheme="majorBidi" w:cstheme="majorBidi"/>
          <w:color w:val="000000"/>
        </w:rPr>
        <w:t xml:space="preserve"> simple</w:t>
      </w:r>
      <w:r w:rsidR="00D20F43" w:rsidRPr="001D5212">
        <w:rPr>
          <w:rFonts w:asciiTheme="majorBidi" w:hAnsiTheme="majorBidi" w:cstheme="majorBidi"/>
          <w:color w:val="000000"/>
        </w:rPr>
        <w:t xml:space="preserve"> appel local.</w:t>
      </w:r>
    </w:p>
    <w:p w:rsidR="00C61A25" w:rsidRPr="001D5212" w:rsidRDefault="00C476BB" w:rsidP="006A5552">
      <w:pPr>
        <w:pStyle w:val="Titreniveau1"/>
      </w:pPr>
      <w:bookmarkStart w:id="52" w:name="_Toc517734697"/>
      <w:r w:rsidRPr="001D5212">
        <w:lastRenderedPageBreak/>
        <w:t>1.</w:t>
      </w:r>
      <w:r w:rsidR="006A5552">
        <w:t>4)</w:t>
      </w:r>
      <w:r w:rsidRPr="001D5212">
        <w:t xml:space="preserve"> </w:t>
      </w:r>
      <w:r w:rsidR="00D20F43" w:rsidRPr="001D5212">
        <w:t xml:space="preserve">Le mécanisme d’activation des </w:t>
      </w:r>
      <w:r w:rsidR="002D6963" w:rsidRPr="001D5212">
        <w:t>o</w:t>
      </w:r>
      <w:r w:rsidR="00D20F43" w:rsidRPr="001D5212">
        <w:t>bjet</w:t>
      </w:r>
      <w:r w:rsidR="002D6963" w:rsidRPr="001D5212">
        <w:t>s</w:t>
      </w:r>
      <w:r w:rsidR="00D20F43" w:rsidRPr="001D5212">
        <w:t xml:space="preserve"> distant</w:t>
      </w:r>
      <w:r w:rsidR="002D6963" w:rsidRPr="001D5212">
        <w:t>s</w:t>
      </w:r>
      <w:r w:rsidR="00D20F43" w:rsidRPr="001D5212">
        <w:t> :</w:t>
      </w:r>
      <w:bookmarkEnd w:id="52"/>
    </w:p>
    <w:p w:rsidR="00E60CC0" w:rsidRDefault="00D20F43">
      <w:pPr>
        <w:pStyle w:val="NormalWeb"/>
        <w:rPr>
          <w:rFonts w:asciiTheme="majorBidi" w:hAnsiTheme="majorBidi" w:cstheme="majorBidi"/>
          <w:color w:val="000000"/>
        </w:rPr>
      </w:pPr>
      <w:r w:rsidRPr="001D5212">
        <w:rPr>
          <w:rFonts w:asciiTheme="majorBidi" w:hAnsiTheme="majorBidi" w:cstheme="majorBidi"/>
          <w:color w:val="000000"/>
        </w:rPr>
        <w:t xml:space="preserve">RMI utilise un technique d’activation dynamique des objets </w:t>
      </w:r>
      <w:r w:rsidR="00E54C0F" w:rsidRPr="001D5212">
        <w:rPr>
          <w:rFonts w:asciiTheme="majorBidi" w:hAnsiTheme="majorBidi" w:cstheme="majorBidi"/>
          <w:color w:val="000000"/>
        </w:rPr>
        <w:t>qui consiste a ne référencer un objet que a la réception d’une requête</w:t>
      </w:r>
      <w:r w:rsidRPr="001D5212">
        <w:rPr>
          <w:rFonts w:asciiTheme="majorBidi" w:hAnsiTheme="majorBidi" w:cstheme="majorBidi"/>
          <w:color w:val="000000"/>
        </w:rPr>
        <w:t xml:space="preserve">, </w:t>
      </w:r>
      <w:r w:rsidR="00E54C0F" w:rsidRPr="001D5212">
        <w:rPr>
          <w:rFonts w:asciiTheme="majorBidi" w:hAnsiTheme="majorBidi" w:cstheme="majorBidi"/>
          <w:color w:val="000000"/>
        </w:rPr>
        <w:t>puisque</w:t>
      </w:r>
      <w:r w:rsidRPr="001D5212">
        <w:rPr>
          <w:rFonts w:asciiTheme="majorBidi" w:hAnsiTheme="majorBidi" w:cstheme="majorBidi"/>
          <w:color w:val="000000"/>
        </w:rPr>
        <w:t xml:space="preserve"> les </w:t>
      </w:r>
      <w:r w:rsidR="00E54C0F" w:rsidRPr="001D5212">
        <w:rPr>
          <w:rFonts w:asciiTheme="majorBidi" w:hAnsiTheme="majorBidi" w:cstheme="majorBidi"/>
          <w:color w:val="000000"/>
        </w:rPr>
        <w:t>références</w:t>
      </w:r>
      <w:r w:rsidRPr="001D5212">
        <w:rPr>
          <w:rFonts w:asciiTheme="majorBidi" w:hAnsiTheme="majorBidi" w:cstheme="majorBidi"/>
          <w:color w:val="000000"/>
        </w:rPr>
        <w:t xml:space="preserve"> de ces objet</w:t>
      </w:r>
      <w:r w:rsidR="00E54C0F" w:rsidRPr="001D5212">
        <w:rPr>
          <w:rFonts w:asciiTheme="majorBidi" w:hAnsiTheme="majorBidi" w:cstheme="majorBidi"/>
          <w:color w:val="000000"/>
        </w:rPr>
        <w:t>s</w:t>
      </w:r>
      <w:r w:rsidR="00F32C03" w:rsidRPr="001D5212">
        <w:rPr>
          <w:rFonts w:asciiTheme="majorBidi" w:hAnsiTheme="majorBidi" w:cstheme="majorBidi"/>
          <w:color w:val="000000"/>
        </w:rPr>
        <w:t xml:space="preserve"> par fois</w:t>
      </w:r>
      <w:r w:rsidR="00E54C0F" w:rsidRPr="001D5212">
        <w:rPr>
          <w:rFonts w:asciiTheme="majorBidi" w:hAnsiTheme="majorBidi" w:cstheme="majorBidi"/>
          <w:color w:val="000000"/>
        </w:rPr>
        <w:t xml:space="preserve">  peuvent attendre un</w:t>
      </w:r>
      <w:r w:rsidR="007F275B">
        <w:rPr>
          <w:rFonts w:asciiTheme="majorBidi" w:hAnsiTheme="majorBidi" w:cstheme="majorBidi"/>
          <w:color w:val="000000"/>
        </w:rPr>
        <w:t xml:space="preserve"> millier voir même</w:t>
      </w:r>
      <w:r w:rsidR="00E54C0F" w:rsidRPr="001D5212">
        <w:rPr>
          <w:rFonts w:asciiTheme="majorBidi" w:hAnsiTheme="majorBidi" w:cstheme="majorBidi"/>
          <w:color w:val="000000"/>
        </w:rPr>
        <w:t xml:space="preserve"> million</w:t>
      </w:r>
      <w:r w:rsidR="007F275B">
        <w:rPr>
          <w:rFonts w:asciiTheme="majorBidi" w:hAnsiTheme="majorBidi" w:cstheme="majorBidi"/>
          <w:color w:val="000000"/>
        </w:rPr>
        <w:t>s</w:t>
      </w:r>
      <w:r w:rsidR="00E54C0F" w:rsidRPr="001D5212">
        <w:rPr>
          <w:rFonts w:asciiTheme="majorBidi" w:hAnsiTheme="majorBidi" w:cstheme="majorBidi"/>
          <w:color w:val="000000"/>
        </w:rPr>
        <w:t xml:space="preserve"> de </w:t>
      </w:r>
      <w:r w:rsidR="002309DD" w:rsidRPr="001D5212">
        <w:rPr>
          <w:rFonts w:asciiTheme="majorBidi" w:hAnsiTheme="majorBidi" w:cstheme="majorBidi"/>
          <w:color w:val="000000"/>
        </w:rPr>
        <w:t>référence</w:t>
      </w:r>
      <w:r w:rsidR="00E54C0F" w:rsidRPr="001D5212">
        <w:rPr>
          <w:rFonts w:asciiTheme="majorBidi" w:hAnsiTheme="majorBidi" w:cstheme="majorBidi"/>
          <w:color w:val="000000"/>
        </w:rPr>
        <w:t>,</w:t>
      </w:r>
      <w:r w:rsidRPr="001D5212">
        <w:rPr>
          <w:rFonts w:asciiTheme="majorBidi" w:hAnsiTheme="majorBidi" w:cstheme="majorBidi"/>
          <w:color w:val="000000"/>
        </w:rPr>
        <w:t xml:space="preserve"> </w:t>
      </w:r>
      <w:r w:rsidR="00E54C0F" w:rsidRPr="001D5212">
        <w:rPr>
          <w:rFonts w:asciiTheme="majorBidi" w:hAnsiTheme="majorBidi" w:cstheme="majorBidi"/>
          <w:color w:val="000000"/>
        </w:rPr>
        <w:t>alors il</w:t>
      </w:r>
      <w:r w:rsidRPr="001D5212">
        <w:rPr>
          <w:rFonts w:asciiTheme="majorBidi" w:hAnsiTheme="majorBidi" w:cstheme="majorBidi"/>
          <w:color w:val="000000"/>
        </w:rPr>
        <w:t xml:space="preserve"> ne peuvent pas être tous </w:t>
      </w:r>
      <w:r w:rsidR="00E54C0F" w:rsidRPr="001D5212">
        <w:rPr>
          <w:rFonts w:asciiTheme="majorBidi" w:hAnsiTheme="majorBidi" w:cstheme="majorBidi"/>
          <w:color w:val="000000"/>
        </w:rPr>
        <w:t xml:space="preserve">chargée a la </w:t>
      </w:r>
      <w:r w:rsidR="002309DD" w:rsidRPr="001D5212">
        <w:rPr>
          <w:rFonts w:asciiTheme="majorBidi" w:hAnsiTheme="majorBidi" w:cstheme="majorBidi"/>
          <w:color w:val="000000"/>
        </w:rPr>
        <w:t>mémoire</w:t>
      </w:r>
      <w:r w:rsidRPr="001D5212">
        <w:rPr>
          <w:rFonts w:asciiTheme="majorBidi" w:hAnsiTheme="majorBidi" w:cstheme="majorBidi"/>
          <w:color w:val="000000"/>
        </w:rPr>
        <w:t xml:space="preserve"> </w:t>
      </w:r>
      <w:r w:rsidR="002D6963" w:rsidRPr="001D5212">
        <w:rPr>
          <w:rFonts w:asciiTheme="majorBidi" w:hAnsiTheme="majorBidi" w:cstheme="majorBidi"/>
          <w:color w:val="000000"/>
        </w:rPr>
        <w:t xml:space="preserve">à </w:t>
      </w:r>
      <w:r w:rsidRPr="001D5212">
        <w:rPr>
          <w:rFonts w:asciiTheme="majorBidi" w:hAnsiTheme="majorBidi" w:cstheme="majorBidi"/>
          <w:color w:val="000000"/>
        </w:rPr>
        <w:t>tout moment</w:t>
      </w:r>
      <w:r w:rsidR="00E54C0F" w:rsidRPr="001D5212">
        <w:rPr>
          <w:rFonts w:asciiTheme="majorBidi" w:hAnsiTheme="majorBidi" w:cstheme="majorBidi"/>
          <w:color w:val="000000"/>
        </w:rPr>
        <w:t>,</w:t>
      </w:r>
      <w:r w:rsidRPr="001D5212">
        <w:rPr>
          <w:rFonts w:asciiTheme="majorBidi" w:hAnsiTheme="majorBidi" w:cstheme="majorBidi"/>
          <w:color w:val="000000"/>
        </w:rPr>
        <w:t xml:space="preserve"> dans </w:t>
      </w:r>
      <w:r w:rsidR="002D6963" w:rsidRPr="001D5212">
        <w:rPr>
          <w:rFonts w:asciiTheme="majorBidi" w:hAnsiTheme="majorBidi" w:cstheme="majorBidi"/>
          <w:color w:val="000000"/>
        </w:rPr>
        <w:t>c</w:t>
      </w:r>
      <w:r w:rsidRPr="001D5212">
        <w:rPr>
          <w:rFonts w:asciiTheme="majorBidi" w:hAnsiTheme="majorBidi" w:cstheme="majorBidi"/>
          <w:color w:val="000000"/>
        </w:rPr>
        <w:t xml:space="preserve">e cas ils sont dans un état passif et le passage </w:t>
      </w:r>
      <w:r w:rsidR="002D6963" w:rsidRPr="001D5212">
        <w:rPr>
          <w:rFonts w:asciiTheme="majorBidi" w:hAnsiTheme="majorBidi" w:cstheme="majorBidi"/>
          <w:color w:val="000000"/>
        </w:rPr>
        <w:t xml:space="preserve">à </w:t>
      </w:r>
      <w:r w:rsidRPr="001D5212">
        <w:rPr>
          <w:rFonts w:asciiTheme="majorBidi" w:hAnsiTheme="majorBidi" w:cstheme="majorBidi"/>
          <w:color w:val="000000"/>
        </w:rPr>
        <w:t>l’état acti</w:t>
      </w:r>
      <w:r w:rsidR="002D6963" w:rsidRPr="001D5212">
        <w:rPr>
          <w:rFonts w:asciiTheme="majorBidi" w:hAnsiTheme="majorBidi" w:cstheme="majorBidi"/>
          <w:color w:val="000000"/>
        </w:rPr>
        <w:t>f</w:t>
      </w:r>
      <w:r w:rsidRPr="001D5212">
        <w:rPr>
          <w:rFonts w:asciiTheme="majorBidi" w:hAnsiTheme="majorBidi" w:cstheme="majorBidi"/>
          <w:color w:val="000000"/>
        </w:rPr>
        <w:t xml:space="preserve"> e</w:t>
      </w:r>
      <w:r w:rsidR="002D6963" w:rsidRPr="001D5212">
        <w:rPr>
          <w:rFonts w:asciiTheme="majorBidi" w:hAnsiTheme="majorBidi" w:cstheme="majorBidi"/>
          <w:color w:val="000000"/>
        </w:rPr>
        <w:t>s</w:t>
      </w:r>
      <w:r w:rsidRPr="001D5212">
        <w:rPr>
          <w:rFonts w:asciiTheme="majorBidi" w:hAnsiTheme="majorBidi" w:cstheme="majorBidi"/>
          <w:color w:val="000000"/>
        </w:rPr>
        <w:t>t retardé jusqu’</w:t>
      </w:r>
      <w:r w:rsidR="002D6963" w:rsidRPr="001D5212">
        <w:rPr>
          <w:rFonts w:asciiTheme="majorBidi" w:hAnsiTheme="majorBidi" w:cstheme="majorBidi"/>
          <w:color w:val="000000"/>
        </w:rPr>
        <w:t>au</w:t>
      </w:r>
      <w:r w:rsidRPr="001D5212">
        <w:rPr>
          <w:rFonts w:asciiTheme="majorBidi" w:hAnsiTheme="majorBidi" w:cstheme="majorBidi"/>
          <w:color w:val="000000"/>
        </w:rPr>
        <w:t xml:space="preserve"> premier appel de méthode distant.</w:t>
      </w:r>
      <w:r w:rsidR="008B6E02" w:rsidRPr="001D5212">
        <w:rPr>
          <w:rFonts w:asciiTheme="majorBidi" w:hAnsiTheme="majorBidi" w:cstheme="majorBidi"/>
          <w:color w:val="000000"/>
        </w:rPr>
        <w:fldChar w:fldCharType="begin"/>
      </w:r>
      <w:r w:rsidR="00166D62">
        <w:rPr>
          <w:rFonts w:asciiTheme="majorBidi" w:hAnsiTheme="majorBidi" w:cstheme="majorBidi"/>
          <w:color w:val="000000"/>
        </w:rPr>
        <w:instrText xml:space="preserve"> ADDIN ZOTERO_ITEM CSL_CITATION {"citationID":"72MKDABO","properties":{"formattedCitation":"[7]","plainCitation":"[7]","noteIndex":0},"citationItems":[{"id":96,"uris":["http://zotero.org/users/4740593/items/9LZJEFYE"],"uri":["http://zotero.org/users/4740593/items/9LZJEFYE"],"itemData":{"id":96,"type":"webpage","title":"Java Remote Method Invocation: 7 - Remote Object Activation","URL":"https://docs.oracle.com/javase/7/docs/platform/rmi/spec/rmi-activation.html#1997","accessed":{"date-parts":[["2018",6,18]]}}}],"schema":"https://github.com/citation-style-language/schema/raw/master/csl-citation.json"} </w:instrText>
      </w:r>
      <w:r w:rsidR="008B6E02" w:rsidRPr="001D5212">
        <w:rPr>
          <w:rFonts w:asciiTheme="majorBidi" w:hAnsiTheme="majorBidi" w:cstheme="majorBidi"/>
          <w:color w:val="000000"/>
        </w:rPr>
        <w:fldChar w:fldCharType="separate"/>
      </w:r>
      <w:r w:rsidR="003515B6" w:rsidRPr="003515B6">
        <w:t>[7]</w:t>
      </w:r>
      <w:r w:rsidR="008B6E02" w:rsidRPr="001D5212">
        <w:rPr>
          <w:rFonts w:asciiTheme="majorBidi" w:hAnsiTheme="majorBidi" w:cstheme="majorBidi"/>
          <w:color w:val="000000"/>
        </w:rPr>
        <w:fldChar w:fldCharType="end"/>
      </w:r>
    </w:p>
    <w:p w:rsidR="00C61A25" w:rsidRPr="001D5212" w:rsidRDefault="00C476BB" w:rsidP="006A5552">
      <w:pPr>
        <w:pStyle w:val="Titreniveau1"/>
      </w:pPr>
      <w:bookmarkStart w:id="53" w:name="_Toc517734698"/>
      <w:r w:rsidRPr="001D5212">
        <w:t>1.</w:t>
      </w:r>
      <w:r w:rsidR="006A5552">
        <w:t>5)</w:t>
      </w:r>
      <w:r w:rsidRPr="001D5212">
        <w:t xml:space="preserve"> </w:t>
      </w:r>
      <w:r w:rsidR="00D20F43" w:rsidRPr="001D5212">
        <w:t>Gestionnaire de sécurité java</w:t>
      </w:r>
      <w:bookmarkEnd w:id="53"/>
    </w:p>
    <w:p w:rsidR="004C4BF5" w:rsidRPr="001D5212" w:rsidRDefault="00D20F43" w:rsidP="00F32C03">
      <w:pPr>
        <w:pStyle w:val="NormalWeb"/>
        <w:rPr>
          <w:rFonts w:asciiTheme="majorBidi" w:hAnsiTheme="majorBidi" w:cstheme="majorBidi"/>
          <w:color w:val="000000"/>
        </w:rPr>
      </w:pPr>
      <w:r w:rsidRPr="001D5212">
        <w:rPr>
          <w:rFonts w:asciiTheme="majorBidi" w:hAnsiTheme="majorBidi" w:cstheme="majorBidi"/>
          <w:color w:val="000000"/>
        </w:rPr>
        <w:t xml:space="preserve">Le gestionnaire de sécurité </w:t>
      </w:r>
      <w:r w:rsidR="00F56793" w:rsidRPr="001D5212">
        <w:rPr>
          <w:rFonts w:asciiTheme="majorBidi" w:hAnsiTheme="majorBidi" w:cstheme="majorBidi"/>
          <w:color w:val="000000"/>
        </w:rPr>
        <w:t>J</w:t>
      </w:r>
      <w:r w:rsidRPr="001D5212">
        <w:rPr>
          <w:rFonts w:asciiTheme="majorBidi" w:hAnsiTheme="majorBidi" w:cstheme="majorBidi"/>
          <w:color w:val="000000"/>
        </w:rPr>
        <w:t>ava</w:t>
      </w:r>
      <w:r w:rsidR="004C4BF5" w:rsidRPr="001D5212">
        <w:rPr>
          <w:rFonts w:asciiTheme="majorBidi" w:hAnsiTheme="majorBidi" w:cstheme="majorBidi"/>
          <w:color w:val="000000"/>
        </w:rPr>
        <w:t xml:space="preserve"> </w:t>
      </w:r>
      <w:r w:rsidRPr="001D5212">
        <w:rPr>
          <w:rFonts w:asciiTheme="majorBidi" w:hAnsiTheme="majorBidi" w:cstheme="majorBidi"/>
          <w:color w:val="000000"/>
        </w:rPr>
        <w:t>est un</w:t>
      </w:r>
      <w:r w:rsidR="00F56793" w:rsidRPr="001D5212">
        <w:rPr>
          <w:rFonts w:asciiTheme="majorBidi" w:hAnsiTheme="majorBidi" w:cstheme="majorBidi"/>
          <w:color w:val="000000"/>
        </w:rPr>
        <w:t>e</w:t>
      </w:r>
      <w:r w:rsidR="004C4BF5" w:rsidRPr="001D5212">
        <w:rPr>
          <w:rFonts w:asciiTheme="majorBidi" w:hAnsiTheme="majorBidi" w:cstheme="majorBidi"/>
          <w:color w:val="000000"/>
        </w:rPr>
        <w:t xml:space="preserve"> </w:t>
      </w:r>
      <w:r w:rsidR="00F56793" w:rsidRPr="001D5212">
        <w:rPr>
          <w:rFonts w:asciiTheme="majorBidi" w:hAnsiTheme="majorBidi" w:cstheme="majorBidi"/>
          <w:color w:val="000000"/>
        </w:rPr>
        <w:t>API</w:t>
      </w:r>
      <w:r w:rsidRPr="001D5212">
        <w:rPr>
          <w:rFonts w:asciiTheme="majorBidi" w:hAnsiTheme="majorBidi" w:cstheme="majorBidi"/>
          <w:color w:val="000000"/>
        </w:rPr>
        <w:t xml:space="preserve"> qui peut être utilisé</w:t>
      </w:r>
      <w:r w:rsidR="00F56793" w:rsidRPr="001D5212">
        <w:rPr>
          <w:rFonts w:asciiTheme="majorBidi" w:hAnsiTheme="majorBidi" w:cstheme="majorBidi"/>
          <w:color w:val="000000"/>
        </w:rPr>
        <w:t>e</w:t>
      </w:r>
      <w:r w:rsidRPr="001D5212">
        <w:rPr>
          <w:rFonts w:asciiTheme="majorBidi" w:hAnsiTheme="majorBidi" w:cstheme="majorBidi"/>
          <w:color w:val="000000"/>
        </w:rPr>
        <w:t xml:space="preserve"> dans le cas de tentative d’accès au poste par des machine</w:t>
      </w:r>
      <w:r w:rsidR="00F56793" w:rsidRPr="001D5212">
        <w:rPr>
          <w:rFonts w:asciiTheme="majorBidi" w:hAnsiTheme="majorBidi" w:cstheme="majorBidi"/>
          <w:color w:val="000000"/>
        </w:rPr>
        <w:t>s</w:t>
      </w:r>
      <w:r w:rsidRPr="001D5212">
        <w:rPr>
          <w:rFonts w:asciiTheme="majorBidi" w:hAnsiTheme="majorBidi" w:cstheme="majorBidi"/>
          <w:color w:val="000000"/>
        </w:rPr>
        <w:t xml:space="preserve"> distant</w:t>
      </w:r>
      <w:r w:rsidR="00F56793" w:rsidRPr="001D5212">
        <w:rPr>
          <w:rFonts w:asciiTheme="majorBidi" w:hAnsiTheme="majorBidi" w:cstheme="majorBidi"/>
          <w:color w:val="000000"/>
        </w:rPr>
        <w:t>es</w:t>
      </w:r>
      <w:r w:rsidR="00F32C03" w:rsidRPr="001D5212">
        <w:rPr>
          <w:rFonts w:asciiTheme="majorBidi" w:hAnsiTheme="majorBidi" w:cstheme="majorBidi"/>
          <w:color w:val="000000"/>
        </w:rPr>
        <w:t>, elle donne l main au administrateur de système  de donner les privilège</w:t>
      </w:r>
      <w:r w:rsidR="00E95E0E">
        <w:rPr>
          <w:rFonts w:asciiTheme="majorBidi" w:hAnsiTheme="majorBidi" w:cstheme="majorBidi"/>
          <w:color w:val="000000"/>
        </w:rPr>
        <w:t>s</w:t>
      </w:r>
      <w:r w:rsidR="00F32C03" w:rsidRPr="001D5212">
        <w:rPr>
          <w:rFonts w:asciiTheme="majorBidi" w:hAnsiTheme="majorBidi" w:cstheme="majorBidi"/>
          <w:color w:val="000000"/>
        </w:rPr>
        <w:t xml:space="preserve"> d’accéder au ressources de la machine a distance sans écrire de code supplémentaire</w:t>
      </w:r>
      <w:r w:rsidR="00E95E0E">
        <w:rPr>
          <w:rFonts w:asciiTheme="majorBidi" w:hAnsiTheme="majorBidi" w:cstheme="majorBidi"/>
          <w:color w:val="000000"/>
        </w:rPr>
        <w:t xml:space="preserve"> dans l’application</w:t>
      </w:r>
      <w:r w:rsidR="00F56793" w:rsidRPr="001D5212">
        <w:rPr>
          <w:rFonts w:asciiTheme="majorBidi" w:hAnsiTheme="majorBidi" w:cstheme="majorBidi"/>
          <w:color w:val="000000"/>
        </w:rPr>
        <w:t xml:space="preserve">. On </w:t>
      </w:r>
      <w:r w:rsidRPr="001D5212">
        <w:rPr>
          <w:rFonts w:asciiTheme="majorBidi" w:hAnsiTheme="majorBidi" w:cstheme="majorBidi"/>
          <w:color w:val="000000"/>
        </w:rPr>
        <w:t xml:space="preserve"> peut utiliser </w:t>
      </w:r>
      <w:r w:rsidR="00F32C03" w:rsidRPr="001D5212">
        <w:rPr>
          <w:rFonts w:asciiTheme="majorBidi" w:hAnsiTheme="majorBidi" w:cstheme="majorBidi"/>
          <w:color w:val="000000"/>
        </w:rPr>
        <w:t xml:space="preserve">cette API </w:t>
      </w:r>
      <w:r w:rsidRPr="001D5212">
        <w:rPr>
          <w:rFonts w:asciiTheme="majorBidi" w:hAnsiTheme="majorBidi" w:cstheme="majorBidi"/>
          <w:color w:val="000000"/>
        </w:rPr>
        <w:t>avec la technologie RMI pour empêcher ou autorise</w:t>
      </w:r>
      <w:r w:rsidR="00F56793" w:rsidRPr="001D5212">
        <w:rPr>
          <w:rFonts w:asciiTheme="majorBidi" w:hAnsiTheme="majorBidi" w:cstheme="majorBidi"/>
          <w:color w:val="000000"/>
        </w:rPr>
        <w:t>r</w:t>
      </w:r>
      <w:r w:rsidRPr="001D5212">
        <w:rPr>
          <w:rFonts w:asciiTheme="majorBidi" w:hAnsiTheme="majorBidi" w:cstheme="majorBidi"/>
          <w:color w:val="000000"/>
        </w:rPr>
        <w:t xml:space="preserve"> quelque poste</w:t>
      </w:r>
      <w:r w:rsidR="00F56793" w:rsidRPr="001D5212">
        <w:rPr>
          <w:rFonts w:asciiTheme="majorBidi" w:hAnsiTheme="majorBidi" w:cstheme="majorBidi"/>
          <w:color w:val="000000"/>
        </w:rPr>
        <w:t>r</w:t>
      </w:r>
      <w:r w:rsidRPr="001D5212">
        <w:rPr>
          <w:rFonts w:asciiTheme="majorBidi" w:hAnsiTheme="majorBidi" w:cstheme="majorBidi"/>
          <w:color w:val="000000"/>
        </w:rPr>
        <w:t xml:space="preserve"> </w:t>
      </w:r>
      <w:r w:rsidR="004C4BF5" w:rsidRPr="001D5212">
        <w:rPr>
          <w:rFonts w:asciiTheme="majorBidi" w:hAnsiTheme="majorBidi" w:cstheme="majorBidi"/>
          <w:color w:val="000000"/>
        </w:rPr>
        <w:t>d’</w:t>
      </w:r>
      <w:r w:rsidRPr="001D5212">
        <w:rPr>
          <w:rFonts w:asciiTheme="majorBidi" w:hAnsiTheme="majorBidi" w:cstheme="majorBidi"/>
          <w:color w:val="000000"/>
        </w:rPr>
        <w:t xml:space="preserve">accéder au poste </w:t>
      </w:r>
      <w:r w:rsidR="00F56793" w:rsidRPr="001D5212">
        <w:rPr>
          <w:rFonts w:asciiTheme="majorBidi" w:hAnsiTheme="majorBidi" w:cstheme="majorBidi"/>
          <w:color w:val="000000"/>
        </w:rPr>
        <w:t xml:space="preserve">à </w:t>
      </w:r>
      <w:r w:rsidRPr="001D5212">
        <w:rPr>
          <w:rFonts w:asciiTheme="majorBidi" w:hAnsiTheme="majorBidi" w:cstheme="majorBidi"/>
          <w:color w:val="000000"/>
        </w:rPr>
        <w:t>distance</w:t>
      </w:r>
      <w:r w:rsidR="00F56793" w:rsidRPr="001D5212">
        <w:rPr>
          <w:rFonts w:asciiTheme="majorBidi" w:hAnsiTheme="majorBidi" w:cstheme="majorBidi"/>
          <w:color w:val="000000"/>
        </w:rPr>
        <w:t>.</w:t>
      </w:r>
      <w:r w:rsidR="004C4BF5" w:rsidRPr="001D5212">
        <w:rPr>
          <w:rFonts w:asciiTheme="majorBidi" w:hAnsiTheme="majorBidi" w:cstheme="majorBidi"/>
          <w:color w:val="000000"/>
        </w:rPr>
        <w:t xml:space="preserve"> </w:t>
      </w:r>
    </w:p>
    <w:p w:rsidR="00E60CC0" w:rsidRDefault="00F32C03">
      <w:pPr>
        <w:pStyle w:val="NormalWeb"/>
        <w:rPr>
          <w:rFonts w:asciiTheme="majorBidi" w:hAnsiTheme="majorBidi" w:cstheme="majorBidi"/>
          <w:color w:val="000000"/>
        </w:rPr>
      </w:pPr>
      <w:r w:rsidRPr="001D5212">
        <w:rPr>
          <w:rFonts w:asciiTheme="majorBidi" w:hAnsiTheme="majorBidi" w:cstheme="majorBidi"/>
          <w:color w:val="000000"/>
        </w:rPr>
        <w:t>L’attribution des privilèges se fait</w:t>
      </w:r>
      <w:r w:rsidR="00D20F43" w:rsidRPr="001D5212">
        <w:rPr>
          <w:rFonts w:asciiTheme="majorBidi" w:hAnsiTheme="majorBidi" w:cstheme="majorBidi"/>
          <w:color w:val="000000"/>
        </w:rPr>
        <w:t xml:space="preserve"> par un s</w:t>
      </w:r>
      <w:r w:rsidR="00F56793" w:rsidRPr="001D5212">
        <w:rPr>
          <w:rFonts w:asciiTheme="majorBidi" w:hAnsiTheme="majorBidi" w:cstheme="majorBidi"/>
          <w:color w:val="000000"/>
        </w:rPr>
        <w:t>i</w:t>
      </w:r>
      <w:r w:rsidR="00D20F43" w:rsidRPr="001D5212">
        <w:rPr>
          <w:rFonts w:asciiTheme="majorBidi" w:hAnsiTheme="majorBidi" w:cstheme="majorBidi"/>
          <w:color w:val="000000"/>
        </w:rPr>
        <w:t>mple ficher de configuration qu</w:t>
      </w:r>
      <w:r w:rsidR="00F56793" w:rsidRPr="001D5212">
        <w:rPr>
          <w:rFonts w:asciiTheme="majorBidi" w:hAnsiTheme="majorBidi" w:cstheme="majorBidi"/>
          <w:color w:val="000000"/>
        </w:rPr>
        <w:t>e</w:t>
      </w:r>
      <w:r w:rsidR="00D20F43" w:rsidRPr="001D5212">
        <w:rPr>
          <w:rFonts w:asciiTheme="majorBidi" w:hAnsiTheme="majorBidi" w:cstheme="majorBidi"/>
          <w:color w:val="000000"/>
        </w:rPr>
        <w:t xml:space="preserve"> l’administrateur peut éditer </w:t>
      </w:r>
      <w:r w:rsidR="00F56793" w:rsidRPr="001D5212">
        <w:rPr>
          <w:rFonts w:asciiTheme="majorBidi" w:hAnsiTheme="majorBidi" w:cstheme="majorBidi"/>
          <w:color w:val="000000"/>
        </w:rPr>
        <w:t xml:space="preserve">afin de </w:t>
      </w:r>
      <w:r w:rsidR="00D20F43" w:rsidRPr="001D5212">
        <w:rPr>
          <w:rFonts w:asciiTheme="majorBidi" w:hAnsiTheme="majorBidi" w:cstheme="majorBidi"/>
          <w:color w:val="000000"/>
        </w:rPr>
        <w:t>changer la stratégie.</w:t>
      </w:r>
      <w:r w:rsidR="008B6E02" w:rsidRPr="001D5212">
        <w:rPr>
          <w:rFonts w:asciiTheme="majorBidi" w:hAnsiTheme="majorBidi" w:cstheme="majorBidi"/>
          <w:color w:val="000000"/>
        </w:rPr>
        <w:fldChar w:fldCharType="begin"/>
      </w:r>
      <w:r w:rsidR="00166D62">
        <w:rPr>
          <w:rFonts w:asciiTheme="majorBidi" w:hAnsiTheme="majorBidi" w:cstheme="majorBidi"/>
          <w:color w:val="000000"/>
        </w:rPr>
        <w:instrText xml:space="preserve"> ADDIN ZOTERO_ITEM CSL_CITATION {"citationID":"CcqGPQ93","properties":{"formattedCitation":"[8]","plainCitation":"[8]","noteIndex":0},"citationItems":[{"id":30,"uris":["http://zotero.org/users/4740593/items/X4ZFNHUN"],"uri":["http://zotero.org/users/4740593/items/X4ZFNHUN"],"itemData":{"id":30,"type":"article-journal","title":"Remote Method Invocation Invocation de méthodes distantes (RMI)","page":"46","source":"Zotero","author":[{"family":"NICOLAS","given":"Stéphane"}]}}],"schema":"https://github.com/citation-style-language/schema/raw/master/csl-citation.json"} </w:instrText>
      </w:r>
      <w:r w:rsidR="008B6E02" w:rsidRPr="001D5212">
        <w:rPr>
          <w:rFonts w:asciiTheme="majorBidi" w:hAnsiTheme="majorBidi" w:cstheme="majorBidi"/>
          <w:color w:val="000000"/>
        </w:rPr>
        <w:fldChar w:fldCharType="separate"/>
      </w:r>
      <w:r w:rsidR="003515B6" w:rsidRPr="003515B6">
        <w:t>[8]</w:t>
      </w:r>
      <w:r w:rsidR="008B6E02" w:rsidRPr="001D5212">
        <w:rPr>
          <w:rFonts w:asciiTheme="majorBidi" w:hAnsiTheme="majorBidi" w:cstheme="majorBidi"/>
          <w:color w:val="000000"/>
        </w:rPr>
        <w:fldChar w:fldCharType="end"/>
      </w:r>
    </w:p>
    <w:p w:rsidR="00C61A25" w:rsidRPr="001D5212" w:rsidRDefault="00C476BB" w:rsidP="00535836">
      <w:pPr>
        <w:pStyle w:val="Titreniveau1"/>
      </w:pPr>
      <w:bookmarkStart w:id="54" w:name="_Toc517734699"/>
      <w:r w:rsidRPr="001D5212">
        <w:t>1.</w:t>
      </w:r>
      <w:r w:rsidR="00535836">
        <w:t>6)</w:t>
      </w:r>
      <w:r w:rsidRPr="001D5212">
        <w:t xml:space="preserve"> </w:t>
      </w:r>
      <w:r w:rsidR="00D20F43" w:rsidRPr="001D5212">
        <w:t>Garbage c</w:t>
      </w:r>
      <w:r w:rsidR="00F56793" w:rsidRPr="001D5212">
        <w:t>o</w:t>
      </w:r>
      <w:r w:rsidR="00D20F43" w:rsidRPr="001D5212">
        <w:t>llector distribué</w:t>
      </w:r>
      <w:bookmarkEnd w:id="54"/>
    </w:p>
    <w:p w:rsidR="00E60CC0" w:rsidRDefault="00D20F43">
      <w:pPr>
        <w:pStyle w:val="NormalWeb"/>
        <w:rPr>
          <w:rFonts w:asciiTheme="majorBidi" w:hAnsiTheme="majorBidi" w:cstheme="majorBidi"/>
          <w:color w:val="000000"/>
        </w:rPr>
      </w:pPr>
      <w:r w:rsidRPr="001D5212">
        <w:rPr>
          <w:rFonts w:asciiTheme="majorBidi" w:hAnsiTheme="majorBidi" w:cstheme="majorBidi"/>
          <w:color w:val="000000"/>
        </w:rPr>
        <w:t xml:space="preserve">Le mécanisme Garbage collector distribué de </w:t>
      </w:r>
      <w:r w:rsidR="00FA30F7" w:rsidRPr="001D5212">
        <w:rPr>
          <w:rFonts w:asciiTheme="majorBidi" w:hAnsiTheme="majorBidi" w:cstheme="majorBidi"/>
          <w:color w:val="000000"/>
        </w:rPr>
        <w:t xml:space="preserve">Java </w:t>
      </w:r>
      <w:r w:rsidRPr="001D5212">
        <w:rPr>
          <w:rFonts w:asciiTheme="majorBidi" w:hAnsiTheme="majorBidi" w:cstheme="majorBidi"/>
          <w:color w:val="000000"/>
        </w:rPr>
        <w:t>utilise un</w:t>
      </w:r>
      <w:r w:rsidR="00FA30F7" w:rsidRPr="001D5212">
        <w:rPr>
          <w:rFonts w:asciiTheme="majorBidi" w:hAnsiTheme="majorBidi" w:cstheme="majorBidi"/>
          <w:color w:val="000000"/>
        </w:rPr>
        <w:t>e</w:t>
      </w:r>
      <w:r w:rsidRPr="001D5212">
        <w:rPr>
          <w:rFonts w:asciiTheme="majorBidi" w:hAnsiTheme="majorBidi" w:cstheme="majorBidi"/>
          <w:color w:val="000000"/>
        </w:rPr>
        <w:t xml:space="preserve"> technique de nombre de référence</w:t>
      </w:r>
      <w:r w:rsidR="00FA30F7" w:rsidRPr="001D5212">
        <w:rPr>
          <w:rFonts w:asciiTheme="majorBidi" w:hAnsiTheme="majorBidi" w:cstheme="majorBidi"/>
          <w:color w:val="000000"/>
        </w:rPr>
        <w:t>s</w:t>
      </w:r>
      <w:r w:rsidRPr="001D5212">
        <w:rPr>
          <w:rFonts w:asciiTheme="majorBidi" w:hAnsiTheme="majorBidi" w:cstheme="majorBidi"/>
          <w:color w:val="000000"/>
        </w:rPr>
        <w:t xml:space="preserve"> pour chaque objet distant</w:t>
      </w:r>
      <w:r w:rsidR="00FA30F7" w:rsidRPr="001D5212">
        <w:rPr>
          <w:rFonts w:asciiTheme="majorBidi" w:hAnsiTheme="majorBidi" w:cstheme="majorBidi"/>
          <w:color w:val="000000"/>
        </w:rPr>
        <w:t>.</w:t>
      </w:r>
      <w:r w:rsidR="0089355D" w:rsidRPr="001D5212">
        <w:rPr>
          <w:rFonts w:asciiTheme="majorBidi" w:hAnsiTheme="majorBidi" w:cstheme="majorBidi"/>
          <w:color w:val="000000"/>
        </w:rPr>
        <w:t xml:space="preserve"> </w:t>
      </w:r>
      <w:r w:rsidR="00FA30F7" w:rsidRPr="001D5212">
        <w:rPr>
          <w:rFonts w:asciiTheme="majorBidi" w:hAnsiTheme="majorBidi" w:cstheme="majorBidi"/>
          <w:color w:val="000000"/>
        </w:rPr>
        <w:t>C</w:t>
      </w:r>
      <w:r w:rsidRPr="001D5212">
        <w:rPr>
          <w:rFonts w:asciiTheme="majorBidi" w:hAnsiTheme="majorBidi" w:cstheme="majorBidi"/>
          <w:color w:val="000000"/>
        </w:rPr>
        <w:t xml:space="preserve">e nombre est incrémenté chaque </w:t>
      </w:r>
      <w:r w:rsidR="00FA30F7" w:rsidRPr="001D5212">
        <w:rPr>
          <w:rFonts w:asciiTheme="majorBidi" w:hAnsiTheme="majorBidi" w:cstheme="majorBidi"/>
          <w:color w:val="000000"/>
        </w:rPr>
        <w:t>f</w:t>
      </w:r>
      <w:r w:rsidRPr="001D5212">
        <w:rPr>
          <w:rFonts w:asciiTheme="majorBidi" w:hAnsiTheme="majorBidi" w:cstheme="majorBidi"/>
          <w:color w:val="000000"/>
        </w:rPr>
        <w:t>oi</w:t>
      </w:r>
      <w:r w:rsidR="00FA30F7" w:rsidRPr="001D5212">
        <w:rPr>
          <w:rFonts w:asciiTheme="majorBidi" w:hAnsiTheme="majorBidi" w:cstheme="majorBidi"/>
          <w:color w:val="000000"/>
        </w:rPr>
        <w:t>s</w:t>
      </w:r>
      <w:r w:rsidR="0089355D" w:rsidRPr="001D5212">
        <w:rPr>
          <w:rFonts w:asciiTheme="majorBidi" w:hAnsiTheme="majorBidi" w:cstheme="majorBidi"/>
          <w:color w:val="000000"/>
        </w:rPr>
        <w:t xml:space="preserve"> </w:t>
      </w:r>
      <w:r w:rsidRPr="001D5212">
        <w:rPr>
          <w:rFonts w:asciiTheme="majorBidi" w:hAnsiTheme="majorBidi" w:cstheme="majorBidi"/>
          <w:color w:val="000000"/>
        </w:rPr>
        <w:t>que il y a référencement par un client, ce client envoi un m</w:t>
      </w:r>
      <w:r w:rsidR="00FA30F7" w:rsidRPr="001D5212">
        <w:rPr>
          <w:rFonts w:asciiTheme="majorBidi" w:hAnsiTheme="majorBidi" w:cstheme="majorBidi"/>
          <w:color w:val="000000"/>
        </w:rPr>
        <w:t>e</w:t>
      </w:r>
      <w:r w:rsidRPr="001D5212">
        <w:rPr>
          <w:rFonts w:asciiTheme="majorBidi" w:hAnsiTheme="majorBidi" w:cstheme="majorBidi"/>
          <w:color w:val="000000"/>
        </w:rPr>
        <w:t>ssage indiq</w:t>
      </w:r>
      <w:r w:rsidR="00FA30F7" w:rsidRPr="001D5212">
        <w:rPr>
          <w:rFonts w:asciiTheme="majorBidi" w:hAnsiTheme="majorBidi" w:cstheme="majorBidi"/>
          <w:color w:val="000000"/>
        </w:rPr>
        <w:t>uant</w:t>
      </w:r>
      <w:r w:rsidRPr="001D5212">
        <w:rPr>
          <w:rFonts w:asciiTheme="majorBidi" w:hAnsiTheme="majorBidi" w:cstheme="majorBidi"/>
          <w:color w:val="000000"/>
        </w:rPr>
        <w:t xml:space="preserve"> que l’objet distant est référencé</w:t>
      </w:r>
      <w:r w:rsidR="00FA30F7" w:rsidRPr="001D5212">
        <w:rPr>
          <w:rFonts w:asciiTheme="majorBidi" w:hAnsiTheme="majorBidi" w:cstheme="majorBidi"/>
          <w:color w:val="000000"/>
        </w:rPr>
        <w:t>. L</w:t>
      </w:r>
      <w:r w:rsidRPr="001D5212">
        <w:rPr>
          <w:rFonts w:asciiTheme="majorBidi" w:hAnsiTheme="majorBidi" w:cstheme="majorBidi"/>
          <w:color w:val="000000"/>
        </w:rPr>
        <w:t xml:space="preserve">e nombre est décrémentée chaque </w:t>
      </w:r>
      <w:r w:rsidR="00FA30F7" w:rsidRPr="001D5212">
        <w:rPr>
          <w:rFonts w:asciiTheme="majorBidi" w:hAnsiTheme="majorBidi" w:cstheme="majorBidi"/>
          <w:color w:val="000000"/>
        </w:rPr>
        <w:t>f</w:t>
      </w:r>
      <w:r w:rsidRPr="001D5212">
        <w:rPr>
          <w:rFonts w:asciiTheme="majorBidi" w:hAnsiTheme="majorBidi" w:cstheme="majorBidi"/>
          <w:color w:val="000000"/>
        </w:rPr>
        <w:t>oi</w:t>
      </w:r>
      <w:r w:rsidR="00FA30F7" w:rsidRPr="001D5212">
        <w:rPr>
          <w:rFonts w:asciiTheme="majorBidi" w:hAnsiTheme="majorBidi" w:cstheme="majorBidi"/>
          <w:color w:val="000000"/>
        </w:rPr>
        <w:t>s</w:t>
      </w:r>
      <w:r w:rsidRPr="001D5212">
        <w:rPr>
          <w:rFonts w:asciiTheme="majorBidi" w:hAnsiTheme="majorBidi" w:cstheme="majorBidi"/>
          <w:color w:val="000000"/>
        </w:rPr>
        <w:t xml:space="preserve"> que cette référence est libérée par le client</w:t>
      </w:r>
      <w:r w:rsidR="00FA30F7" w:rsidRPr="001D5212">
        <w:rPr>
          <w:rFonts w:asciiTheme="majorBidi" w:hAnsiTheme="majorBidi" w:cstheme="majorBidi"/>
          <w:color w:val="000000"/>
        </w:rPr>
        <w:t>.</w:t>
      </w:r>
      <w:r w:rsidR="004B5242" w:rsidRPr="001D5212">
        <w:rPr>
          <w:rFonts w:asciiTheme="majorBidi" w:hAnsiTheme="majorBidi" w:cstheme="majorBidi"/>
          <w:color w:val="000000"/>
        </w:rPr>
        <w:t xml:space="preserve"> </w:t>
      </w:r>
      <w:r w:rsidR="00FA30F7" w:rsidRPr="001D5212">
        <w:rPr>
          <w:rFonts w:asciiTheme="majorBidi" w:hAnsiTheme="majorBidi" w:cstheme="majorBidi"/>
          <w:color w:val="000000"/>
        </w:rPr>
        <w:t>D</w:t>
      </w:r>
      <w:r w:rsidRPr="001D5212">
        <w:rPr>
          <w:rFonts w:asciiTheme="majorBidi" w:hAnsiTheme="majorBidi" w:cstheme="majorBidi"/>
          <w:color w:val="000000"/>
        </w:rPr>
        <w:t>ans ce cas</w:t>
      </w:r>
      <w:r w:rsidR="00FA30F7" w:rsidRPr="001D5212">
        <w:rPr>
          <w:rFonts w:asciiTheme="majorBidi" w:hAnsiTheme="majorBidi" w:cstheme="majorBidi"/>
          <w:color w:val="000000"/>
        </w:rPr>
        <w:t>,</w:t>
      </w:r>
      <w:r w:rsidRPr="001D5212">
        <w:rPr>
          <w:rFonts w:asciiTheme="majorBidi" w:hAnsiTheme="majorBidi" w:cstheme="majorBidi"/>
          <w:color w:val="000000"/>
        </w:rPr>
        <w:t xml:space="preserve"> la machine virtuel</w:t>
      </w:r>
      <w:r w:rsidR="00FA30F7" w:rsidRPr="001D5212">
        <w:rPr>
          <w:rFonts w:asciiTheme="majorBidi" w:hAnsiTheme="majorBidi" w:cstheme="majorBidi"/>
          <w:color w:val="000000"/>
        </w:rPr>
        <w:t>le</w:t>
      </w:r>
      <w:r w:rsidRPr="001D5212">
        <w:rPr>
          <w:rFonts w:asciiTheme="majorBidi" w:hAnsiTheme="majorBidi" w:cstheme="majorBidi"/>
          <w:color w:val="000000"/>
        </w:rPr>
        <w:t xml:space="preserve"> a le </w:t>
      </w:r>
      <w:r w:rsidR="00FA30F7" w:rsidRPr="001D5212">
        <w:rPr>
          <w:rFonts w:asciiTheme="majorBidi" w:hAnsiTheme="majorBidi" w:cstheme="majorBidi"/>
          <w:color w:val="000000"/>
        </w:rPr>
        <w:t xml:space="preserve">droit </w:t>
      </w:r>
      <w:r w:rsidRPr="001D5212">
        <w:rPr>
          <w:rFonts w:asciiTheme="majorBidi" w:hAnsiTheme="majorBidi" w:cstheme="majorBidi"/>
          <w:color w:val="000000"/>
        </w:rPr>
        <w:t>de récupérer cet objet s</w:t>
      </w:r>
      <w:r w:rsidR="006E2228" w:rsidRPr="001D5212">
        <w:rPr>
          <w:rFonts w:asciiTheme="majorBidi" w:hAnsiTheme="majorBidi" w:cstheme="majorBidi"/>
          <w:color w:val="000000"/>
        </w:rPr>
        <w:t>’</w:t>
      </w:r>
      <w:r w:rsidRPr="001D5212">
        <w:rPr>
          <w:rFonts w:asciiTheme="majorBidi" w:hAnsiTheme="majorBidi" w:cstheme="majorBidi"/>
          <w:color w:val="000000"/>
        </w:rPr>
        <w:t>il n ya pas un</w:t>
      </w:r>
      <w:r w:rsidR="006E2228" w:rsidRPr="001D5212">
        <w:rPr>
          <w:rFonts w:asciiTheme="majorBidi" w:hAnsiTheme="majorBidi" w:cstheme="majorBidi"/>
          <w:color w:val="000000"/>
        </w:rPr>
        <w:t>e</w:t>
      </w:r>
      <w:r w:rsidRPr="001D5212">
        <w:rPr>
          <w:rFonts w:asciiTheme="majorBidi" w:hAnsiTheme="majorBidi" w:cstheme="majorBidi"/>
          <w:color w:val="000000"/>
        </w:rPr>
        <w:t xml:space="preserve"> référence local de ce</w:t>
      </w:r>
      <w:r w:rsidR="006E2228" w:rsidRPr="001D5212">
        <w:rPr>
          <w:rFonts w:asciiTheme="majorBidi" w:hAnsiTheme="majorBidi" w:cstheme="majorBidi"/>
          <w:color w:val="000000"/>
        </w:rPr>
        <w:t>t</w:t>
      </w:r>
      <w:r w:rsidRPr="001D5212">
        <w:rPr>
          <w:rFonts w:asciiTheme="majorBidi" w:hAnsiTheme="majorBidi" w:cstheme="majorBidi"/>
          <w:color w:val="000000"/>
        </w:rPr>
        <w:t xml:space="preserve"> objet</w:t>
      </w:r>
      <w:r w:rsidR="006E2228" w:rsidRPr="001D5212">
        <w:rPr>
          <w:rFonts w:asciiTheme="majorBidi" w:hAnsiTheme="majorBidi" w:cstheme="majorBidi"/>
          <w:color w:val="000000"/>
        </w:rPr>
        <w:t>.</w:t>
      </w:r>
      <w:r w:rsidR="008B6E02" w:rsidRPr="001D5212">
        <w:rPr>
          <w:rFonts w:asciiTheme="majorBidi" w:hAnsiTheme="majorBidi" w:cstheme="majorBidi"/>
          <w:color w:val="000000"/>
        </w:rPr>
        <w:fldChar w:fldCharType="begin"/>
      </w:r>
      <w:r w:rsidR="00166D62">
        <w:rPr>
          <w:rFonts w:asciiTheme="majorBidi" w:hAnsiTheme="majorBidi" w:cstheme="majorBidi"/>
          <w:color w:val="000000"/>
        </w:rPr>
        <w:instrText xml:space="preserve"> ADDIN ZOTERO_ITEM CSL_CITATION {"citationID":"whBIoNBp","properties":{"formattedCitation":"[9]","plainCitation":"[9]","noteIndex":0},"citationItems":[{"id":98,"uris":["http://zotero.org/users/4740593/items/EW3BN9PF"],"uri":["http://zotero.org/users/4740593/items/EW3BN9PF"],"itemData":{"id":98,"type":"webpage","title":"Java Remote Method Invocation: 9 - Garbage Collector Interfaces","URL":"https://docs.oracle.com/javase/7/docs/platform/rmi/spec/rmi-dgc2a.html","accessed":{"date-parts":[["2018",6,18]]}}}],"schema":"https://github.com/citation-style-language/schema/raw/master/csl-citation.json"} </w:instrText>
      </w:r>
      <w:r w:rsidR="008B6E02" w:rsidRPr="001D5212">
        <w:rPr>
          <w:rFonts w:asciiTheme="majorBidi" w:hAnsiTheme="majorBidi" w:cstheme="majorBidi"/>
          <w:color w:val="000000"/>
        </w:rPr>
        <w:fldChar w:fldCharType="separate"/>
      </w:r>
      <w:r w:rsidR="003515B6" w:rsidRPr="003515B6">
        <w:t>[9]</w:t>
      </w:r>
      <w:r w:rsidR="008B6E02" w:rsidRPr="001D5212">
        <w:rPr>
          <w:rFonts w:asciiTheme="majorBidi" w:hAnsiTheme="majorBidi" w:cstheme="majorBidi"/>
          <w:color w:val="000000"/>
        </w:rPr>
        <w:fldChar w:fldCharType="end"/>
      </w:r>
    </w:p>
    <w:p w:rsidR="00C61A25" w:rsidRPr="001D5212" w:rsidRDefault="00C476BB" w:rsidP="00535836">
      <w:pPr>
        <w:pStyle w:val="Titreniveau1"/>
      </w:pPr>
      <w:bookmarkStart w:id="55" w:name="_Toc517734700"/>
      <w:r w:rsidRPr="001D5212">
        <w:t>1.</w:t>
      </w:r>
      <w:r w:rsidR="00535836">
        <w:t>7)</w:t>
      </w:r>
      <w:r w:rsidRPr="001D5212">
        <w:t xml:space="preserve"> </w:t>
      </w:r>
      <w:r w:rsidR="00D20F43" w:rsidRPr="001D5212">
        <w:t>Annexe : RMI en Pratique</w:t>
      </w:r>
      <w:bookmarkEnd w:id="55"/>
    </w:p>
    <w:p w:rsidR="00E60CC0" w:rsidRDefault="001F27C2">
      <w:pPr>
        <w:pStyle w:val="NormalWeb"/>
        <w:rPr>
          <w:rFonts w:asciiTheme="majorBidi" w:hAnsiTheme="majorBidi" w:cstheme="majorBidi"/>
          <w:color w:val="000000"/>
        </w:rPr>
      </w:pPr>
      <w:r w:rsidRPr="001D5212">
        <w:rPr>
          <w:rFonts w:asciiTheme="majorBidi" w:hAnsiTheme="majorBidi" w:cstheme="majorBidi"/>
          <w:color w:val="000000"/>
        </w:rPr>
        <w:t>P</w:t>
      </w:r>
      <w:r w:rsidR="00D20F43" w:rsidRPr="001D5212">
        <w:rPr>
          <w:rFonts w:asciiTheme="majorBidi" w:hAnsiTheme="majorBidi" w:cstheme="majorBidi"/>
          <w:color w:val="000000"/>
        </w:rPr>
        <w:t>our comprendre ce mécanisme de communication</w:t>
      </w:r>
      <w:r w:rsidRPr="001D5212">
        <w:rPr>
          <w:rFonts w:asciiTheme="majorBidi" w:hAnsiTheme="majorBidi" w:cstheme="majorBidi"/>
          <w:color w:val="000000"/>
        </w:rPr>
        <w:t>,</w:t>
      </w:r>
      <w:r w:rsidR="00843EF8" w:rsidRPr="001D5212">
        <w:rPr>
          <w:rFonts w:asciiTheme="majorBidi" w:hAnsiTheme="majorBidi" w:cstheme="majorBidi"/>
          <w:color w:val="000000"/>
        </w:rPr>
        <w:t xml:space="preserve"> </w:t>
      </w:r>
      <w:r w:rsidRPr="001D5212">
        <w:rPr>
          <w:rFonts w:asciiTheme="majorBidi" w:hAnsiTheme="majorBidi" w:cstheme="majorBidi"/>
          <w:color w:val="000000"/>
        </w:rPr>
        <w:t>o</w:t>
      </w:r>
      <w:r w:rsidR="00D20F43" w:rsidRPr="001D5212">
        <w:rPr>
          <w:rFonts w:asciiTheme="majorBidi" w:hAnsiTheme="majorBidi" w:cstheme="majorBidi"/>
          <w:color w:val="000000"/>
        </w:rPr>
        <w:t xml:space="preserve">n va utiliser un exemple de code basique qui </w:t>
      </w:r>
      <w:r w:rsidRPr="001D5212">
        <w:rPr>
          <w:rFonts w:asciiTheme="majorBidi" w:hAnsiTheme="majorBidi" w:cstheme="majorBidi"/>
          <w:color w:val="000000"/>
        </w:rPr>
        <w:t xml:space="preserve">reprend </w:t>
      </w:r>
      <w:r w:rsidR="00D20F43" w:rsidRPr="001D5212">
        <w:rPr>
          <w:rFonts w:asciiTheme="majorBidi" w:hAnsiTheme="majorBidi" w:cstheme="majorBidi"/>
          <w:color w:val="000000"/>
        </w:rPr>
        <w:t>l’appel d</w:t>
      </w:r>
      <w:r w:rsidRPr="001D5212">
        <w:rPr>
          <w:rFonts w:asciiTheme="majorBidi" w:hAnsiTheme="majorBidi" w:cstheme="majorBidi"/>
          <w:color w:val="000000"/>
        </w:rPr>
        <w:t>’</w:t>
      </w:r>
      <w:r w:rsidR="00D20F43" w:rsidRPr="001D5212">
        <w:rPr>
          <w:rFonts w:asciiTheme="majorBidi" w:hAnsiTheme="majorBidi" w:cstheme="majorBidi"/>
          <w:color w:val="000000"/>
        </w:rPr>
        <w:t>une méthode d</w:t>
      </w:r>
      <w:r w:rsidRPr="001D5212">
        <w:rPr>
          <w:rFonts w:asciiTheme="majorBidi" w:hAnsiTheme="majorBidi" w:cstheme="majorBidi"/>
          <w:color w:val="000000"/>
        </w:rPr>
        <w:t>’</w:t>
      </w:r>
      <w:r w:rsidR="00D20F43" w:rsidRPr="001D5212">
        <w:rPr>
          <w:rFonts w:asciiTheme="majorBidi" w:hAnsiTheme="majorBidi" w:cstheme="majorBidi"/>
          <w:color w:val="000000"/>
        </w:rPr>
        <w:t>un objet distant par un client</w:t>
      </w:r>
      <w:r w:rsidR="008B6E02" w:rsidRPr="001D5212">
        <w:rPr>
          <w:rFonts w:asciiTheme="majorBidi" w:hAnsiTheme="majorBidi" w:cstheme="majorBidi"/>
          <w:color w:val="000000"/>
        </w:rPr>
        <w:fldChar w:fldCharType="begin"/>
      </w:r>
      <w:r w:rsidR="00166D62">
        <w:rPr>
          <w:rFonts w:asciiTheme="majorBidi" w:hAnsiTheme="majorBidi" w:cstheme="majorBidi"/>
          <w:color w:val="000000"/>
        </w:rPr>
        <w:instrText xml:space="preserve"> ADDIN ZOTERO_ITEM CSL_CITATION {"citationID":"f1pTicML","properties":{"formattedCitation":"[10]","plainCitation":"[10]","noteIndex":0},"citationItems":[{"id":3,"uris":["http://zotero.org/users/4740593/items/IV6CQM9K"],"uri":["http://zotero.org/users/4740593/items/IV6CQM9K"],"itemData":{"id":3,"type":"webpage","title":"An Overview of RMI Applications (The Java™ Tutorials &gt; RMI)","URL":"https://docs.oracle.com/javase/tutorial/rmi/overview.html","author":[{"literal":"Equipe de redaction de ORACLE"}],"accessed":{"date-parts":[["2018",3,3]]}}}],"schema":"https://github.com/citation-style-language/schema/raw/master/csl-citation.json"} </w:instrText>
      </w:r>
      <w:r w:rsidR="008B6E02" w:rsidRPr="001D5212">
        <w:rPr>
          <w:rFonts w:asciiTheme="majorBidi" w:hAnsiTheme="majorBidi" w:cstheme="majorBidi"/>
          <w:color w:val="000000"/>
        </w:rPr>
        <w:fldChar w:fldCharType="separate"/>
      </w:r>
      <w:r w:rsidR="003515B6" w:rsidRPr="003515B6">
        <w:t>[10]</w:t>
      </w:r>
      <w:r w:rsidR="008B6E02" w:rsidRPr="001D5212">
        <w:rPr>
          <w:rFonts w:asciiTheme="majorBidi" w:hAnsiTheme="majorBidi" w:cstheme="majorBidi"/>
          <w:color w:val="000000"/>
        </w:rPr>
        <w:fldChar w:fldCharType="end"/>
      </w:r>
      <w:r w:rsidRPr="001D5212">
        <w:rPr>
          <w:rFonts w:asciiTheme="majorBidi" w:hAnsiTheme="majorBidi" w:cstheme="majorBidi"/>
          <w:color w:val="000000"/>
        </w:rPr>
        <w:t>.</w:t>
      </w:r>
    </w:p>
    <w:p w:rsidR="00C61A25" w:rsidRPr="001F2ACD" w:rsidRDefault="001F2ACD" w:rsidP="00535836">
      <w:pPr>
        <w:pStyle w:val="Titreniveau1"/>
      </w:pPr>
      <w:bookmarkStart w:id="56" w:name="_Toc517734701"/>
      <w:r w:rsidRPr="001F2ACD">
        <w:lastRenderedPageBreak/>
        <w:t>1.</w:t>
      </w:r>
      <w:r w:rsidR="00535836">
        <w:t>7</w:t>
      </w:r>
      <w:r w:rsidRPr="001F2ACD">
        <w:t xml:space="preserve">.1) </w:t>
      </w:r>
      <w:r w:rsidR="00292CDB" w:rsidRPr="001F2ACD">
        <w:t>Création de  serveur RMI avec le</w:t>
      </w:r>
      <w:r w:rsidR="00F32C03" w:rsidRPr="001F2ACD">
        <w:t xml:space="preserve"> lancement de</w:t>
      </w:r>
      <w:r w:rsidR="00292CDB" w:rsidRPr="001F2ACD">
        <w:t xml:space="preserve"> registre :</w:t>
      </w:r>
      <w:bookmarkEnd w:id="56"/>
    </w:p>
    <w:p w:rsidR="00C61A25" w:rsidRPr="001D5212" w:rsidRDefault="00D20F43" w:rsidP="001F27C2">
      <w:pPr>
        <w:pStyle w:val="NormalWeb"/>
        <w:rPr>
          <w:rFonts w:asciiTheme="majorBidi" w:hAnsiTheme="majorBidi" w:cstheme="majorBidi"/>
          <w:color w:val="000000"/>
        </w:rPr>
      </w:pPr>
      <w:r w:rsidRPr="001D5212">
        <w:rPr>
          <w:rFonts w:asciiTheme="majorBidi" w:hAnsiTheme="majorBidi" w:cstheme="majorBidi"/>
          <w:color w:val="000000"/>
        </w:rPr>
        <w:t xml:space="preserve">Cette étape est très simple </w:t>
      </w:r>
      <w:r w:rsidR="001F27C2" w:rsidRPr="001D5212">
        <w:rPr>
          <w:rFonts w:asciiTheme="majorBidi" w:hAnsiTheme="majorBidi" w:cstheme="majorBidi"/>
          <w:color w:val="000000"/>
        </w:rPr>
        <w:t>à</w:t>
      </w:r>
      <w:r w:rsidRPr="001D5212">
        <w:rPr>
          <w:rFonts w:asciiTheme="majorBidi" w:hAnsiTheme="majorBidi" w:cstheme="majorBidi"/>
          <w:color w:val="000000"/>
        </w:rPr>
        <w:t xml:space="preserve"> partir de version 6 de </w:t>
      </w:r>
      <w:r w:rsidR="001F27C2" w:rsidRPr="001D5212">
        <w:rPr>
          <w:rFonts w:asciiTheme="majorBidi" w:hAnsiTheme="majorBidi" w:cstheme="majorBidi"/>
          <w:color w:val="000000"/>
        </w:rPr>
        <w:t>J</w:t>
      </w:r>
      <w:r w:rsidRPr="001D5212">
        <w:rPr>
          <w:rFonts w:asciiTheme="majorBidi" w:hAnsiTheme="majorBidi" w:cstheme="majorBidi"/>
          <w:color w:val="000000"/>
        </w:rPr>
        <w:t>ava</w:t>
      </w:r>
      <w:r w:rsidR="001F27C2" w:rsidRPr="001D5212">
        <w:rPr>
          <w:rFonts w:asciiTheme="majorBidi" w:hAnsiTheme="majorBidi" w:cstheme="majorBidi"/>
          <w:color w:val="000000"/>
        </w:rPr>
        <w:t>,</w:t>
      </w:r>
      <w:r w:rsidRPr="001D5212">
        <w:rPr>
          <w:rFonts w:asciiTheme="majorBidi" w:hAnsiTheme="majorBidi" w:cstheme="majorBidi"/>
          <w:color w:val="000000"/>
        </w:rPr>
        <w:t xml:space="preserve"> parce que la définition de stub est transparent</w:t>
      </w:r>
      <w:r w:rsidR="001F27C2" w:rsidRPr="001D5212">
        <w:rPr>
          <w:rFonts w:asciiTheme="majorBidi" w:hAnsiTheme="majorBidi" w:cstheme="majorBidi"/>
          <w:color w:val="000000"/>
        </w:rPr>
        <w:t>e</w:t>
      </w:r>
      <w:r w:rsidRPr="001D5212">
        <w:rPr>
          <w:rFonts w:asciiTheme="majorBidi" w:hAnsiTheme="majorBidi" w:cstheme="majorBidi"/>
          <w:color w:val="000000"/>
        </w:rPr>
        <w:t xml:space="preserve"> d</w:t>
      </w:r>
      <w:r w:rsidR="001F27C2" w:rsidRPr="001D5212">
        <w:rPr>
          <w:rFonts w:asciiTheme="majorBidi" w:hAnsiTheme="majorBidi" w:cstheme="majorBidi"/>
          <w:color w:val="000000"/>
        </w:rPr>
        <w:t>u</w:t>
      </w:r>
      <w:r w:rsidRPr="001D5212">
        <w:rPr>
          <w:rFonts w:asciiTheme="majorBidi" w:hAnsiTheme="majorBidi" w:cstheme="majorBidi"/>
          <w:color w:val="000000"/>
        </w:rPr>
        <w:t xml:space="preserve"> point de vue de programmeur</w:t>
      </w:r>
      <w:r w:rsidR="001F27C2" w:rsidRPr="001D5212">
        <w:rPr>
          <w:rFonts w:asciiTheme="majorBidi" w:hAnsiTheme="majorBidi" w:cstheme="majorBidi"/>
          <w:color w:val="000000"/>
        </w:rPr>
        <w:t>.</w:t>
      </w:r>
      <w:r w:rsidR="00843EF8" w:rsidRPr="001D5212">
        <w:rPr>
          <w:rFonts w:asciiTheme="majorBidi" w:hAnsiTheme="majorBidi" w:cstheme="majorBidi"/>
          <w:color w:val="000000"/>
        </w:rPr>
        <w:t xml:space="preserve"> </w:t>
      </w:r>
      <w:r w:rsidR="001F27C2" w:rsidRPr="001D5212">
        <w:rPr>
          <w:rFonts w:asciiTheme="majorBidi" w:hAnsiTheme="majorBidi" w:cstheme="majorBidi"/>
          <w:color w:val="000000"/>
        </w:rPr>
        <w:t>E</w:t>
      </w:r>
      <w:r w:rsidRPr="001D5212">
        <w:rPr>
          <w:rFonts w:asciiTheme="majorBidi" w:hAnsiTheme="majorBidi" w:cstheme="majorBidi"/>
          <w:color w:val="000000"/>
        </w:rPr>
        <w:t>lle est gér</w:t>
      </w:r>
      <w:r w:rsidR="001F27C2" w:rsidRPr="001D5212">
        <w:rPr>
          <w:rFonts w:asciiTheme="majorBidi" w:hAnsiTheme="majorBidi" w:cstheme="majorBidi"/>
          <w:color w:val="000000"/>
        </w:rPr>
        <w:t>ée</w:t>
      </w:r>
      <w:r w:rsidRPr="001D5212">
        <w:rPr>
          <w:rFonts w:asciiTheme="majorBidi" w:hAnsiTheme="majorBidi" w:cstheme="majorBidi"/>
          <w:color w:val="000000"/>
        </w:rPr>
        <w:t xml:space="preserve"> par la </w:t>
      </w:r>
      <w:r w:rsidR="00843EF8" w:rsidRPr="001D5212">
        <w:rPr>
          <w:rFonts w:asciiTheme="majorBidi" w:hAnsiTheme="majorBidi" w:cstheme="majorBidi"/>
          <w:color w:val="000000"/>
        </w:rPr>
        <w:t>plateforme</w:t>
      </w:r>
      <w:r w:rsidRPr="001D5212">
        <w:rPr>
          <w:rFonts w:asciiTheme="majorBidi" w:hAnsiTheme="majorBidi" w:cstheme="majorBidi"/>
          <w:color w:val="000000"/>
        </w:rPr>
        <w:t xml:space="preserve"> java,</w:t>
      </w:r>
    </w:p>
    <w:p w:rsidR="00C61A25" w:rsidRPr="001D5212" w:rsidRDefault="00D20F43" w:rsidP="000E58A0">
      <w:pPr>
        <w:pStyle w:val="NormalWeb"/>
        <w:rPr>
          <w:rFonts w:asciiTheme="majorBidi" w:hAnsiTheme="majorBidi" w:cstheme="majorBidi"/>
          <w:color w:val="000000"/>
        </w:rPr>
      </w:pPr>
      <w:r w:rsidRPr="001D5212">
        <w:rPr>
          <w:rFonts w:asciiTheme="majorBidi" w:hAnsiTheme="majorBidi" w:cstheme="majorBidi"/>
          <w:color w:val="000000"/>
        </w:rPr>
        <w:t>Cependant</w:t>
      </w:r>
      <w:r w:rsidR="001F27C2" w:rsidRPr="001D5212">
        <w:rPr>
          <w:rFonts w:asciiTheme="majorBidi" w:hAnsiTheme="majorBidi" w:cstheme="majorBidi"/>
          <w:color w:val="000000"/>
        </w:rPr>
        <w:t>,</w:t>
      </w:r>
      <w:r w:rsidRPr="001D5212">
        <w:rPr>
          <w:rFonts w:asciiTheme="majorBidi" w:hAnsiTheme="majorBidi" w:cstheme="majorBidi"/>
          <w:color w:val="000000"/>
        </w:rPr>
        <w:t xml:space="preserve"> le développeur n’a que faire la conception des objets à héberger</w:t>
      </w:r>
      <w:r w:rsidR="000E58A0" w:rsidRPr="001D5212">
        <w:rPr>
          <w:rFonts w:asciiTheme="majorBidi" w:hAnsiTheme="majorBidi" w:cstheme="majorBidi"/>
          <w:color w:val="000000"/>
        </w:rPr>
        <w:t>. Cela se fait</w:t>
      </w:r>
      <w:r w:rsidRPr="001D5212">
        <w:rPr>
          <w:rFonts w:asciiTheme="majorBidi" w:hAnsiTheme="majorBidi" w:cstheme="majorBidi"/>
          <w:color w:val="000000"/>
        </w:rPr>
        <w:t xml:space="preserve"> par </w:t>
      </w:r>
      <w:r w:rsidR="000E58A0" w:rsidRPr="001D5212">
        <w:rPr>
          <w:rFonts w:asciiTheme="majorBidi" w:hAnsiTheme="majorBidi" w:cstheme="majorBidi"/>
          <w:color w:val="000000"/>
        </w:rPr>
        <w:t xml:space="preserve">la </w:t>
      </w:r>
      <w:r w:rsidRPr="001D5212">
        <w:rPr>
          <w:rFonts w:asciiTheme="majorBidi" w:hAnsiTheme="majorBidi" w:cstheme="majorBidi"/>
          <w:color w:val="000000"/>
        </w:rPr>
        <w:t xml:space="preserve">conception d’une simple interface </w:t>
      </w:r>
      <w:r w:rsidR="000E58A0" w:rsidRPr="001D5212">
        <w:rPr>
          <w:rFonts w:asciiTheme="majorBidi" w:hAnsiTheme="majorBidi" w:cstheme="majorBidi"/>
          <w:color w:val="000000"/>
        </w:rPr>
        <w:t>J</w:t>
      </w:r>
      <w:r w:rsidRPr="001D5212">
        <w:rPr>
          <w:rFonts w:asciiTheme="majorBidi" w:hAnsiTheme="majorBidi" w:cstheme="majorBidi"/>
          <w:color w:val="000000"/>
        </w:rPr>
        <w:t>ava qui représente les méthodes qu</w:t>
      </w:r>
      <w:r w:rsidR="000E58A0" w:rsidRPr="001D5212">
        <w:rPr>
          <w:rFonts w:asciiTheme="majorBidi" w:hAnsiTheme="majorBidi" w:cstheme="majorBidi"/>
          <w:color w:val="000000"/>
        </w:rPr>
        <w:t>e</w:t>
      </w:r>
      <w:r w:rsidRPr="001D5212">
        <w:rPr>
          <w:rFonts w:asciiTheme="majorBidi" w:hAnsiTheme="majorBidi" w:cstheme="majorBidi"/>
          <w:color w:val="000000"/>
        </w:rPr>
        <w:t xml:space="preserve"> les clients peu</w:t>
      </w:r>
      <w:r w:rsidR="000E58A0" w:rsidRPr="001D5212">
        <w:rPr>
          <w:rFonts w:asciiTheme="majorBidi" w:hAnsiTheme="majorBidi" w:cstheme="majorBidi"/>
          <w:color w:val="000000"/>
        </w:rPr>
        <w:t>ven</w:t>
      </w:r>
      <w:r w:rsidRPr="001D5212">
        <w:rPr>
          <w:rFonts w:asciiTheme="majorBidi" w:hAnsiTheme="majorBidi" w:cstheme="majorBidi"/>
          <w:color w:val="000000"/>
        </w:rPr>
        <w:t xml:space="preserve">t appeler </w:t>
      </w:r>
      <w:r w:rsidR="000E58A0" w:rsidRPr="001D5212">
        <w:rPr>
          <w:rFonts w:asciiTheme="majorBidi" w:hAnsiTheme="majorBidi" w:cstheme="majorBidi"/>
          <w:color w:val="000000"/>
        </w:rPr>
        <w:t>à</w:t>
      </w:r>
      <w:r w:rsidRPr="001D5212">
        <w:rPr>
          <w:rFonts w:asciiTheme="majorBidi" w:hAnsiTheme="majorBidi" w:cstheme="majorBidi"/>
          <w:color w:val="000000"/>
        </w:rPr>
        <w:t xml:space="preserve"> distan</w:t>
      </w:r>
      <w:r w:rsidR="000E58A0" w:rsidRPr="001D5212">
        <w:rPr>
          <w:rFonts w:asciiTheme="majorBidi" w:hAnsiTheme="majorBidi" w:cstheme="majorBidi"/>
          <w:color w:val="000000"/>
        </w:rPr>
        <w:t>ce.C</w:t>
      </w:r>
      <w:r w:rsidRPr="001D5212">
        <w:rPr>
          <w:rFonts w:asciiTheme="majorBidi" w:hAnsiTheme="majorBidi" w:cstheme="majorBidi"/>
          <w:color w:val="000000"/>
        </w:rPr>
        <w:t>ette classe a deux règle</w:t>
      </w:r>
      <w:r w:rsidR="000E58A0" w:rsidRPr="001D5212">
        <w:rPr>
          <w:rFonts w:asciiTheme="majorBidi" w:hAnsiTheme="majorBidi" w:cstheme="majorBidi"/>
          <w:color w:val="000000"/>
        </w:rPr>
        <w:t>s</w:t>
      </w:r>
      <w:r w:rsidRPr="001D5212">
        <w:rPr>
          <w:rFonts w:asciiTheme="majorBidi" w:hAnsiTheme="majorBidi" w:cstheme="majorBidi"/>
          <w:color w:val="000000"/>
        </w:rPr>
        <w:t xml:space="preserve"> simple</w:t>
      </w:r>
      <w:r w:rsidR="000E58A0" w:rsidRPr="001D5212">
        <w:rPr>
          <w:rFonts w:asciiTheme="majorBidi" w:hAnsiTheme="majorBidi" w:cstheme="majorBidi"/>
          <w:color w:val="000000"/>
        </w:rPr>
        <w:t>s :</w:t>
      </w:r>
    </w:p>
    <w:p w:rsidR="00C61A25" w:rsidRPr="001D5212" w:rsidRDefault="00D20F43" w:rsidP="0048038F">
      <w:pPr>
        <w:pStyle w:val="NormalWeb"/>
        <w:numPr>
          <w:ilvl w:val="0"/>
          <w:numId w:val="2"/>
        </w:numPr>
        <w:rPr>
          <w:rFonts w:asciiTheme="majorBidi" w:hAnsiTheme="majorBidi" w:cstheme="majorBidi"/>
          <w:color w:val="000000"/>
        </w:rPr>
      </w:pPr>
      <w:r w:rsidRPr="001D5212">
        <w:rPr>
          <w:rFonts w:asciiTheme="majorBidi" w:hAnsiTheme="majorBidi" w:cstheme="majorBidi"/>
          <w:color w:val="000000"/>
        </w:rPr>
        <w:t>Il faut qu’il étende la clas</w:t>
      </w:r>
      <w:r w:rsidR="000E58A0" w:rsidRPr="001D5212">
        <w:rPr>
          <w:rFonts w:asciiTheme="majorBidi" w:hAnsiTheme="majorBidi" w:cstheme="majorBidi"/>
          <w:color w:val="000000"/>
        </w:rPr>
        <w:t>s</w:t>
      </w:r>
      <w:r w:rsidRPr="001D5212">
        <w:rPr>
          <w:rFonts w:asciiTheme="majorBidi" w:hAnsiTheme="majorBidi" w:cstheme="majorBidi"/>
          <w:color w:val="000000"/>
        </w:rPr>
        <w:t>e Remot</w:t>
      </w:r>
      <w:r w:rsidR="000E58A0" w:rsidRPr="001D5212">
        <w:rPr>
          <w:rFonts w:asciiTheme="majorBidi" w:hAnsiTheme="majorBidi" w:cstheme="majorBidi"/>
          <w:color w:val="000000"/>
        </w:rPr>
        <w:t>e</w:t>
      </w:r>
    </w:p>
    <w:p w:rsidR="00C61A25" w:rsidRPr="001D5212" w:rsidRDefault="00D20F43" w:rsidP="0048038F">
      <w:pPr>
        <w:pStyle w:val="NormalWeb"/>
        <w:numPr>
          <w:ilvl w:val="0"/>
          <w:numId w:val="2"/>
        </w:numPr>
        <w:rPr>
          <w:rFonts w:asciiTheme="majorBidi" w:hAnsiTheme="majorBidi" w:cstheme="majorBidi"/>
          <w:color w:val="000000"/>
        </w:rPr>
      </w:pPr>
      <w:r w:rsidRPr="001D5212">
        <w:rPr>
          <w:rFonts w:asciiTheme="majorBidi" w:hAnsiTheme="majorBidi" w:cstheme="majorBidi"/>
          <w:color w:val="000000"/>
        </w:rPr>
        <w:t>Il faut ajouter throwremot</w:t>
      </w:r>
      <w:r w:rsidR="000E58A0" w:rsidRPr="001D5212">
        <w:rPr>
          <w:rFonts w:asciiTheme="majorBidi" w:hAnsiTheme="majorBidi" w:cstheme="majorBidi"/>
          <w:color w:val="000000"/>
        </w:rPr>
        <w:t>e</w:t>
      </w:r>
      <w:r w:rsidRPr="001D5212">
        <w:rPr>
          <w:rFonts w:asciiTheme="majorBidi" w:hAnsiTheme="majorBidi" w:cstheme="majorBidi"/>
          <w:color w:val="000000"/>
        </w:rPr>
        <w:t>Ex</w:t>
      </w:r>
      <w:r w:rsidR="000E58A0" w:rsidRPr="001D5212">
        <w:rPr>
          <w:rFonts w:asciiTheme="majorBidi" w:hAnsiTheme="majorBidi" w:cstheme="majorBidi"/>
          <w:color w:val="000000"/>
        </w:rPr>
        <w:t>c</w:t>
      </w:r>
      <w:r w:rsidRPr="001D5212">
        <w:rPr>
          <w:rFonts w:asciiTheme="majorBidi" w:hAnsiTheme="majorBidi" w:cstheme="majorBidi"/>
          <w:color w:val="000000"/>
        </w:rPr>
        <w:t>eption dans chaque méthode distante</w:t>
      </w:r>
    </w:p>
    <w:p w:rsidR="00C61A25" w:rsidRPr="001D5212" w:rsidRDefault="00D20F43">
      <w:pPr>
        <w:pStyle w:val="NormalWeb"/>
        <w:rPr>
          <w:rFonts w:asciiTheme="majorBidi" w:hAnsiTheme="majorBidi" w:cstheme="majorBidi"/>
          <w:b/>
          <w:bCs/>
          <w:color w:val="000000"/>
        </w:rPr>
      </w:pPr>
      <w:r w:rsidRPr="001D5212">
        <w:rPr>
          <w:rFonts w:asciiTheme="majorBidi" w:hAnsiTheme="majorBidi" w:cstheme="majorBidi"/>
          <w:b/>
          <w:bCs/>
          <w:color w:val="000000"/>
        </w:rPr>
        <w:t>Une interface qui représente une seul</w:t>
      </w:r>
      <w:r w:rsidR="000E58A0" w:rsidRPr="001D5212">
        <w:rPr>
          <w:rFonts w:asciiTheme="majorBidi" w:hAnsiTheme="majorBidi" w:cstheme="majorBidi"/>
          <w:b/>
          <w:bCs/>
          <w:color w:val="000000"/>
        </w:rPr>
        <w:t>e</w:t>
      </w:r>
      <w:r w:rsidRPr="001D5212">
        <w:rPr>
          <w:rFonts w:asciiTheme="majorBidi" w:hAnsiTheme="majorBidi" w:cstheme="majorBidi"/>
          <w:b/>
          <w:bCs/>
          <w:color w:val="000000"/>
        </w:rPr>
        <w:t xml:space="preserve"> méthode a le squelette suivant :</w:t>
      </w:r>
    </w:p>
    <w:p w:rsidR="00C61A25" w:rsidRPr="00E27D24" w:rsidRDefault="00D20F43">
      <w:pPr>
        <w:pStyle w:val="PrformatHTML"/>
        <w:rPr>
          <w:color w:val="000000"/>
          <w:sz w:val="24"/>
          <w:szCs w:val="24"/>
          <w:lang w:val="en-US"/>
        </w:rPr>
      </w:pPr>
      <w:r w:rsidRPr="00E27D24">
        <w:rPr>
          <w:color w:val="000000"/>
          <w:sz w:val="24"/>
          <w:szCs w:val="24"/>
          <w:lang w:val="en-US"/>
        </w:rPr>
        <w:t>public interface MonIterfaceextendsRemote {</w:t>
      </w:r>
    </w:p>
    <w:p w:rsidR="00C61A25" w:rsidRPr="00E27D24" w:rsidRDefault="00D20F43">
      <w:pPr>
        <w:pStyle w:val="PrformatHTML"/>
        <w:rPr>
          <w:color w:val="000000"/>
          <w:sz w:val="24"/>
          <w:szCs w:val="24"/>
          <w:lang w:val="en-US"/>
        </w:rPr>
      </w:pPr>
      <w:r w:rsidRPr="00E27D24">
        <w:rPr>
          <w:color w:val="000000"/>
          <w:sz w:val="24"/>
          <w:szCs w:val="24"/>
          <w:lang w:val="en-US"/>
        </w:rPr>
        <w:t>TypedeRetourNomMetode(TypeParametre t) throwsRemoteException;</w:t>
      </w:r>
    </w:p>
    <w:p w:rsidR="00C61A25" w:rsidRPr="001D5212" w:rsidRDefault="00D20F43">
      <w:pPr>
        <w:pStyle w:val="PrformatHTML"/>
        <w:rPr>
          <w:color w:val="000000"/>
          <w:sz w:val="24"/>
          <w:szCs w:val="24"/>
        </w:rPr>
      </w:pPr>
      <w:r w:rsidRPr="001D5212">
        <w:rPr>
          <w:color w:val="000000"/>
          <w:sz w:val="24"/>
          <w:szCs w:val="24"/>
        </w:rPr>
        <w:t>}</w:t>
      </w:r>
    </w:p>
    <w:p w:rsidR="00292CDB" w:rsidRPr="001D5212" w:rsidRDefault="00D20F43" w:rsidP="00292CDB">
      <w:pPr>
        <w:pStyle w:val="NormalWeb"/>
        <w:rPr>
          <w:rFonts w:asciiTheme="majorBidi" w:hAnsiTheme="majorBidi" w:cstheme="majorBidi"/>
          <w:b/>
          <w:bCs/>
          <w:color w:val="000000"/>
        </w:rPr>
      </w:pPr>
      <w:r w:rsidRPr="001D5212">
        <w:rPr>
          <w:rFonts w:asciiTheme="majorBidi" w:hAnsiTheme="majorBidi" w:cstheme="majorBidi"/>
          <w:b/>
          <w:bCs/>
          <w:color w:val="000000"/>
        </w:rPr>
        <w:t>L’implémentation de cette classe par un objet a aussi des règles :</w:t>
      </w:r>
    </w:p>
    <w:p w:rsidR="00C61A25" w:rsidRPr="001D5212" w:rsidRDefault="00D20F43" w:rsidP="0048038F">
      <w:pPr>
        <w:pStyle w:val="NormalWeb"/>
        <w:numPr>
          <w:ilvl w:val="0"/>
          <w:numId w:val="3"/>
        </w:numPr>
        <w:rPr>
          <w:rFonts w:asciiTheme="majorBidi" w:hAnsiTheme="majorBidi" w:cstheme="majorBidi"/>
          <w:color w:val="000000"/>
        </w:rPr>
      </w:pPr>
      <w:r w:rsidRPr="001D5212">
        <w:rPr>
          <w:rFonts w:asciiTheme="majorBidi" w:hAnsiTheme="majorBidi" w:cstheme="majorBidi"/>
          <w:color w:val="000000"/>
        </w:rPr>
        <w:t xml:space="preserve">Bien sur il faut implémenter toutes les méthodes de cette interface et, </w:t>
      </w:r>
    </w:p>
    <w:p w:rsidR="00E60CC0" w:rsidRDefault="00D20F43">
      <w:pPr>
        <w:pStyle w:val="NormalWeb"/>
        <w:numPr>
          <w:ilvl w:val="0"/>
          <w:numId w:val="3"/>
        </w:numPr>
        <w:rPr>
          <w:rFonts w:asciiTheme="majorBidi" w:hAnsiTheme="majorBidi" w:cstheme="majorBidi"/>
          <w:color w:val="000000"/>
        </w:rPr>
      </w:pPr>
      <w:r w:rsidRPr="001D5212">
        <w:rPr>
          <w:rFonts w:asciiTheme="majorBidi" w:hAnsiTheme="majorBidi" w:cstheme="majorBidi"/>
        </w:rPr>
        <w:t>Une classe distante doit étendre la classe java.rmi.server.UnicastRemoteObject</w:t>
      </w:r>
      <w:r w:rsidR="008B6E02" w:rsidRPr="001D5212">
        <w:rPr>
          <w:rFonts w:asciiTheme="majorBidi" w:hAnsiTheme="majorBidi" w:cstheme="majorBidi"/>
        </w:rPr>
        <w:fldChar w:fldCharType="begin"/>
      </w:r>
      <w:r w:rsidR="00166D62">
        <w:rPr>
          <w:rFonts w:asciiTheme="majorBidi" w:hAnsiTheme="majorBidi" w:cstheme="majorBidi"/>
        </w:rPr>
        <w:instrText xml:space="preserve"> ADDIN ZOTERO_ITEM CSL_CITATION {"citationID":"yMzPFkcN","properties":{"formattedCitation":"[11]","plainCitation":"[11]","noteIndex":0},"citationItems":[{"id":5,"uris":["http://zotero.org/users/4740593/items/S3ZD8MU7"],"uri":["http://zotero.org/users/4740593/items/S3ZD8MU7"],"itemData":{"id":5,"type":"article","title":"Java Remote Method Invocation","URL":"http://lim.univ-reunion.fr/staff/courdier/old/cours/archid/3_rmi.pdf","accessed":{"date-parts":[["2018",3,7]]}}}],"schema":"https://github.com/citation-style-language/schema/raw/master/csl-citation.json"} </w:instrText>
      </w:r>
      <w:r w:rsidR="008B6E02" w:rsidRPr="001D5212">
        <w:rPr>
          <w:rFonts w:asciiTheme="majorBidi" w:hAnsiTheme="majorBidi" w:cstheme="majorBidi"/>
        </w:rPr>
        <w:fldChar w:fldCharType="separate"/>
      </w:r>
      <w:r w:rsidR="003515B6" w:rsidRPr="003515B6">
        <w:t>[11]</w:t>
      </w:r>
      <w:r w:rsidR="008B6E02" w:rsidRPr="001D5212">
        <w:rPr>
          <w:rFonts w:asciiTheme="majorBidi" w:hAnsiTheme="majorBidi" w:cstheme="majorBidi"/>
        </w:rPr>
        <w:fldChar w:fldCharType="end"/>
      </w:r>
      <w:r w:rsidRPr="001D5212">
        <w:rPr>
          <w:rFonts w:asciiTheme="majorBidi" w:hAnsiTheme="majorBidi" w:cstheme="majorBidi"/>
        </w:rPr>
        <w:t xml:space="preserve">(d’autres possibilités´es existent) </w:t>
      </w:r>
      <w:r w:rsidR="00476273" w:rsidRPr="001D5212">
        <w:rPr>
          <w:rFonts w:asciiTheme="majorBidi" w:hAnsiTheme="majorBidi" w:cstheme="majorBidi"/>
        </w:rPr>
        <w:t>.</w:t>
      </w:r>
    </w:p>
    <w:p w:rsidR="00C61A25" w:rsidRPr="001D5212" w:rsidRDefault="00D20F43" w:rsidP="0048038F">
      <w:pPr>
        <w:pStyle w:val="NormalWeb"/>
        <w:numPr>
          <w:ilvl w:val="0"/>
          <w:numId w:val="3"/>
        </w:numPr>
        <w:rPr>
          <w:rFonts w:asciiTheme="majorBidi" w:hAnsiTheme="majorBidi" w:cstheme="majorBidi"/>
          <w:color w:val="000000"/>
        </w:rPr>
      </w:pPr>
      <w:r w:rsidRPr="001D5212">
        <w:rPr>
          <w:rFonts w:asciiTheme="majorBidi" w:hAnsiTheme="majorBidi" w:cstheme="majorBidi"/>
          <w:color w:val="000000"/>
        </w:rPr>
        <w:t>Définir un constr</w:t>
      </w:r>
      <w:r w:rsidR="0074010B" w:rsidRPr="001D5212">
        <w:rPr>
          <w:rFonts w:asciiTheme="majorBidi" w:hAnsiTheme="majorBidi" w:cstheme="majorBidi"/>
          <w:color w:val="000000"/>
        </w:rPr>
        <w:t>u</w:t>
      </w:r>
      <w:r w:rsidRPr="001D5212">
        <w:rPr>
          <w:rFonts w:asciiTheme="majorBidi" w:hAnsiTheme="majorBidi" w:cstheme="majorBidi"/>
          <w:color w:val="000000"/>
        </w:rPr>
        <w:t>cteur</w:t>
      </w:r>
      <w:r w:rsidR="00476273" w:rsidRPr="001D5212">
        <w:rPr>
          <w:rFonts w:asciiTheme="majorBidi" w:hAnsiTheme="majorBidi" w:cstheme="majorBidi"/>
          <w:color w:val="000000"/>
        </w:rPr>
        <w:t xml:space="preserve"> sans paramètre.</w:t>
      </w:r>
    </w:p>
    <w:p w:rsidR="00C61A25" w:rsidRPr="001D5212" w:rsidRDefault="0074010B">
      <w:pPr>
        <w:pStyle w:val="NormalWeb"/>
        <w:rPr>
          <w:rFonts w:asciiTheme="majorBidi" w:hAnsiTheme="majorBidi" w:cstheme="majorBidi"/>
          <w:color w:val="000000"/>
        </w:rPr>
      </w:pPr>
      <w:r w:rsidRPr="001D5212">
        <w:rPr>
          <w:rFonts w:asciiTheme="majorBidi" w:hAnsiTheme="majorBidi" w:cstheme="majorBidi"/>
          <w:color w:val="000000"/>
        </w:rPr>
        <w:t>L’</w:t>
      </w:r>
      <w:r w:rsidR="00D20F43" w:rsidRPr="001D5212">
        <w:rPr>
          <w:rFonts w:asciiTheme="majorBidi" w:hAnsiTheme="majorBidi" w:cstheme="majorBidi"/>
          <w:color w:val="000000"/>
        </w:rPr>
        <w:t>implémentation a la forme suivante</w:t>
      </w:r>
      <w:r w:rsidRPr="001D5212">
        <w:rPr>
          <w:rFonts w:asciiTheme="majorBidi" w:hAnsiTheme="majorBidi" w:cstheme="majorBidi"/>
          <w:color w:val="000000"/>
        </w:rPr>
        <w:t> :</w:t>
      </w:r>
    </w:p>
    <w:p w:rsidR="00C61A25" w:rsidRPr="001D5212" w:rsidRDefault="00D20F43" w:rsidP="003F7EE4">
      <w:pPr>
        <w:pStyle w:val="PrformatHTML"/>
        <w:spacing w:after="0"/>
        <w:rPr>
          <w:color w:val="000000"/>
          <w:sz w:val="24"/>
          <w:szCs w:val="24"/>
        </w:rPr>
      </w:pPr>
      <w:r w:rsidRPr="001D5212">
        <w:rPr>
          <w:color w:val="000000"/>
          <w:sz w:val="24"/>
          <w:szCs w:val="24"/>
        </w:rPr>
        <w:t>public class nomObjetDestantimplements</w:t>
      </w:r>
      <w:r w:rsidR="00F03D1E" w:rsidRPr="001D5212">
        <w:rPr>
          <w:color w:val="000000"/>
          <w:sz w:val="24"/>
          <w:szCs w:val="24"/>
        </w:rPr>
        <w:t xml:space="preserve"> </w:t>
      </w:r>
      <w:r w:rsidRPr="001D5212">
        <w:rPr>
          <w:color w:val="000000"/>
          <w:sz w:val="24"/>
          <w:szCs w:val="24"/>
        </w:rPr>
        <w:t>NomInterface {</w:t>
      </w:r>
    </w:p>
    <w:p w:rsidR="00C61A25" w:rsidRPr="001D5212" w:rsidRDefault="00E95E0E" w:rsidP="003F7EE4">
      <w:pPr>
        <w:pStyle w:val="PrformatHTML"/>
        <w:spacing w:after="0"/>
        <w:rPr>
          <w:color w:val="000000"/>
          <w:sz w:val="24"/>
          <w:szCs w:val="24"/>
        </w:rPr>
      </w:pPr>
      <w:r>
        <w:rPr>
          <w:color w:val="000000"/>
          <w:sz w:val="24"/>
          <w:szCs w:val="24"/>
        </w:rPr>
        <w:tab/>
      </w:r>
      <w:r w:rsidR="00D20F43" w:rsidRPr="001D5212">
        <w:rPr>
          <w:color w:val="000000"/>
          <w:sz w:val="24"/>
          <w:szCs w:val="24"/>
        </w:rPr>
        <w:t>publicnomObjetDestant () {</w:t>
      </w:r>
    </w:p>
    <w:p w:rsidR="00C61A25" w:rsidRPr="001D5212" w:rsidRDefault="003F7EE4" w:rsidP="003F7EE4">
      <w:pPr>
        <w:pStyle w:val="PrformatHTML"/>
        <w:spacing w:after="0"/>
        <w:rPr>
          <w:color w:val="000000"/>
          <w:sz w:val="24"/>
          <w:szCs w:val="24"/>
        </w:rPr>
      </w:pPr>
      <w:r w:rsidRPr="001D5212">
        <w:rPr>
          <w:color w:val="000000"/>
          <w:sz w:val="24"/>
          <w:szCs w:val="24"/>
        </w:rPr>
        <w:tab/>
      </w:r>
      <w:r w:rsidR="00E95E0E">
        <w:rPr>
          <w:color w:val="000000"/>
          <w:sz w:val="24"/>
          <w:szCs w:val="24"/>
        </w:rPr>
        <w:tab/>
      </w:r>
      <w:r w:rsidR="00D20F43" w:rsidRPr="001D5212">
        <w:rPr>
          <w:color w:val="000000"/>
          <w:sz w:val="24"/>
          <w:szCs w:val="24"/>
        </w:rPr>
        <w:t>super();</w:t>
      </w:r>
    </w:p>
    <w:p w:rsidR="00C61A25" w:rsidRPr="001D5212" w:rsidRDefault="00D20F43" w:rsidP="003F7EE4">
      <w:pPr>
        <w:pStyle w:val="PrformatHTML"/>
        <w:spacing w:after="0"/>
        <w:rPr>
          <w:color w:val="000000"/>
          <w:sz w:val="24"/>
          <w:szCs w:val="24"/>
        </w:rPr>
      </w:pPr>
      <w:r w:rsidRPr="001D5212">
        <w:rPr>
          <w:color w:val="000000"/>
          <w:sz w:val="24"/>
          <w:szCs w:val="24"/>
        </w:rPr>
        <w:t xml:space="preserve">    </w:t>
      </w:r>
      <w:r w:rsidR="00E95E0E">
        <w:rPr>
          <w:color w:val="000000"/>
          <w:sz w:val="24"/>
          <w:szCs w:val="24"/>
        </w:rPr>
        <w:tab/>
      </w:r>
      <w:r w:rsidRPr="001D5212">
        <w:rPr>
          <w:color w:val="000000"/>
          <w:sz w:val="24"/>
          <w:szCs w:val="24"/>
        </w:rPr>
        <w:t>}</w:t>
      </w:r>
    </w:p>
    <w:p w:rsidR="00C61A25" w:rsidRPr="001D5212" w:rsidRDefault="00E95E0E" w:rsidP="003F7EE4">
      <w:pPr>
        <w:pStyle w:val="PrformatHTML"/>
        <w:spacing w:after="0"/>
        <w:rPr>
          <w:color w:val="000000"/>
          <w:sz w:val="24"/>
          <w:szCs w:val="24"/>
        </w:rPr>
      </w:pPr>
      <w:r>
        <w:rPr>
          <w:color w:val="000000"/>
          <w:sz w:val="24"/>
          <w:szCs w:val="24"/>
        </w:rPr>
        <w:tab/>
      </w:r>
      <w:r w:rsidR="00F03D1E" w:rsidRPr="001D5212">
        <w:rPr>
          <w:color w:val="000000"/>
          <w:sz w:val="24"/>
          <w:szCs w:val="24"/>
        </w:rPr>
        <w:t>P</w:t>
      </w:r>
      <w:r w:rsidR="00D20F43" w:rsidRPr="001D5212">
        <w:rPr>
          <w:color w:val="000000"/>
          <w:sz w:val="24"/>
          <w:szCs w:val="24"/>
        </w:rPr>
        <w:t>ublic</w:t>
      </w:r>
      <w:r w:rsidR="00F03D1E" w:rsidRPr="001D5212">
        <w:rPr>
          <w:color w:val="000000"/>
          <w:sz w:val="24"/>
          <w:szCs w:val="24"/>
        </w:rPr>
        <w:t xml:space="preserve"> </w:t>
      </w:r>
      <w:r w:rsidR="00D20F43" w:rsidRPr="001D5212">
        <w:rPr>
          <w:color w:val="000000"/>
          <w:sz w:val="24"/>
          <w:szCs w:val="24"/>
        </w:rPr>
        <w:t>TypedeRetour</w:t>
      </w:r>
      <w:r w:rsidR="00F03D1E" w:rsidRPr="001D5212">
        <w:rPr>
          <w:color w:val="000000"/>
          <w:sz w:val="24"/>
          <w:szCs w:val="24"/>
        </w:rPr>
        <w:t xml:space="preserve"> </w:t>
      </w:r>
      <w:r w:rsidR="00D20F43" w:rsidRPr="001D5212">
        <w:rPr>
          <w:color w:val="000000"/>
          <w:sz w:val="24"/>
          <w:szCs w:val="24"/>
        </w:rPr>
        <w:t>executeTask(TypeParametre t) {</w:t>
      </w:r>
    </w:p>
    <w:p w:rsidR="00C61A25" w:rsidRPr="001D5212" w:rsidRDefault="00D20F43" w:rsidP="003F7EE4">
      <w:pPr>
        <w:pStyle w:val="PrformatHTML"/>
        <w:spacing w:after="0"/>
        <w:rPr>
          <w:color w:val="000000"/>
          <w:sz w:val="24"/>
          <w:szCs w:val="24"/>
        </w:rPr>
      </w:pPr>
      <w:r w:rsidRPr="001D5212">
        <w:rPr>
          <w:color w:val="000000"/>
          <w:sz w:val="24"/>
          <w:szCs w:val="24"/>
        </w:rPr>
        <w:tab/>
      </w:r>
      <w:r w:rsidR="00E95E0E">
        <w:rPr>
          <w:color w:val="000000"/>
          <w:sz w:val="24"/>
          <w:szCs w:val="24"/>
        </w:rPr>
        <w:tab/>
      </w:r>
      <w:r w:rsidRPr="001D5212">
        <w:rPr>
          <w:color w:val="000000"/>
          <w:sz w:val="24"/>
          <w:szCs w:val="24"/>
        </w:rPr>
        <w:t>// Traitement a faire</w:t>
      </w:r>
    </w:p>
    <w:p w:rsidR="00C61A25" w:rsidRPr="001D5212" w:rsidRDefault="00D20F43" w:rsidP="003F7EE4">
      <w:pPr>
        <w:pStyle w:val="PrformatHTML"/>
        <w:spacing w:after="0"/>
        <w:rPr>
          <w:color w:val="000000"/>
          <w:sz w:val="24"/>
          <w:szCs w:val="24"/>
        </w:rPr>
      </w:pPr>
      <w:r w:rsidRPr="001D5212">
        <w:rPr>
          <w:color w:val="000000"/>
          <w:sz w:val="24"/>
          <w:szCs w:val="24"/>
        </w:rPr>
        <w:t xml:space="preserve">    </w:t>
      </w:r>
      <w:r w:rsidR="00E95E0E">
        <w:rPr>
          <w:color w:val="000000"/>
          <w:sz w:val="24"/>
          <w:szCs w:val="24"/>
        </w:rPr>
        <w:tab/>
      </w:r>
      <w:r w:rsidRPr="001D5212">
        <w:rPr>
          <w:color w:val="000000"/>
          <w:sz w:val="24"/>
          <w:szCs w:val="24"/>
        </w:rPr>
        <w:t>}</w:t>
      </w:r>
    </w:p>
    <w:p w:rsidR="00C61A25" w:rsidRPr="001D5212" w:rsidRDefault="00D20F43" w:rsidP="003F7EE4">
      <w:pPr>
        <w:pStyle w:val="PrformatHTML"/>
        <w:spacing w:after="0"/>
        <w:rPr>
          <w:color w:val="000000"/>
          <w:sz w:val="24"/>
          <w:szCs w:val="24"/>
        </w:rPr>
      </w:pPr>
      <w:r w:rsidRPr="001D5212">
        <w:rPr>
          <w:color w:val="000000"/>
          <w:sz w:val="24"/>
          <w:szCs w:val="24"/>
        </w:rPr>
        <w:t>}</w:t>
      </w:r>
    </w:p>
    <w:p w:rsidR="000070FB" w:rsidRDefault="000070FB" w:rsidP="003F7EE4">
      <w:pPr>
        <w:pStyle w:val="PrformatHTML"/>
        <w:spacing w:after="0"/>
        <w:rPr>
          <w:color w:val="000000"/>
          <w:sz w:val="24"/>
          <w:szCs w:val="24"/>
        </w:rPr>
      </w:pPr>
    </w:p>
    <w:p w:rsidR="00F03D1E" w:rsidRPr="000070FB" w:rsidRDefault="000070FB" w:rsidP="00535836">
      <w:pPr>
        <w:pStyle w:val="Titreniveau1"/>
      </w:pPr>
      <w:bookmarkStart w:id="57" w:name="_Toc517734702"/>
      <w:r w:rsidRPr="000070FB">
        <w:lastRenderedPageBreak/>
        <w:t>1.</w:t>
      </w:r>
      <w:r w:rsidR="00535836">
        <w:t>7</w:t>
      </w:r>
      <w:r w:rsidRPr="000070FB">
        <w:t>.2) Lancer le serveur :</w:t>
      </w:r>
      <w:bookmarkEnd w:id="57"/>
    </w:p>
    <w:p w:rsidR="00C61A25" w:rsidRPr="000070FB" w:rsidRDefault="0074010B" w:rsidP="0074010B">
      <w:pPr>
        <w:pStyle w:val="NormalWeb"/>
        <w:rPr>
          <w:rFonts w:asciiTheme="majorBidi" w:hAnsiTheme="majorBidi" w:cstheme="majorBidi"/>
          <w:color w:val="000000"/>
        </w:rPr>
      </w:pPr>
      <w:r w:rsidRPr="000070FB">
        <w:rPr>
          <w:rFonts w:asciiTheme="majorBidi" w:hAnsiTheme="majorBidi" w:cstheme="majorBidi"/>
          <w:color w:val="000000"/>
        </w:rPr>
        <w:t xml:space="preserve">Après, </w:t>
      </w:r>
      <w:r w:rsidR="00D20F43" w:rsidRPr="000070FB">
        <w:rPr>
          <w:rFonts w:asciiTheme="majorBidi" w:hAnsiTheme="majorBidi" w:cstheme="majorBidi"/>
          <w:color w:val="000000"/>
        </w:rPr>
        <w:t xml:space="preserve">il faut créer un programme </w:t>
      </w:r>
      <w:r w:rsidRPr="000070FB">
        <w:rPr>
          <w:rFonts w:asciiTheme="majorBidi" w:hAnsiTheme="majorBidi" w:cstheme="majorBidi"/>
          <w:color w:val="000000"/>
        </w:rPr>
        <w:t xml:space="preserve">Java </w:t>
      </w:r>
      <w:r w:rsidR="00D20F43" w:rsidRPr="000070FB">
        <w:rPr>
          <w:rFonts w:asciiTheme="majorBidi" w:hAnsiTheme="majorBidi" w:cstheme="majorBidi"/>
          <w:color w:val="000000"/>
        </w:rPr>
        <w:t>qui démarre le service de ce</w:t>
      </w:r>
      <w:r w:rsidRPr="000070FB">
        <w:rPr>
          <w:rFonts w:asciiTheme="majorBidi" w:hAnsiTheme="majorBidi" w:cstheme="majorBidi"/>
          <w:color w:val="000000"/>
        </w:rPr>
        <w:t>t</w:t>
      </w:r>
      <w:r w:rsidR="00D20F43" w:rsidRPr="000070FB">
        <w:rPr>
          <w:rFonts w:asciiTheme="majorBidi" w:hAnsiTheme="majorBidi" w:cstheme="majorBidi"/>
          <w:color w:val="000000"/>
        </w:rPr>
        <w:t xml:space="preserve"> objet</w:t>
      </w:r>
      <w:r w:rsidRPr="000070FB">
        <w:rPr>
          <w:rFonts w:asciiTheme="majorBidi" w:hAnsiTheme="majorBidi" w:cstheme="majorBidi"/>
          <w:color w:val="000000"/>
        </w:rPr>
        <w:t>. L</w:t>
      </w:r>
      <w:r w:rsidR="00D20F43" w:rsidRPr="000070FB">
        <w:rPr>
          <w:rFonts w:asciiTheme="majorBidi" w:hAnsiTheme="majorBidi" w:cstheme="majorBidi"/>
          <w:color w:val="000000"/>
        </w:rPr>
        <w:t>e programme a la forme suivant</w:t>
      </w:r>
      <w:r w:rsidR="00C476BB" w:rsidRPr="000070FB">
        <w:rPr>
          <w:rFonts w:asciiTheme="majorBidi" w:hAnsiTheme="majorBidi" w:cstheme="majorBidi"/>
          <w:color w:val="000000"/>
        </w:rPr>
        <w:t> :</w:t>
      </w:r>
    </w:p>
    <w:p w:rsidR="00C61A25" w:rsidRPr="001D5212" w:rsidRDefault="00D20F43" w:rsidP="000B2A68">
      <w:pPr>
        <w:pStyle w:val="PrformatHTML"/>
        <w:spacing w:after="0"/>
        <w:rPr>
          <w:color w:val="000000"/>
          <w:sz w:val="24"/>
          <w:szCs w:val="24"/>
        </w:rPr>
      </w:pPr>
      <w:r w:rsidRPr="001D5212">
        <w:rPr>
          <w:color w:val="000000"/>
          <w:sz w:val="24"/>
          <w:szCs w:val="24"/>
        </w:rPr>
        <w:t>public class Lanceur {</w:t>
      </w:r>
    </w:p>
    <w:p w:rsidR="00C61A25" w:rsidRPr="001D5212" w:rsidRDefault="00D20F43" w:rsidP="000B2A68">
      <w:pPr>
        <w:pStyle w:val="PrformatHTML"/>
        <w:spacing w:after="0"/>
        <w:rPr>
          <w:color w:val="000000"/>
          <w:sz w:val="24"/>
          <w:szCs w:val="24"/>
        </w:rPr>
      </w:pPr>
      <w:r w:rsidRPr="001D5212">
        <w:rPr>
          <w:color w:val="000000"/>
          <w:sz w:val="24"/>
          <w:szCs w:val="24"/>
        </w:rPr>
        <w:t>public static void main(String[] args) {</w:t>
      </w:r>
    </w:p>
    <w:p w:rsidR="00C61A25" w:rsidRPr="00E27D24" w:rsidRDefault="00D20F43" w:rsidP="00E95E0E">
      <w:pPr>
        <w:pStyle w:val="PrformatHTML"/>
        <w:spacing w:after="0"/>
        <w:ind w:left="284"/>
        <w:rPr>
          <w:color w:val="000000"/>
          <w:sz w:val="24"/>
          <w:szCs w:val="24"/>
          <w:lang w:val="en-US"/>
        </w:rPr>
      </w:pPr>
      <w:r w:rsidRPr="00E27D24">
        <w:rPr>
          <w:color w:val="000000"/>
          <w:sz w:val="24"/>
          <w:szCs w:val="24"/>
          <w:lang w:val="en-US"/>
        </w:rPr>
        <w:t>if (System.getSecurityManager() == null) {</w:t>
      </w:r>
    </w:p>
    <w:p w:rsidR="00C61A25" w:rsidRPr="00E27D24" w:rsidRDefault="00E95E0E" w:rsidP="00E95E0E">
      <w:pPr>
        <w:pStyle w:val="PrformatHTML"/>
        <w:spacing w:after="0"/>
        <w:ind w:left="284"/>
        <w:rPr>
          <w:color w:val="000000"/>
          <w:sz w:val="24"/>
          <w:szCs w:val="24"/>
          <w:lang w:val="en-US"/>
        </w:rPr>
      </w:pPr>
      <w:r w:rsidRPr="00E27D24">
        <w:rPr>
          <w:color w:val="000000"/>
          <w:sz w:val="24"/>
          <w:szCs w:val="24"/>
          <w:lang w:val="en-US"/>
        </w:rPr>
        <w:tab/>
      </w:r>
      <w:r w:rsidR="00D20F43" w:rsidRPr="00E27D24">
        <w:rPr>
          <w:color w:val="000000"/>
          <w:sz w:val="24"/>
          <w:szCs w:val="24"/>
          <w:lang w:val="en-US"/>
        </w:rPr>
        <w:t>System.setSecurityManager(new SecurityManager());</w:t>
      </w:r>
    </w:p>
    <w:p w:rsidR="00C61A25" w:rsidRPr="00E27D24" w:rsidRDefault="00D20F43" w:rsidP="00E95E0E">
      <w:pPr>
        <w:pStyle w:val="PrformatHTML"/>
        <w:spacing w:after="0"/>
        <w:ind w:left="284"/>
        <w:rPr>
          <w:color w:val="000000"/>
          <w:sz w:val="24"/>
          <w:szCs w:val="24"/>
          <w:lang w:val="en-US"/>
        </w:rPr>
      </w:pPr>
      <w:r w:rsidRPr="00E27D24">
        <w:rPr>
          <w:color w:val="000000"/>
          <w:sz w:val="24"/>
          <w:szCs w:val="24"/>
          <w:lang w:val="en-US"/>
        </w:rPr>
        <w:t>}</w:t>
      </w:r>
    </w:p>
    <w:p w:rsidR="00C61A25" w:rsidRPr="00E27D24" w:rsidRDefault="00D20F43" w:rsidP="00E95E0E">
      <w:pPr>
        <w:pStyle w:val="PrformatHTML"/>
        <w:spacing w:after="0"/>
        <w:ind w:left="284"/>
        <w:rPr>
          <w:color w:val="000000"/>
          <w:sz w:val="24"/>
          <w:szCs w:val="24"/>
          <w:lang w:val="en-US"/>
        </w:rPr>
      </w:pPr>
      <w:r w:rsidRPr="00E27D24">
        <w:rPr>
          <w:color w:val="000000"/>
          <w:sz w:val="24"/>
          <w:szCs w:val="24"/>
          <w:lang w:val="en-US"/>
        </w:rPr>
        <w:t>try {</w:t>
      </w:r>
    </w:p>
    <w:p w:rsidR="00C61A25" w:rsidRPr="00E27D24" w:rsidRDefault="00D20F43" w:rsidP="00E95E0E">
      <w:pPr>
        <w:pStyle w:val="PrformatHTML"/>
        <w:spacing w:after="0"/>
        <w:ind w:left="426"/>
        <w:rPr>
          <w:color w:val="000000"/>
          <w:sz w:val="24"/>
          <w:szCs w:val="24"/>
          <w:lang w:val="en-US"/>
        </w:rPr>
      </w:pPr>
      <w:r w:rsidRPr="00E27D24">
        <w:rPr>
          <w:color w:val="000000"/>
          <w:sz w:val="24"/>
          <w:szCs w:val="24"/>
          <w:lang w:val="en-US"/>
        </w:rPr>
        <w:t>nomInterfacenomObjet = new nomObjetDestant();</w:t>
      </w:r>
    </w:p>
    <w:p w:rsidR="00C61A25" w:rsidRPr="00E27D24" w:rsidRDefault="00D20F43" w:rsidP="00E95E0E">
      <w:pPr>
        <w:pStyle w:val="PrformatHTML"/>
        <w:spacing w:after="0"/>
        <w:ind w:left="426"/>
        <w:rPr>
          <w:color w:val="000000"/>
          <w:sz w:val="24"/>
          <w:szCs w:val="24"/>
          <w:lang w:val="en-US"/>
        </w:rPr>
      </w:pPr>
      <w:r w:rsidRPr="00E27D24">
        <w:rPr>
          <w:color w:val="000000"/>
          <w:sz w:val="24"/>
          <w:szCs w:val="24"/>
          <w:lang w:val="en-US"/>
        </w:rPr>
        <w:t>nomInterface stub =(nomInterface) UnicastRemoteObject.exportObject(nomObjet, 0);</w:t>
      </w:r>
    </w:p>
    <w:p w:rsidR="00C61A25" w:rsidRPr="00E27D24" w:rsidRDefault="00D20F43" w:rsidP="00E95E0E">
      <w:pPr>
        <w:pStyle w:val="PrformatHTML"/>
        <w:spacing w:after="0"/>
        <w:ind w:left="426"/>
        <w:rPr>
          <w:color w:val="000000"/>
          <w:sz w:val="24"/>
          <w:szCs w:val="24"/>
          <w:lang w:val="en-US"/>
        </w:rPr>
      </w:pPr>
      <w:r w:rsidRPr="00E27D24">
        <w:rPr>
          <w:color w:val="000000"/>
          <w:sz w:val="24"/>
          <w:szCs w:val="24"/>
          <w:lang w:val="en-US"/>
        </w:rPr>
        <w:t>Registry registry = LocateRegistry.getRegistry();</w:t>
      </w:r>
    </w:p>
    <w:p w:rsidR="00C61A25" w:rsidRPr="00E27D24" w:rsidRDefault="00D20F43" w:rsidP="00E95E0E">
      <w:pPr>
        <w:pStyle w:val="PrformatHTML"/>
        <w:spacing w:after="0"/>
        <w:ind w:left="426"/>
        <w:rPr>
          <w:color w:val="000000"/>
          <w:sz w:val="24"/>
          <w:szCs w:val="24"/>
          <w:lang w:val="en-US"/>
        </w:rPr>
      </w:pPr>
      <w:r w:rsidRPr="00E27D24">
        <w:rPr>
          <w:color w:val="000000"/>
          <w:sz w:val="24"/>
          <w:szCs w:val="24"/>
          <w:lang w:val="en-US"/>
        </w:rPr>
        <w:t>registry.rebind("nomSercvice", stub);</w:t>
      </w:r>
    </w:p>
    <w:p w:rsidR="00C61A25" w:rsidRPr="00E27D24" w:rsidRDefault="00D20F43" w:rsidP="00E95E0E">
      <w:pPr>
        <w:pStyle w:val="PrformatHTML"/>
        <w:spacing w:after="0"/>
        <w:ind w:left="284"/>
        <w:rPr>
          <w:color w:val="000000"/>
          <w:sz w:val="24"/>
          <w:szCs w:val="24"/>
          <w:lang w:val="en-US"/>
        </w:rPr>
      </w:pPr>
      <w:r w:rsidRPr="00E27D24">
        <w:rPr>
          <w:color w:val="000000"/>
          <w:sz w:val="24"/>
          <w:szCs w:val="24"/>
          <w:lang w:val="en-US"/>
        </w:rPr>
        <w:t>} catch (Exception e) {</w:t>
      </w:r>
    </w:p>
    <w:p w:rsidR="00C61A25" w:rsidRPr="00E27D24" w:rsidRDefault="00D20F43" w:rsidP="00E95E0E">
      <w:pPr>
        <w:pStyle w:val="PrformatHTML"/>
        <w:spacing w:after="0"/>
        <w:ind w:left="426"/>
        <w:rPr>
          <w:color w:val="000000"/>
          <w:sz w:val="24"/>
          <w:szCs w:val="24"/>
          <w:lang w:val="en-US"/>
        </w:rPr>
      </w:pPr>
      <w:r w:rsidRPr="00E27D24">
        <w:rPr>
          <w:color w:val="000000"/>
          <w:sz w:val="24"/>
          <w:szCs w:val="24"/>
          <w:lang w:val="en-US"/>
        </w:rPr>
        <w:t>System.err.println("ComputeEngine exception:");</w:t>
      </w:r>
    </w:p>
    <w:p w:rsidR="00C61A25" w:rsidRPr="001D5212" w:rsidRDefault="00D20F43" w:rsidP="00E95E0E">
      <w:pPr>
        <w:pStyle w:val="PrformatHTML"/>
        <w:spacing w:after="0"/>
        <w:ind w:left="426"/>
        <w:rPr>
          <w:color w:val="000000"/>
          <w:sz w:val="24"/>
          <w:szCs w:val="24"/>
        </w:rPr>
      </w:pPr>
      <w:r w:rsidRPr="001D5212">
        <w:rPr>
          <w:color w:val="000000"/>
          <w:sz w:val="24"/>
          <w:szCs w:val="24"/>
        </w:rPr>
        <w:t>e.printStackTrace();</w:t>
      </w:r>
    </w:p>
    <w:p w:rsidR="00C61A25" w:rsidRPr="001D5212" w:rsidRDefault="00D20F43" w:rsidP="00E95E0E">
      <w:pPr>
        <w:pStyle w:val="PrformatHTML"/>
        <w:spacing w:after="0"/>
        <w:ind w:left="284"/>
        <w:rPr>
          <w:color w:val="000000"/>
          <w:sz w:val="24"/>
          <w:szCs w:val="24"/>
        </w:rPr>
      </w:pPr>
      <w:r w:rsidRPr="001D5212">
        <w:rPr>
          <w:color w:val="000000"/>
          <w:sz w:val="24"/>
          <w:szCs w:val="24"/>
        </w:rPr>
        <w:t>}</w:t>
      </w:r>
    </w:p>
    <w:p w:rsidR="00C61A25" w:rsidRPr="001D5212" w:rsidRDefault="00D20F43" w:rsidP="000B2A68">
      <w:pPr>
        <w:pStyle w:val="PrformatHTML"/>
        <w:spacing w:after="0"/>
        <w:rPr>
          <w:color w:val="000000"/>
          <w:sz w:val="24"/>
          <w:szCs w:val="24"/>
        </w:rPr>
      </w:pPr>
      <w:r w:rsidRPr="001D5212">
        <w:rPr>
          <w:color w:val="000000"/>
          <w:sz w:val="24"/>
          <w:szCs w:val="24"/>
        </w:rPr>
        <w:t>}</w:t>
      </w:r>
    </w:p>
    <w:p w:rsidR="00C61A25" w:rsidRPr="001D5212" w:rsidRDefault="00D20F43" w:rsidP="000B2A68">
      <w:pPr>
        <w:pStyle w:val="PrformatHTML"/>
        <w:spacing w:after="0"/>
        <w:rPr>
          <w:color w:val="000000"/>
          <w:sz w:val="24"/>
          <w:szCs w:val="24"/>
        </w:rPr>
      </w:pPr>
      <w:r w:rsidRPr="001D5212">
        <w:rPr>
          <w:color w:val="000000"/>
          <w:sz w:val="24"/>
          <w:szCs w:val="24"/>
        </w:rPr>
        <w:t>}</w:t>
      </w:r>
    </w:p>
    <w:p w:rsidR="00C61A25" w:rsidRPr="001D5212" w:rsidRDefault="00D20F43">
      <w:pPr>
        <w:pStyle w:val="NormalWeb"/>
        <w:rPr>
          <w:rFonts w:asciiTheme="majorBidi" w:hAnsiTheme="majorBidi" w:cstheme="majorBidi"/>
          <w:b/>
          <w:bCs/>
          <w:color w:val="000000"/>
        </w:rPr>
      </w:pPr>
      <w:r w:rsidRPr="001D5212">
        <w:rPr>
          <w:rFonts w:asciiTheme="majorBidi" w:hAnsiTheme="majorBidi" w:cstheme="majorBidi"/>
          <w:b/>
          <w:bCs/>
          <w:color w:val="000000"/>
        </w:rPr>
        <w:t>Explication :</w:t>
      </w:r>
    </w:p>
    <w:p w:rsidR="00C61A25" w:rsidRPr="001D5212" w:rsidRDefault="00D20F43">
      <w:pPr>
        <w:pStyle w:val="NormalWeb"/>
        <w:rPr>
          <w:rFonts w:asciiTheme="majorBidi" w:hAnsiTheme="majorBidi" w:cstheme="majorBidi"/>
          <w:color w:val="000000"/>
        </w:rPr>
      </w:pPr>
      <w:r w:rsidRPr="001D5212">
        <w:rPr>
          <w:rFonts w:asciiTheme="majorBidi" w:hAnsiTheme="majorBidi" w:cstheme="majorBidi"/>
          <w:color w:val="000000"/>
        </w:rPr>
        <w:t xml:space="preserve">La première instruction </w:t>
      </w:r>
    </w:p>
    <w:p w:rsidR="00C61A25" w:rsidRPr="00E27D24" w:rsidRDefault="00D20F43" w:rsidP="000B2A68">
      <w:pPr>
        <w:pStyle w:val="PrformatHTML"/>
        <w:spacing w:after="0"/>
        <w:rPr>
          <w:color w:val="000000"/>
          <w:sz w:val="24"/>
          <w:szCs w:val="24"/>
          <w:lang w:val="en-US"/>
        </w:rPr>
      </w:pPr>
      <w:r w:rsidRPr="00E27D24">
        <w:rPr>
          <w:color w:val="000000"/>
          <w:sz w:val="24"/>
          <w:szCs w:val="24"/>
          <w:lang w:val="en-US"/>
        </w:rPr>
        <w:t>if (System.getSecurityManager() == null) {</w:t>
      </w:r>
    </w:p>
    <w:p w:rsidR="00C61A25" w:rsidRPr="00E27D24" w:rsidRDefault="00D20F43" w:rsidP="000B2A68">
      <w:pPr>
        <w:pStyle w:val="PrformatHTML"/>
        <w:spacing w:after="0"/>
        <w:rPr>
          <w:color w:val="000000"/>
          <w:sz w:val="24"/>
          <w:szCs w:val="24"/>
          <w:lang w:val="en-US"/>
        </w:rPr>
      </w:pPr>
      <w:r w:rsidRPr="00E27D24">
        <w:rPr>
          <w:color w:val="000000"/>
          <w:sz w:val="24"/>
          <w:szCs w:val="24"/>
          <w:lang w:val="en-US"/>
        </w:rPr>
        <w:t>System.setSecurityManager(new SecurityManager());</w:t>
      </w:r>
    </w:p>
    <w:p w:rsidR="00C61A25" w:rsidRPr="001D5212" w:rsidRDefault="00D20F43" w:rsidP="000B2A68">
      <w:pPr>
        <w:pStyle w:val="PrformatHTML"/>
        <w:spacing w:after="0"/>
        <w:rPr>
          <w:color w:val="000000"/>
          <w:sz w:val="24"/>
          <w:szCs w:val="24"/>
        </w:rPr>
      </w:pPr>
      <w:r w:rsidRPr="001D5212">
        <w:rPr>
          <w:color w:val="000000"/>
          <w:sz w:val="24"/>
          <w:szCs w:val="24"/>
        </w:rPr>
        <w:t>}</w:t>
      </w:r>
    </w:p>
    <w:p w:rsidR="00C61A25" w:rsidRPr="001D5212" w:rsidRDefault="00D20F43" w:rsidP="00694B50">
      <w:pPr>
        <w:pStyle w:val="PrformatHTML"/>
        <w:rPr>
          <w:rFonts w:asciiTheme="majorBidi" w:hAnsiTheme="majorBidi" w:cstheme="majorBidi"/>
          <w:color w:val="000000"/>
          <w:sz w:val="24"/>
          <w:szCs w:val="24"/>
        </w:rPr>
      </w:pPr>
      <w:r w:rsidRPr="001D5212">
        <w:rPr>
          <w:rFonts w:asciiTheme="majorBidi" w:hAnsiTheme="majorBidi" w:cstheme="majorBidi"/>
          <w:color w:val="000000"/>
          <w:sz w:val="24"/>
          <w:szCs w:val="24"/>
        </w:rPr>
        <w:t xml:space="preserve">Il permet d’installer un </w:t>
      </w:r>
      <w:r w:rsidR="0032721E" w:rsidRPr="001D5212">
        <w:rPr>
          <w:rFonts w:asciiTheme="majorBidi" w:hAnsiTheme="majorBidi" w:cstheme="majorBidi"/>
          <w:color w:val="000000"/>
          <w:sz w:val="24"/>
          <w:szCs w:val="24"/>
        </w:rPr>
        <w:t xml:space="preserve">gestionnaire </w:t>
      </w:r>
      <w:r w:rsidRPr="001D5212">
        <w:rPr>
          <w:rFonts w:asciiTheme="majorBidi" w:hAnsiTheme="majorBidi" w:cstheme="majorBidi"/>
          <w:color w:val="000000"/>
          <w:sz w:val="24"/>
          <w:szCs w:val="24"/>
        </w:rPr>
        <w:t xml:space="preserve">de sécurité </w:t>
      </w:r>
      <w:r w:rsidR="0032721E" w:rsidRPr="001D5212">
        <w:rPr>
          <w:rFonts w:asciiTheme="majorBidi" w:hAnsiTheme="majorBidi" w:cstheme="majorBidi"/>
          <w:color w:val="000000"/>
          <w:sz w:val="24"/>
          <w:szCs w:val="24"/>
        </w:rPr>
        <w:t>J</w:t>
      </w:r>
      <w:r w:rsidRPr="001D5212">
        <w:rPr>
          <w:rFonts w:asciiTheme="majorBidi" w:hAnsiTheme="majorBidi" w:cstheme="majorBidi"/>
          <w:color w:val="000000"/>
          <w:sz w:val="24"/>
          <w:szCs w:val="24"/>
        </w:rPr>
        <w:t xml:space="preserve">ava parce </w:t>
      </w:r>
      <w:r w:rsidR="00694B50" w:rsidRPr="001D5212">
        <w:rPr>
          <w:rFonts w:asciiTheme="majorBidi" w:hAnsiTheme="majorBidi" w:cstheme="majorBidi"/>
          <w:color w:val="000000"/>
          <w:sz w:val="24"/>
          <w:szCs w:val="24"/>
        </w:rPr>
        <w:t>qu’on</w:t>
      </w:r>
      <w:r w:rsidRPr="001D5212">
        <w:rPr>
          <w:rFonts w:asciiTheme="majorBidi" w:hAnsiTheme="majorBidi" w:cstheme="majorBidi"/>
          <w:color w:val="000000"/>
          <w:sz w:val="24"/>
          <w:szCs w:val="24"/>
        </w:rPr>
        <w:t xml:space="preserve"> affaire avec un téléchargement de définition des classe</w:t>
      </w:r>
      <w:r w:rsidR="0032721E" w:rsidRPr="001D5212">
        <w:rPr>
          <w:rFonts w:asciiTheme="majorBidi" w:hAnsiTheme="majorBidi" w:cstheme="majorBidi"/>
          <w:color w:val="000000"/>
          <w:sz w:val="24"/>
          <w:szCs w:val="24"/>
        </w:rPr>
        <w:t>s</w:t>
      </w:r>
      <w:r w:rsidRPr="001D5212">
        <w:rPr>
          <w:rFonts w:asciiTheme="majorBidi" w:hAnsiTheme="majorBidi" w:cstheme="majorBidi"/>
          <w:color w:val="000000"/>
          <w:sz w:val="24"/>
          <w:szCs w:val="24"/>
        </w:rPr>
        <w:t xml:space="preserve"> et </w:t>
      </w:r>
      <w:r w:rsidR="0032721E" w:rsidRPr="001D5212">
        <w:rPr>
          <w:rFonts w:asciiTheme="majorBidi" w:hAnsiTheme="majorBidi" w:cstheme="majorBidi"/>
          <w:color w:val="000000"/>
          <w:sz w:val="24"/>
          <w:szCs w:val="24"/>
        </w:rPr>
        <w:t>cel</w:t>
      </w:r>
      <w:r w:rsidRPr="001D5212">
        <w:rPr>
          <w:rFonts w:asciiTheme="majorBidi" w:hAnsiTheme="majorBidi" w:cstheme="majorBidi"/>
          <w:color w:val="000000"/>
          <w:sz w:val="24"/>
          <w:szCs w:val="24"/>
        </w:rPr>
        <w:t xml:space="preserve">a doit être </w:t>
      </w:r>
      <w:r w:rsidR="0032721E" w:rsidRPr="001D5212">
        <w:rPr>
          <w:rFonts w:asciiTheme="majorBidi" w:hAnsiTheme="majorBidi" w:cstheme="majorBidi"/>
          <w:color w:val="000000"/>
          <w:sz w:val="24"/>
          <w:szCs w:val="24"/>
        </w:rPr>
        <w:t xml:space="preserve">contrôlé </w:t>
      </w:r>
      <w:r w:rsidRPr="001D5212">
        <w:rPr>
          <w:rFonts w:asciiTheme="majorBidi" w:hAnsiTheme="majorBidi" w:cstheme="majorBidi"/>
          <w:color w:val="000000"/>
          <w:sz w:val="24"/>
          <w:szCs w:val="24"/>
        </w:rPr>
        <w:t>par des règles sur mesure</w:t>
      </w:r>
      <w:r w:rsidR="0032721E" w:rsidRPr="001D5212">
        <w:rPr>
          <w:rFonts w:asciiTheme="majorBidi" w:hAnsiTheme="majorBidi" w:cstheme="majorBidi"/>
          <w:color w:val="000000"/>
          <w:sz w:val="24"/>
          <w:szCs w:val="24"/>
        </w:rPr>
        <w:t>. Ce</w:t>
      </w:r>
      <w:r w:rsidRPr="001D5212">
        <w:rPr>
          <w:rFonts w:asciiTheme="majorBidi" w:hAnsiTheme="majorBidi" w:cstheme="majorBidi"/>
          <w:color w:val="000000"/>
          <w:sz w:val="24"/>
          <w:szCs w:val="24"/>
        </w:rPr>
        <w:t xml:space="preserve"> point va être </w:t>
      </w:r>
      <w:r w:rsidR="00694B50">
        <w:rPr>
          <w:rFonts w:asciiTheme="majorBidi" w:hAnsiTheme="majorBidi" w:cstheme="majorBidi"/>
          <w:color w:val="000000"/>
          <w:sz w:val="24"/>
          <w:szCs w:val="24"/>
        </w:rPr>
        <w:t xml:space="preserve">un peut détaillé </w:t>
      </w:r>
      <w:r w:rsidRPr="001D5212">
        <w:rPr>
          <w:rFonts w:asciiTheme="majorBidi" w:hAnsiTheme="majorBidi" w:cstheme="majorBidi"/>
          <w:color w:val="000000"/>
          <w:sz w:val="24"/>
          <w:szCs w:val="24"/>
        </w:rPr>
        <w:t>après dans la compilation et lancement de l’application.</w:t>
      </w:r>
    </w:p>
    <w:p w:rsidR="00C61A25" w:rsidRPr="000070FB" w:rsidRDefault="0032721E" w:rsidP="0032721E">
      <w:pPr>
        <w:pStyle w:val="PrformatHTML"/>
        <w:rPr>
          <w:rFonts w:asciiTheme="majorBidi" w:hAnsiTheme="majorBidi" w:cstheme="majorBidi"/>
          <w:color w:val="000000"/>
          <w:sz w:val="24"/>
          <w:szCs w:val="24"/>
        </w:rPr>
      </w:pPr>
      <w:r w:rsidRPr="000070FB">
        <w:rPr>
          <w:rFonts w:asciiTheme="majorBidi" w:hAnsiTheme="majorBidi" w:cstheme="majorBidi"/>
          <w:color w:val="000000"/>
          <w:sz w:val="24"/>
          <w:szCs w:val="24"/>
        </w:rPr>
        <w:t xml:space="preserve">Après, on </w:t>
      </w:r>
      <w:r w:rsidR="00D20F43" w:rsidRPr="000070FB">
        <w:rPr>
          <w:rFonts w:asciiTheme="majorBidi" w:hAnsiTheme="majorBidi" w:cstheme="majorBidi"/>
          <w:color w:val="000000"/>
          <w:sz w:val="24"/>
          <w:szCs w:val="24"/>
        </w:rPr>
        <w:t xml:space="preserve">a </w:t>
      </w:r>
      <w:r w:rsidRPr="000070FB">
        <w:rPr>
          <w:rFonts w:asciiTheme="majorBidi" w:hAnsiTheme="majorBidi" w:cstheme="majorBidi"/>
          <w:color w:val="000000"/>
          <w:sz w:val="24"/>
          <w:szCs w:val="24"/>
        </w:rPr>
        <w:t xml:space="preserve">l’instruction </w:t>
      </w:r>
      <w:r w:rsidR="00D20F43" w:rsidRPr="000070FB">
        <w:rPr>
          <w:rFonts w:asciiTheme="majorBidi" w:hAnsiTheme="majorBidi" w:cstheme="majorBidi"/>
          <w:color w:val="000000"/>
          <w:sz w:val="24"/>
          <w:szCs w:val="24"/>
        </w:rPr>
        <w:t>suivante:</w:t>
      </w:r>
    </w:p>
    <w:p w:rsidR="00C61A25" w:rsidRPr="001D5212" w:rsidRDefault="00D20F43">
      <w:pPr>
        <w:pStyle w:val="PrformatHTML"/>
        <w:rPr>
          <w:color w:val="000000"/>
          <w:sz w:val="24"/>
          <w:szCs w:val="24"/>
        </w:rPr>
      </w:pPr>
      <w:r w:rsidRPr="001D5212">
        <w:rPr>
          <w:color w:val="000000"/>
          <w:sz w:val="24"/>
          <w:szCs w:val="24"/>
        </w:rPr>
        <w:t>nomInterfacenomObjet = new nomObjetDestant();</w:t>
      </w:r>
    </w:p>
    <w:p w:rsidR="00C61A25" w:rsidRPr="001D5212" w:rsidRDefault="00D20F43" w:rsidP="0032721E">
      <w:pPr>
        <w:pStyle w:val="PrformatHTML"/>
        <w:rPr>
          <w:rFonts w:asciiTheme="majorBidi" w:hAnsiTheme="majorBidi" w:cstheme="majorBidi"/>
          <w:color w:val="000000"/>
          <w:sz w:val="24"/>
          <w:szCs w:val="24"/>
        </w:rPr>
      </w:pPr>
      <w:r w:rsidRPr="001D5212">
        <w:rPr>
          <w:rFonts w:asciiTheme="majorBidi" w:hAnsiTheme="majorBidi" w:cstheme="majorBidi"/>
          <w:color w:val="000000"/>
          <w:sz w:val="24"/>
          <w:szCs w:val="24"/>
        </w:rPr>
        <w:t>Cette instruction est une instruction standard il représente la créati</w:t>
      </w:r>
      <w:r w:rsidR="0032721E" w:rsidRPr="001D5212">
        <w:rPr>
          <w:rFonts w:asciiTheme="majorBidi" w:hAnsiTheme="majorBidi" w:cstheme="majorBidi"/>
          <w:color w:val="000000"/>
          <w:sz w:val="24"/>
          <w:szCs w:val="24"/>
        </w:rPr>
        <w:t>o</w:t>
      </w:r>
      <w:r w:rsidRPr="001D5212">
        <w:rPr>
          <w:rFonts w:asciiTheme="majorBidi" w:hAnsiTheme="majorBidi" w:cstheme="majorBidi"/>
          <w:color w:val="000000"/>
          <w:sz w:val="24"/>
          <w:szCs w:val="24"/>
        </w:rPr>
        <w:t>n d’un</w:t>
      </w:r>
      <w:r w:rsidR="0032721E" w:rsidRPr="001D5212">
        <w:rPr>
          <w:rFonts w:asciiTheme="majorBidi" w:hAnsiTheme="majorBidi" w:cstheme="majorBidi"/>
          <w:color w:val="000000"/>
          <w:sz w:val="24"/>
          <w:szCs w:val="24"/>
        </w:rPr>
        <w:t>e</w:t>
      </w:r>
      <w:r w:rsidRPr="001D5212">
        <w:rPr>
          <w:rFonts w:asciiTheme="majorBidi" w:hAnsiTheme="majorBidi" w:cstheme="majorBidi"/>
          <w:color w:val="000000"/>
          <w:sz w:val="24"/>
          <w:szCs w:val="24"/>
        </w:rPr>
        <w:t xml:space="preserve"> référence local</w:t>
      </w:r>
      <w:r w:rsidR="0032721E" w:rsidRPr="001D5212">
        <w:rPr>
          <w:rFonts w:asciiTheme="majorBidi" w:hAnsiTheme="majorBidi" w:cstheme="majorBidi"/>
          <w:color w:val="000000"/>
          <w:sz w:val="24"/>
          <w:szCs w:val="24"/>
        </w:rPr>
        <w:t>e</w:t>
      </w:r>
      <w:r w:rsidRPr="001D5212">
        <w:rPr>
          <w:rFonts w:asciiTheme="majorBidi" w:hAnsiTheme="majorBidi" w:cstheme="majorBidi"/>
          <w:color w:val="000000"/>
          <w:sz w:val="24"/>
          <w:szCs w:val="24"/>
        </w:rPr>
        <w:t xml:space="preserve"> de l’objet serveur</w:t>
      </w:r>
      <w:r w:rsidR="0032721E" w:rsidRPr="001D5212">
        <w:rPr>
          <w:rFonts w:asciiTheme="majorBidi" w:hAnsiTheme="majorBidi" w:cstheme="majorBidi"/>
          <w:color w:val="000000"/>
          <w:sz w:val="24"/>
          <w:szCs w:val="24"/>
        </w:rPr>
        <w:t xml:space="preserve">. </w:t>
      </w:r>
      <w:r w:rsidRPr="001D5212">
        <w:rPr>
          <w:rFonts w:asciiTheme="majorBidi" w:hAnsiTheme="majorBidi" w:cstheme="majorBidi"/>
          <w:color w:val="000000"/>
          <w:sz w:val="24"/>
          <w:szCs w:val="24"/>
        </w:rPr>
        <w:t xml:space="preserve">Après </w:t>
      </w:r>
      <w:r w:rsidR="0032721E" w:rsidRPr="001D5212">
        <w:rPr>
          <w:rFonts w:asciiTheme="majorBidi" w:hAnsiTheme="majorBidi" w:cstheme="majorBidi"/>
          <w:color w:val="000000"/>
          <w:sz w:val="24"/>
          <w:szCs w:val="24"/>
        </w:rPr>
        <w:t>o</w:t>
      </w:r>
      <w:r w:rsidRPr="001D5212">
        <w:rPr>
          <w:rFonts w:asciiTheme="majorBidi" w:hAnsiTheme="majorBidi" w:cstheme="majorBidi"/>
          <w:color w:val="000000"/>
          <w:sz w:val="24"/>
          <w:szCs w:val="24"/>
        </w:rPr>
        <w:t>n a :</w:t>
      </w:r>
    </w:p>
    <w:p w:rsidR="00292CDB" w:rsidRPr="001D5212" w:rsidRDefault="00D20F43" w:rsidP="000B2A68">
      <w:pPr>
        <w:pStyle w:val="PrformatHTML"/>
        <w:spacing w:after="0"/>
        <w:ind w:left="709" w:hanging="709"/>
        <w:rPr>
          <w:color w:val="000000"/>
          <w:sz w:val="24"/>
          <w:szCs w:val="24"/>
        </w:rPr>
      </w:pPr>
      <w:r w:rsidRPr="001D5212">
        <w:rPr>
          <w:color w:val="000000"/>
          <w:sz w:val="24"/>
          <w:szCs w:val="24"/>
        </w:rPr>
        <w:t xml:space="preserve">nomInterface stub =(nomInterface) </w:t>
      </w:r>
      <w:r w:rsidR="0032721E" w:rsidRPr="001D5212">
        <w:rPr>
          <w:color w:val="000000"/>
          <w:sz w:val="24"/>
          <w:szCs w:val="24"/>
        </w:rPr>
        <w:t>U</w:t>
      </w:r>
      <w:r w:rsidRPr="001D5212">
        <w:rPr>
          <w:color w:val="000000"/>
          <w:sz w:val="24"/>
          <w:szCs w:val="24"/>
        </w:rPr>
        <w:t>nicastRemoteObject.exportObject(nomObjet, 0);</w:t>
      </w:r>
    </w:p>
    <w:p w:rsidR="000B2A68" w:rsidRPr="001D5212" w:rsidRDefault="000B2A68">
      <w:pPr>
        <w:pStyle w:val="PrformatHTML"/>
        <w:rPr>
          <w:rFonts w:asciiTheme="majorBidi" w:hAnsiTheme="majorBidi" w:cstheme="majorBidi"/>
          <w:color w:val="000000"/>
          <w:sz w:val="24"/>
          <w:szCs w:val="24"/>
        </w:rPr>
      </w:pPr>
    </w:p>
    <w:p w:rsidR="00C61A25" w:rsidRPr="001D5212" w:rsidRDefault="00D20F43">
      <w:pPr>
        <w:pStyle w:val="PrformatHTML"/>
        <w:rPr>
          <w:rFonts w:asciiTheme="majorBidi" w:hAnsiTheme="majorBidi" w:cstheme="majorBidi"/>
          <w:color w:val="000000"/>
          <w:sz w:val="24"/>
          <w:szCs w:val="24"/>
        </w:rPr>
      </w:pPr>
      <w:r w:rsidRPr="001D5212">
        <w:rPr>
          <w:rFonts w:asciiTheme="majorBidi" w:hAnsiTheme="majorBidi" w:cstheme="majorBidi"/>
          <w:color w:val="000000"/>
          <w:sz w:val="24"/>
          <w:szCs w:val="24"/>
        </w:rPr>
        <w:lastRenderedPageBreak/>
        <w:t>Cette instruction transforme cette référence local</w:t>
      </w:r>
      <w:r w:rsidR="0032721E" w:rsidRPr="001D5212">
        <w:rPr>
          <w:rFonts w:asciiTheme="majorBidi" w:hAnsiTheme="majorBidi" w:cstheme="majorBidi"/>
          <w:color w:val="000000"/>
          <w:sz w:val="24"/>
          <w:szCs w:val="24"/>
        </w:rPr>
        <w:t>e</w:t>
      </w:r>
      <w:r w:rsidRPr="001D5212">
        <w:rPr>
          <w:rFonts w:asciiTheme="majorBidi" w:hAnsiTheme="majorBidi" w:cstheme="majorBidi"/>
          <w:color w:val="000000"/>
          <w:sz w:val="24"/>
          <w:szCs w:val="24"/>
        </w:rPr>
        <w:t xml:space="preserve"> en une référence qui pe</w:t>
      </w:r>
      <w:r w:rsidR="0032721E" w:rsidRPr="001D5212">
        <w:rPr>
          <w:rFonts w:asciiTheme="majorBidi" w:hAnsiTheme="majorBidi" w:cstheme="majorBidi"/>
          <w:color w:val="000000"/>
          <w:sz w:val="24"/>
          <w:szCs w:val="24"/>
        </w:rPr>
        <w:t>u</w:t>
      </w:r>
      <w:r w:rsidRPr="001D5212">
        <w:rPr>
          <w:rFonts w:asciiTheme="majorBidi" w:hAnsiTheme="majorBidi" w:cstheme="majorBidi"/>
          <w:color w:val="000000"/>
          <w:sz w:val="24"/>
          <w:szCs w:val="24"/>
        </w:rPr>
        <w:t>t être h</w:t>
      </w:r>
      <w:r w:rsidR="0032721E" w:rsidRPr="001D5212">
        <w:rPr>
          <w:rFonts w:asciiTheme="majorBidi" w:hAnsiTheme="majorBidi" w:cstheme="majorBidi"/>
          <w:color w:val="000000"/>
          <w:sz w:val="24"/>
          <w:szCs w:val="24"/>
        </w:rPr>
        <w:t>é</w:t>
      </w:r>
      <w:r w:rsidRPr="001D5212">
        <w:rPr>
          <w:rFonts w:asciiTheme="majorBidi" w:hAnsiTheme="majorBidi" w:cstheme="majorBidi"/>
          <w:color w:val="000000"/>
          <w:sz w:val="24"/>
          <w:szCs w:val="24"/>
        </w:rPr>
        <w:t>b</w:t>
      </w:r>
      <w:r w:rsidR="0032721E" w:rsidRPr="001D5212">
        <w:rPr>
          <w:rFonts w:asciiTheme="majorBidi" w:hAnsiTheme="majorBidi" w:cstheme="majorBidi"/>
          <w:color w:val="000000"/>
          <w:sz w:val="24"/>
          <w:szCs w:val="24"/>
        </w:rPr>
        <w:t>e</w:t>
      </w:r>
      <w:r w:rsidRPr="001D5212">
        <w:rPr>
          <w:rFonts w:asciiTheme="majorBidi" w:hAnsiTheme="majorBidi" w:cstheme="majorBidi"/>
          <w:color w:val="000000"/>
          <w:sz w:val="24"/>
          <w:szCs w:val="24"/>
        </w:rPr>
        <w:t>rgé</w:t>
      </w:r>
      <w:r w:rsidR="0032721E" w:rsidRPr="001D5212">
        <w:rPr>
          <w:rFonts w:asciiTheme="majorBidi" w:hAnsiTheme="majorBidi" w:cstheme="majorBidi"/>
          <w:color w:val="000000"/>
          <w:sz w:val="24"/>
          <w:szCs w:val="24"/>
        </w:rPr>
        <w:t>e</w:t>
      </w:r>
      <w:r w:rsidRPr="001D5212">
        <w:rPr>
          <w:rFonts w:asciiTheme="majorBidi" w:hAnsiTheme="majorBidi" w:cstheme="majorBidi"/>
          <w:color w:val="000000"/>
          <w:sz w:val="24"/>
          <w:szCs w:val="24"/>
        </w:rPr>
        <w:t xml:space="preserve"> dans un registre RMI</w:t>
      </w:r>
      <w:r w:rsidR="0032721E" w:rsidRPr="001D5212">
        <w:rPr>
          <w:rFonts w:asciiTheme="majorBidi" w:hAnsiTheme="majorBidi" w:cstheme="majorBidi"/>
          <w:color w:val="000000"/>
          <w:sz w:val="24"/>
          <w:szCs w:val="24"/>
        </w:rPr>
        <w:t>.</w:t>
      </w:r>
    </w:p>
    <w:p w:rsidR="00C61A25" w:rsidRPr="001D5212" w:rsidRDefault="00D20F43" w:rsidP="00AA5117">
      <w:pPr>
        <w:pStyle w:val="PrformatHTML"/>
        <w:rPr>
          <w:rFonts w:asciiTheme="majorBidi" w:hAnsiTheme="majorBidi" w:cstheme="majorBidi"/>
          <w:color w:val="000000"/>
          <w:sz w:val="24"/>
          <w:szCs w:val="24"/>
        </w:rPr>
      </w:pPr>
      <w:r w:rsidRPr="001D5212">
        <w:rPr>
          <w:rFonts w:asciiTheme="majorBidi" w:hAnsiTheme="majorBidi" w:cstheme="majorBidi"/>
          <w:color w:val="000000"/>
          <w:sz w:val="24"/>
          <w:szCs w:val="24"/>
        </w:rPr>
        <w:t xml:space="preserve">Il est </w:t>
      </w:r>
      <w:r w:rsidR="0032721E" w:rsidRPr="001D5212">
        <w:rPr>
          <w:rFonts w:asciiTheme="majorBidi" w:hAnsiTheme="majorBidi" w:cstheme="majorBidi"/>
          <w:color w:val="000000"/>
          <w:sz w:val="24"/>
          <w:szCs w:val="24"/>
        </w:rPr>
        <w:t>à</w:t>
      </w:r>
      <w:r w:rsidRPr="001D5212">
        <w:rPr>
          <w:rFonts w:asciiTheme="majorBidi" w:hAnsiTheme="majorBidi" w:cstheme="majorBidi"/>
          <w:color w:val="000000"/>
          <w:sz w:val="24"/>
          <w:szCs w:val="24"/>
        </w:rPr>
        <w:t xml:space="preserve"> note</w:t>
      </w:r>
      <w:r w:rsidR="0032721E" w:rsidRPr="001D5212">
        <w:rPr>
          <w:rFonts w:asciiTheme="majorBidi" w:hAnsiTheme="majorBidi" w:cstheme="majorBidi"/>
          <w:color w:val="000000"/>
          <w:sz w:val="24"/>
          <w:szCs w:val="24"/>
        </w:rPr>
        <w:t>r</w:t>
      </w:r>
      <w:r w:rsidRPr="001D5212">
        <w:rPr>
          <w:rFonts w:asciiTheme="majorBidi" w:hAnsiTheme="majorBidi" w:cstheme="majorBidi"/>
          <w:color w:val="000000"/>
          <w:sz w:val="24"/>
          <w:szCs w:val="24"/>
        </w:rPr>
        <w:t xml:space="preserve"> que ce 0 et un ent</w:t>
      </w:r>
      <w:r w:rsidR="003C3BCF" w:rsidRPr="001D5212">
        <w:rPr>
          <w:rFonts w:asciiTheme="majorBidi" w:hAnsiTheme="majorBidi" w:cstheme="majorBidi"/>
          <w:color w:val="000000"/>
          <w:sz w:val="24"/>
          <w:szCs w:val="24"/>
        </w:rPr>
        <w:t>i</w:t>
      </w:r>
      <w:r w:rsidRPr="001D5212">
        <w:rPr>
          <w:rFonts w:asciiTheme="majorBidi" w:hAnsiTheme="majorBidi" w:cstheme="majorBidi"/>
          <w:color w:val="000000"/>
          <w:sz w:val="24"/>
          <w:szCs w:val="24"/>
        </w:rPr>
        <w:t>er</w:t>
      </w:r>
      <w:r w:rsidR="003C3BCF" w:rsidRPr="001D5212">
        <w:rPr>
          <w:rFonts w:asciiTheme="majorBidi" w:hAnsiTheme="majorBidi" w:cstheme="majorBidi"/>
          <w:color w:val="000000"/>
          <w:sz w:val="24"/>
          <w:szCs w:val="24"/>
        </w:rPr>
        <w:t xml:space="preserve"> qui signifie que</w:t>
      </w:r>
      <w:r w:rsidRPr="001D5212">
        <w:rPr>
          <w:rFonts w:asciiTheme="majorBidi" w:hAnsiTheme="majorBidi" w:cstheme="majorBidi"/>
          <w:color w:val="000000"/>
          <w:sz w:val="24"/>
          <w:szCs w:val="24"/>
        </w:rPr>
        <w:t xml:space="preserve"> le port de l’écoute de ce service, est définie soit par le système d’exploitation ou il est par défaut</w:t>
      </w:r>
      <w:r w:rsidR="00694B50">
        <w:rPr>
          <w:rFonts w:asciiTheme="majorBidi" w:hAnsiTheme="majorBidi" w:cstheme="majorBidi"/>
          <w:color w:val="000000"/>
          <w:sz w:val="24"/>
          <w:szCs w:val="24"/>
        </w:rPr>
        <w:t xml:space="preserve">  1099</w:t>
      </w:r>
      <w:r w:rsidR="003C3BCF" w:rsidRPr="001D5212">
        <w:rPr>
          <w:rFonts w:asciiTheme="majorBidi" w:hAnsiTheme="majorBidi" w:cstheme="majorBidi"/>
          <w:color w:val="000000"/>
          <w:sz w:val="24"/>
          <w:szCs w:val="24"/>
        </w:rPr>
        <w:t>.</w:t>
      </w:r>
      <w:r w:rsidR="00694B50">
        <w:rPr>
          <w:rFonts w:asciiTheme="majorBidi" w:hAnsiTheme="majorBidi" w:cstheme="majorBidi"/>
          <w:color w:val="000000"/>
          <w:sz w:val="24"/>
          <w:szCs w:val="24"/>
        </w:rPr>
        <w:t xml:space="preserve"> </w:t>
      </w:r>
      <w:r w:rsidR="003C3BCF" w:rsidRPr="001D5212">
        <w:rPr>
          <w:rFonts w:asciiTheme="majorBidi" w:hAnsiTheme="majorBidi" w:cstheme="majorBidi"/>
          <w:color w:val="000000"/>
          <w:sz w:val="24"/>
          <w:szCs w:val="24"/>
        </w:rPr>
        <w:t>S</w:t>
      </w:r>
      <w:r w:rsidRPr="001D5212">
        <w:rPr>
          <w:rFonts w:asciiTheme="majorBidi" w:hAnsiTheme="majorBidi" w:cstheme="majorBidi"/>
          <w:color w:val="000000"/>
          <w:sz w:val="24"/>
          <w:szCs w:val="24"/>
        </w:rPr>
        <w:t>i le programmeur veut spécifier le port</w:t>
      </w:r>
      <w:r w:rsidR="003C3BCF" w:rsidRPr="001D5212">
        <w:rPr>
          <w:rFonts w:asciiTheme="majorBidi" w:hAnsiTheme="majorBidi" w:cstheme="majorBidi"/>
          <w:color w:val="000000"/>
          <w:sz w:val="24"/>
          <w:szCs w:val="24"/>
        </w:rPr>
        <w:t>,</w:t>
      </w:r>
      <w:r w:rsidRPr="001D5212">
        <w:rPr>
          <w:rFonts w:asciiTheme="majorBidi" w:hAnsiTheme="majorBidi" w:cstheme="majorBidi"/>
          <w:color w:val="000000"/>
          <w:sz w:val="24"/>
          <w:szCs w:val="24"/>
        </w:rPr>
        <w:t xml:space="preserve"> il doit changer le 0 par un nombre entier qui représente le port</w:t>
      </w:r>
      <w:r w:rsidR="00AA5117" w:rsidRPr="001D5212">
        <w:rPr>
          <w:rFonts w:asciiTheme="majorBidi" w:hAnsiTheme="majorBidi" w:cstheme="majorBidi"/>
          <w:color w:val="000000"/>
          <w:sz w:val="24"/>
          <w:szCs w:val="24"/>
        </w:rPr>
        <w:t>.</w:t>
      </w:r>
    </w:p>
    <w:p w:rsidR="00C61A25" w:rsidRPr="001D5212" w:rsidRDefault="00D20F43">
      <w:pPr>
        <w:pStyle w:val="PrformatHTML"/>
        <w:rPr>
          <w:color w:val="000000"/>
          <w:sz w:val="24"/>
          <w:szCs w:val="24"/>
        </w:rPr>
      </w:pPr>
      <w:r w:rsidRPr="001D5212">
        <w:rPr>
          <w:color w:val="000000"/>
          <w:sz w:val="24"/>
          <w:szCs w:val="24"/>
        </w:rPr>
        <w:t>Registryregistry = LocateRegistry.getRegistry();</w:t>
      </w:r>
    </w:p>
    <w:p w:rsidR="00C476BB" w:rsidRPr="001D5212" w:rsidRDefault="00D20F43">
      <w:pPr>
        <w:pStyle w:val="PrformatHTML"/>
        <w:rPr>
          <w:rFonts w:asciiTheme="majorBidi" w:hAnsiTheme="majorBidi" w:cstheme="majorBidi"/>
          <w:color w:val="000000"/>
          <w:sz w:val="24"/>
          <w:szCs w:val="24"/>
        </w:rPr>
      </w:pPr>
      <w:r w:rsidRPr="001D5212">
        <w:rPr>
          <w:rFonts w:asciiTheme="majorBidi" w:hAnsiTheme="majorBidi" w:cstheme="majorBidi"/>
          <w:color w:val="000000"/>
          <w:sz w:val="24"/>
          <w:szCs w:val="24"/>
        </w:rPr>
        <w:t>Cette instruction lance un registre RMI pour héberger l’objet qui vient d’être créé</w:t>
      </w:r>
      <w:r w:rsidR="00AA5117" w:rsidRPr="001D5212">
        <w:rPr>
          <w:rFonts w:asciiTheme="majorBidi" w:hAnsiTheme="majorBidi" w:cstheme="majorBidi"/>
          <w:color w:val="000000"/>
          <w:sz w:val="24"/>
          <w:szCs w:val="24"/>
        </w:rPr>
        <w:t xml:space="preserve">. </w:t>
      </w:r>
    </w:p>
    <w:p w:rsidR="00C61A25" w:rsidRPr="001D5212" w:rsidRDefault="00292CDB" w:rsidP="00694B50">
      <w:pPr>
        <w:pStyle w:val="PrformatHTML"/>
        <w:rPr>
          <w:rFonts w:asciiTheme="majorBidi" w:hAnsiTheme="majorBidi" w:cstheme="majorBidi"/>
          <w:color w:val="000000"/>
          <w:sz w:val="24"/>
          <w:szCs w:val="24"/>
        </w:rPr>
      </w:pPr>
      <w:r w:rsidRPr="001D5212">
        <w:rPr>
          <w:rFonts w:asciiTheme="majorBidi" w:hAnsiTheme="majorBidi" w:cstheme="majorBidi"/>
          <w:color w:val="000000"/>
          <w:sz w:val="24"/>
          <w:szCs w:val="24"/>
        </w:rPr>
        <w:t>Après, on a l’instruction :</w:t>
      </w:r>
    </w:p>
    <w:p w:rsidR="00C61A25" w:rsidRPr="001D5212" w:rsidRDefault="00292CDB" w:rsidP="00AA5117">
      <w:pPr>
        <w:pStyle w:val="PrformatHTML"/>
        <w:rPr>
          <w:color w:val="000000"/>
          <w:sz w:val="24"/>
          <w:szCs w:val="24"/>
        </w:rPr>
      </w:pPr>
      <w:r w:rsidRPr="001D5212">
        <w:rPr>
          <w:color w:val="000000"/>
        </w:rPr>
        <w:t>registry.rebind("nomSercvice", stub);</w:t>
      </w:r>
    </w:p>
    <w:p w:rsidR="00C61A25" w:rsidRPr="001D5212" w:rsidRDefault="00D20F43">
      <w:pPr>
        <w:pStyle w:val="PrformatHTML"/>
        <w:rPr>
          <w:rFonts w:asciiTheme="majorBidi" w:hAnsiTheme="majorBidi" w:cstheme="majorBidi"/>
          <w:color w:val="000000"/>
          <w:sz w:val="24"/>
          <w:szCs w:val="24"/>
        </w:rPr>
      </w:pPr>
      <w:r w:rsidRPr="001D5212">
        <w:rPr>
          <w:rFonts w:asciiTheme="majorBidi" w:hAnsiTheme="majorBidi" w:cstheme="majorBidi"/>
          <w:color w:val="000000"/>
          <w:sz w:val="24"/>
          <w:szCs w:val="24"/>
        </w:rPr>
        <w:t>Cette instruction héberge l’objet d</w:t>
      </w:r>
      <w:r w:rsidR="00AA5117" w:rsidRPr="001D5212">
        <w:rPr>
          <w:rFonts w:asciiTheme="majorBidi" w:hAnsiTheme="majorBidi" w:cstheme="majorBidi"/>
          <w:color w:val="000000"/>
          <w:sz w:val="24"/>
          <w:szCs w:val="24"/>
        </w:rPr>
        <w:t>is</w:t>
      </w:r>
      <w:r w:rsidRPr="001D5212">
        <w:rPr>
          <w:rFonts w:asciiTheme="majorBidi" w:hAnsiTheme="majorBidi" w:cstheme="majorBidi"/>
          <w:color w:val="000000"/>
          <w:sz w:val="24"/>
          <w:szCs w:val="24"/>
        </w:rPr>
        <w:t>tant dan</w:t>
      </w:r>
      <w:r w:rsidR="00AA5117" w:rsidRPr="001D5212">
        <w:rPr>
          <w:rFonts w:asciiTheme="majorBidi" w:hAnsiTheme="majorBidi" w:cstheme="majorBidi"/>
          <w:color w:val="000000"/>
          <w:sz w:val="24"/>
          <w:szCs w:val="24"/>
        </w:rPr>
        <w:t>s</w:t>
      </w:r>
      <w:r w:rsidRPr="001D5212">
        <w:rPr>
          <w:rFonts w:asciiTheme="majorBidi" w:hAnsiTheme="majorBidi" w:cstheme="majorBidi"/>
          <w:color w:val="000000"/>
          <w:sz w:val="24"/>
          <w:szCs w:val="24"/>
        </w:rPr>
        <w:t xml:space="preserve"> le registre</w:t>
      </w:r>
      <w:r w:rsidR="00AA5117" w:rsidRPr="001D5212">
        <w:rPr>
          <w:rFonts w:asciiTheme="majorBidi" w:hAnsiTheme="majorBidi" w:cstheme="majorBidi"/>
          <w:color w:val="000000"/>
          <w:sz w:val="24"/>
          <w:szCs w:val="24"/>
        </w:rPr>
        <w:t>.</w:t>
      </w:r>
    </w:p>
    <w:p w:rsidR="00935F46" w:rsidRPr="001D5212" w:rsidRDefault="00AA5117" w:rsidP="00935F46">
      <w:pPr>
        <w:pStyle w:val="PrformatHTML"/>
        <w:rPr>
          <w:rStyle w:val="Marquedecommentaire"/>
          <w:rFonts w:asciiTheme="majorBidi" w:hAnsiTheme="majorBidi" w:cstheme="majorBidi"/>
          <w:sz w:val="24"/>
          <w:szCs w:val="24"/>
        </w:rPr>
      </w:pPr>
      <w:r w:rsidRPr="001D5212">
        <w:rPr>
          <w:rFonts w:asciiTheme="majorBidi" w:hAnsiTheme="majorBidi" w:cstheme="majorBidi"/>
          <w:color w:val="000000"/>
          <w:sz w:val="24"/>
          <w:szCs w:val="24"/>
        </w:rPr>
        <w:t>Tout</w:t>
      </w:r>
      <w:r w:rsidR="00935F46" w:rsidRPr="001D5212">
        <w:rPr>
          <w:rFonts w:asciiTheme="majorBidi" w:hAnsiTheme="majorBidi" w:cstheme="majorBidi"/>
          <w:color w:val="000000"/>
          <w:sz w:val="24"/>
          <w:szCs w:val="24"/>
        </w:rPr>
        <w:t xml:space="preserve"> </w:t>
      </w:r>
      <w:r w:rsidRPr="001D5212">
        <w:rPr>
          <w:rFonts w:asciiTheme="majorBidi" w:hAnsiTheme="majorBidi" w:cstheme="majorBidi"/>
          <w:color w:val="000000"/>
          <w:sz w:val="24"/>
          <w:szCs w:val="24"/>
        </w:rPr>
        <w:t xml:space="preserve">cela </w:t>
      </w:r>
      <w:r w:rsidR="00D20F43" w:rsidRPr="001D5212">
        <w:rPr>
          <w:rFonts w:asciiTheme="majorBidi" w:hAnsiTheme="majorBidi" w:cstheme="majorBidi"/>
          <w:color w:val="000000"/>
          <w:sz w:val="24"/>
          <w:szCs w:val="24"/>
        </w:rPr>
        <w:t>doit être envelopp</w:t>
      </w:r>
      <w:r w:rsidRPr="001D5212">
        <w:rPr>
          <w:rFonts w:asciiTheme="majorBidi" w:hAnsiTheme="majorBidi" w:cstheme="majorBidi"/>
          <w:color w:val="000000"/>
          <w:sz w:val="24"/>
          <w:szCs w:val="24"/>
        </w:rPr>
        <w:t>é</w:t>
      </w:r>
      <w:r w:rsidR="00D20F43" w:rsidRPr="001D5212">
        <w:rPr>
          <w:rFonts w:asciiTheme="majorBidi" w:hAnsiTheme="majorBidi" w:cstheme="majorBidi"/>
          <w:color w:val="000000"/>
          <w:sz w:val="24"/>
          <w:szCs w:val="24"/>
        </w:rPr>
        <w:t xml:space="preserve"> par un try</w:t>
      </w:r>
      <w:r w:rsidRPr="001D5212">
        <w:rPr>
          <w:rFonts w:asciiTheme="majorBidi" w:hAnsiTheme="majorBidi" w:cstheme="majorBidi"/>
          <w:color w:val="000000"/>
          <w:sz w:val="24"/>
          <w:szCs w:val="24"/>
        </w:rPr>
        <w:t>/</w:t>
      </w:r>
      <w:r w:rsidR="00D20F43" w:rsidRPr="001D5212">
        <w:rPr>
          <w:rFonts w:asciiTheme="majorBidi" w:hAnsiTheme="majorBidi" w:cstheme="majorBidi"/>
          <w:color w:val="000000"/>
          <w:sz w:val="24"/>
          <w:szCs w:val="24"/>
        </w:rPr>
        <w:t>catch, parce que ces instruction</w:t>
      </w:r>
      <w:r w:rsidRPr="001D5212">
        <w:rPr>
          <w:rFonts w:asciiTheme="majorBidi" w:hAnsiTheme="majorBidi" w:cstheme="majorBidi"/>
          <w:color w:val="000000"/>
          <w:sz w:val="24"/>
          <w:szCs w:val="24"/>
        </w:rPr>
        <w:t>s</w:t>
      </w:r>
      <w:r w:rsidR="00D20F43" w:rsidRPr="001D5212">
        <w:rPr>
          <w:rFonts w:asciiTheme="majorBidi" w:hAnsiTheme="majorBidi" w:cstheme="majorBidi"/>
          <w:color w:val="000000"/>
          <w:sz w:val="24"/>
          <w:szCs w:val="24"/>
        </w:rPr>
        <w:t xml:space="preserve"> peuvent gén</w:t>
      </w:r>
      <w:r w:rsidRPr="001D5212">
        <w:rPr>
          <w:rFonts w:asciiTheme="majorBidi" w:hAnsiTheme="majorBidi" w:cstheme="majorBidi"/>
          <w:color w:val="000000"/>
          <w:sz w:val="24"/>
          <w:szCs w:val="24"/>
        </w:rPr>
        <w:t>é</w:t>
      </w:r>
      <w:r w:rsidR="00D20F43" w:rsidRPr="001D5212">
        <w:rPr>
          <w:rFonts w:asciiTheme="majorBidi" w:hAnsiTheme="majorBidi" w:cstheme="majorBidi"/>
          <w:color w:val="000000"/>
          <w:sz w:val="24"/>
          <w:szCs w:val="24"/>
        </w:rPr>
        <w:t>re</w:t>
      </w:r>
      <w:r w:rsidRPr="001D5212">
        <w:rPr>
          <w:rFonts w:asciiTheme="majorBidi" w:hAnsiTheme="majorBidi" w:cstheme="majorBidi"/>
          <w:color w:val="000000"/>
          <w:sz w:val="24"/>
          <w:szCs w:val="24"/>
        </w:rPr>
        <w:t>r</w:t>
      </w:r>
      <w:r w:rsidR="00D20F43" w:rsidRPr="001D5212">
        <w:rPr>
          <w:rFonts w:asciiTheme="majorBidi" w:hAnsiTheme="majorBidi" w:cstheme="majorBidi"/>
          <w:color w:val="000000"/>
          <w:sz w:val="24"/>
          <w:szCs w:val="24"/>
        </w:rPr>
        <w:t xml:space="preserve"> une exception </w:t>
      </w:r>
      <w:r w:rsidRPr="001D5212">
        <w:rPr>
          <w:rFonts w:asciiTheme="majorBidi" w:hAnsiTheme="majorBidi" w:cstheme="majorBidi"/>
          <w:color w:val="000000"/>
          <w:sz w:val="24"/>
          <w:szCs w:val="24"/>
        </w:rPr>
        <w:t>(</w:t>
      </w:r>
      <w:r w:rsidR="00D20F43" w:rsidRPr="001D5212">
        <w:rPr>
          <w:rFonts w:asciiTheme="majorBidi" w:hAnsiTheme="majorBidi" w:cstheme="majorBidi"/>
          <w:color w:val="000000"/>
          <w:sz w:val="24"/>
          <w:szCs w:val="24"/>
        </w:rPr>
        <w:t>par exemple</w:t>
      </w:r>
      <w:r w:rsidRPr="001D5212">
        <w:rPr>
          <w:rFonts w:asciiTheme="majorBidi" w:hAnsiTheme="majorBidi" w:cstheme="majorBidi"/>
          <w:color w:val="000000"/>
          <w:sz w:val="24"/>
          <w:szCs w:val="24"/>
        </w:rPr>
        <w:t>,</w:t>
      </w:r>
      <w:r w:rsidR="00D20F43" w:rsidRPr="001D5212">
        <w:rPr>
          <w:rFonts w:asciiTheme="majorBidi" w:hAnsiTheme="majorBidi" w:cstheme="majorBidi"/>
          <w:color w:val="000000"/>
          <w:sz w:val="24"/>
          <w:szCs w:val="24"/>
        </w:rPr>
        <w:t xml:space="preserve"> échec d</w:t>
      </w:r>
      <w:r w:rsidRPr="001D5212">
        <w:rPr>
          <w:rFonts w:asciiTheme="majorBidi" w:hAnsiTheme="majorBidi" w:cstheme="majorBidi"/>
          <w:color w:val="000000"/>
          <w:sz w:val="24"/>
          <w:szCs w:val="24"/>
        </w:rPr>
        <w:t>’</w:t>
      </w:r>
      <w:r w:rsidR="00D20F43" w:rsidRPr="001D5212">
        <w:rPr>
          <w:rFonts w:asciiTheme="majorBidi" w:hAnsiTheme="majorBidi" w:cstheme="majorBidi"/>
          <w:color w:val="000000"/>
          <w:sz w:val="24"/>
          <w:szCs w:val="24"/>
        </w:rPr>
        <w:t>ouvrir un registre</w:t>
      </w:r>
      <w:r w:rsidRPr="001D5212">
        <w:rPr>
          <w:rFonts w:asciiTheme="majorBidi" w:hAnsiTheme="majorBidi" w:cstheme="majorBidi"/>
          <w:color w:val="000000"/>
          <w:sz w:val="24"/>
          <w:szCs w:val="24"/>
        </w:rPr>
        <w:t>,</w:t>
      </w:r>
      <w:r w:rsidR="00D20F43" w:rsidRPr="001D5212">
        <w:rPr>
          <w:rFonts w:asciiTheme="majorBidi" w:hAnsiTheme="majorBidi" w:cstheme="majorBidi"/>
          <w:color w:val="000000"/>
          <w:sz w:val="24"/>
          <w:szCs w:val="24"/>
        </w:rPr>
        <w:t xml:space="preserve"> erre</w:t>
      </w:r>
      <w:r w:rsidRPr="001D5212">
        <w:rPr>
          <w:rFonts w:asciiTheme="majorBidi" w:hAnsiTheme="majorBidi" w:cstheme="majorBidi"/>
          <w:color w:val="000000"/>
          <w:sz w:val="24"/>
          <w:szCs w:val="24"/>
        </w:rPr>
        <w:t>u</w:t>
      </w:r>
      <w:r w:rsidR="00D20F43" w:rsidRPr="001D5212">
        <w:rPr>
          <w:rFonts w:asciiTheme="majorBidi" w:hAnsiTheme="majorBidi" w:cstheme="majorBidi"/>
          <w:color w:val="000000"/>
          <w:sz w:val="24"/>
          <w:szCs w:val="24"/>
        </w:rPr>
        <w:t>r d</w:t>
      </w:r>
      <w:r w:rsidRPr="001D5212">
        <w:rPr>
          <w:rFonts w:asciiTheme="majorBidi" w:hAnsiTheme="majorBidi" w:cstheme="majorBidi"/>
          <w:color w:val="000000"/>
          <w:sz w:val="24"/>
          <w:szCs w:val="24"/>
        </w:rPr>
        <w:t>’</w:t>
      </w:r>
      <w:r w:rsidR="00D20F43" w:rsidRPr="001D5212">
        <w:rPr>
          <w:rFonts w:asciiTheme="majorBidi" w:hAnsiTheme="majorBidi" w:cstheme="majorBidi"/>
          <w:color w:val="000000"/>
          <w:sz w:val="24"/>
          <w:szCs w:val="24"/>
        </w:rPr>
        <w:t>hébergement de l’objet distant</w:t>
      </w:r>
      <w:r w:rsidRPr="001D5212">
        <w:rPr>
          <w:rFonts w:asciiTheme="majorBidi" w:hAnsiTheme="majorBidi" w:cstheme="majorBidi"/>
          <w:color w:val="000000"/>
          <w:sz w:val="24"/>
          <w:szCs w:val="24"/>
        </w:rPr>
        <w:t xml:space="preserve">, </w:t>
      </w:r>
      <w:r w:rsidR="00D20F43" w:rsidRPr="001D5212">
        <w:rPr>
          <w:rFonts w:asciiTheme="majorBidi" w:hAnsiTheme="majorBidi" w:cstheme="majorBidi"/>
          <w:color w:val="000000"/>
          <w:sz w:val="24"/>
          <w:szCs w:val="24"/>
        </w:rPr>
        <w:t>etc</w:t>
      </w:r>
      <w:r w:rsidRPr="001D5212">
        <w:rPr>
          <w:rFonts w:asciiTheme="majorBidi" w:hAnsiTheme="majorBidi" w:cstheme="majorBidi"/>
          <w:color w:val="000000"/>
          <w:sz w:val="24"/>
          <w:szCs w:val="24"/>
        </w:rPr>
        <w:t>)</w:t>
      </w:r>
      <w:r w:rsidR="00D20F43" w:rsidRPr="001D5212">
        <w:rPr>
          <w:rFonts w:asciiTheme="majorBidi" w:hAnsiTheme="majorBidi" w:cstheme="majorBidi"/>
          <w:color w:val="000000"/>
          <w:sz w:val="24"/>
          <w:szCs w:val="24"/>
        </w:rPr>
        <w:t>.</w:t>
      </w:r>
    </w:p>
    <w:p w:rsidR="00522B3C" w:rsidDel="008D5B8C" w:rsidRDefault="00522B3C" w:rsidP="00935F46">
      <w:pPr>
        <w:pStyle w:val="PrformatHTML"/>
        <w:rPr>
          <w:del w:id="58" w:author="soufiane" w:date="2018-06-26T01:01:00Z"/>
          <w:rStyle w:val="Marquedecommentaire"/>
          <w:rFonts w:asciiTheme="majorBidi" w:hAnsiTheme="majorBidi" w:cstheme="majorBidi"/>
          <w:b/>
          <w:bCs/>
          <w:sz w:val="24"/>
          <w:szCs w:val="24"/>
        </w:rPr>
      </w:pPr>
      <w:del w:id="59" w:author="soufiane" w:date="2018-06-26T01:01:00Z">
        <w:r w:rsidDel="008D5B8C">
          <w:rPr>
            <w:rStyle w:val="Marquedecommentaire"/>
            <w:rFonts w:asciiTheme="majorBidi" w:hAnsiTheme="majorBidi" w:cstheme="majorBidi"/>
            <w:b/>
            <w:bCs/>
            <w:sz w:val="24"/>
            <w:szCs w:val="24"/>
          </w:rPr>
          <w:br/>
        </w:r>
      </w:del>
    </w:p>
    <w:p w:rsidR="004108CE" w:rsidRDefault="00522B3C">
      <w:pPr>
        <w:pStyle w:val="PrformatHTML"/>
        <w:rPr>
          <w:rStyle w:val="Marquedecommentaire"/>
          <w:rFonts w:asciiTheme="majorBidi" w:hAnsiTheme="majorBidi" w:cstheme="majorBidi"/>
          <w:b/>
          <w:bCs/>
          <w:sz w:val="24"/>
          <w:szCs w:val="24"/>
        </w:rPr>
        <w:pPrChange w:id="60" w:author="soufiane" w:date="2018-06-26T01:01:00Z">
          <w:pPr/>
        </w:pPrChange>
      </w:pPr>
      <w:del w:id="61" w:author="soufiane" w:date="2018-06-26T01:01:00Z">
        <w:r w:rsidDel="008D5B8C">
          <w:rPr>
            <w:rStyle w:val="Marquedecommentaire"/>
            <w:rFonts w:asciiTheme="majorBidi" w:hAnsiTheme="majorBidi" w:cstheme="majorBidi"/>
            <w:b/>
            <w:bCs/>
            <w:sz w:val="24"/>
            <w:szCs w:val="24"/>
          </w:rPr>
          <w:br w:type="page"/>
        </w:r>
      </w:del>
    </w:p>
    <w:p w:rsidR="000070FB" w:rsidRPr="000070FB" w:rsidRDefault="000070FB" w:rsidP="00535836">
      <w:pPr>
        <w:pStyle w:val="Titreniveau1"/>
      </w:pPr>
      <w:bookmarkStart w:id="62" w:name="_Toc517734703"/>
      <w:r w:rsidRPr="000070FB">
        <w:t>1.</w:t>
      </w:r>
      <w:r w:rsidR="00535836">
        <w:t>7</w:t>
      </w:r>
      <w:r w:rsidRPr="000070FB">
        <w:t>.3) Création de client :</w:t>
      </w:r>
      <w:bookmarkEnd w:id="62"/>
    </w:p>
    <w:p w:rsidR="00292CDB" w:rsidRPr="000070FB" w:rsidRDefault="00935F46" w:rsidP="00935F46">
      <w:pPr>
        <w:pStyle w:val="PrformatHTML"/>
        <w:rPr>
          <w:rFonts w:asciiTheme="majorBidi" w:hAnsiTheme="majorBidi" w:cstheme="majorBidi"/>
          <w:color w:val="000000"/>
          <w:sz w:val="24"/>
          <w:szCs w:val="24"/>
        </w:rPr>
      </w:pPr>
      <w:r w:rsidRPr="000070FB">
        <w:rPr>
          <w:rStyle w:val="Marquedecommentaire"/>
          <w:rFonts w:asciiTheme="majorBidi" w:hAnsiTheme="majorBidi" w:cstheme="majorBidi"/>
          <w:sz w:val="24"/>
          <w:szCs w:val="24"/>
        </w:rPr>
        <w:t>A</w:t>
      </w:r>
      <w:r w:rsidRPr="000070FB">
        <w:rPr>
          <w:rFonts w:asciiTheme="majorBidi" w:hAnsiTheme="majorBidi" w:cstheme="majorBidi"/>
          <w:color w:val="000000"/>
          <w:sz w:val="24"/>
          <w:szCs w:val="24"/>
        </w:rPr>
        <w:t xml:space="preserve"> </w:t>
      </w:r>
      <w:r w:rsidR="00D20F43" w:rsidRPr="000070FB">
        <w:rPr>
          <w:rFonts w:asciiTheme="majorBidi" w:hAnsiTheme="majorBidi" w:cstheme="majorBidi"/>
          <w:color w:val="000000"/>
          <w:sz w:val="24"/>
          <w:szCs w:val="24"/>
        </w:rPr>
        <w:t xml:space="preserve">près </w:t>
      </w:r>
      <w:r w:rsidR="00E16727" w:rsidRPr="000070FB">
        <w:rPr>
          <w:rFonts w:asciiTheme="majorBidi" w:hAnsiTheme="majorBidi" w:cstheme="majorBidi"/>
          <w:color w:val="000000"/>
          <w:sz w:val="24"/>
          <w:szCs w:val="24"/>
        </w:rPr>
        <w:t>o</w:t>
      </w:r>
      <w:r w:rsidR="00D20F43" w:rsidRPr="000070FB">
        <w:rPr>
          <w:rFonts w:asciiTheme="majorBidi" w:hAnsiTheme="majorBidi" w:cstheme="majorBidi"/>
          <w:color w:val="000000"/>
          <w:sz w:val="24"/>
          <w:szCs w:val="24"/>
        </w:rPr>
        <w:t xml:space="preserve">n </w:t>
      </w:r>
      <w:r w:rsidRPr="000070FB">
        <w:rPr>
          <w:rFonts w:asciiTheme="majorBidi" w:hAnsiTheme="majorBidi" w:cstheme="majorBidi"/>
          <w:color w:val="000000"/>
          <w:sz w:val="24"/>
          <w:szCs w:val="24"/>
        </w:rPr>
        <w:t>va</w:t>
      </w:r>
      <w:r w:rsidR="00D20F43" w:rsidRPr="000070FB">
        <w:rPr>
          <w:rFonts w:asciiTheme="majorBidi" w:hAnsiTheme="majorBidi" w:cstheme="majorBidi"/>
          <w:color w:val="000000"/>
          <w:sz w:val="24"/>
          <w:szCs w:val="24"/>
        </w:rPr>
        <w:t xml:space="preserve"> créer un client qui va demander les services </w:t>
      </w:r>
      <w:r w:rsidR="00E16727" w:rsidRPr="000070FB">
        <w:rPr>
          <w:rFonts w:asciiTheme="majorBidi" w:hAnsiTheme="majorBidi" w:cstheme="majorBidi"/>
          <w:color w:val="000000"/>
          <w:sz w:val="24"/>
          <w:szCs w:val="24"/>
        </w:rPr>
        <w:t>des</w:t>
      </w:r>
      <w:r w:rsidR="00D20F43" w:rsidRPr="000070FB">
        <w:rPr>
          <w:rFonts w:asciiTheme="majorBidi" w:hAnsiTheme="majorBidi" w:cstheme="majorBidi"/>
          <w:color w:val="000000"/>
          <w:sz w:val="24"/>
          <w:szCs w:val="24"/>
        </w:rPr>
        <w:t xml:space="preserve"> objets distant</w:t>
      </w:r>
      <w:r w:rsidR="00E16727" w:rsidRPr="000070FB">
        <w:rPr>
          <w:rFonts w:asciiTheme="majorBidi" w:hAnsiTheme="majorBidi" w:cstheme="majorBidi"/>
          <w:color w:val="000000"/>
          <w:sz w:val="24"/>
          <w:szCs w:val="24"/>
        </w:rPr>
        <w:t>s.</w:t>
      </w:r>
      <w:r w:rsidRPr="000070FB">
        <w:rPr>
          <w:rFonts w:asciiTheme="majorBidi" w:hAnsiTheme="majorBidi" w:cstheme="majorBidi"/>
          <w:color w:val="000000"/>
          <w:sz w:val="24"/>
          <w:szCs w:val="24"/>
        </w:rPr>
        <w:t xml:space="preserve"> </w:t>
      </w:r>
      <w:r w:rsidR="00D20F43" w:rsidRPr="000070FB">
        <w:rPr>
          <w:rFonts w:asciiTheme="majorBidi" w:hAnsiTheme="majorBidi" w:cstheme="majorBidi"/>
          <w:color w:val="000000"/>
          <w:sz w:val="24"/>
          <w:szCs w:val="24"/>
        </w:rPr>
        <w:t>La création d’un client a la forme suivant :</w:t>
      </w:r>
    </w:p>
    <w:p w:rsidR="00C61A25" w:rsidRPr="001D5212" w:rsidRDefault="00D20F43" w:rsidP="00DA3E45">
      <w:pPr>
        <w:pStyle w:val="PrformatHTML"/>
        <w:spacing w:after="0"/>
        <w:rPr>
          <w:color w:val="000000"/>
          <w:sz w:val="24"/>
          <w:szCs w:val="24"/>
        </w:rPr>
      </w:pPr>
      <w:r w:rsidRPr="001D5212">
        <w:rPr>
          <w:color w:val="000000"/>
          <w:sz w:val="24"/>
          <w:szCs w:val="24"/>
        </w:rPr>
        <w:t>public class ComputePi {</w:t>
      </w:r>
    </w:p>
    <w:p w:rsidR="00C61A25" w:rsidRPr="00E27D24" w:rsidRDefault="00D20F43" w:rsidP="00DA3E45">
      <w:pPr>
        <w:pStyle w:val="PrformatHTML"/>
        <w:spacing w:after="0"/>
        <w:rPr>
          <w:color w:val="000000"/>
          <w:sz w:val="24"/>
          <w:szCs w:val="24"/>
          <w:lang w:val="en-US"/>
        </w:rPr>
      </w:pPr>
      <w:r w:rsidRPr="00E27D24">
        <w:rPr>
          <w:color w:val="000000"/>
          <w:sz w:val="24"/>
          <w:szCs w:val="24"/>
          <w:lang w:val="en-US"/>
        </w:rPr>
        <w:t>public static void main(String args[]) {</w:t>
      </w:r>
    </w:p>
    <w:p w:rsidR="00C61A25" w:rsidRPr="00E27D24" w:rsidRDefault="00D20F43" w:rsidP="00DA3E45">
      <w:pPr>
        <w:pStyle w:val="PrformatHTML"/>
        <w:spacing w:after="0"/>
        <w:rPr>
          <w:color w:val="000000"/>
          <w:sz w:val="24"/>
          <w:szCs w:val="24"/>
          <w:lang w:val="en-US"/>
        </w:rPr>
      </w:pPr>
      <w:r w:rsidRPr="00E27D24">
        <w:rPr>
          <w:color w:val="000000"/>
          <w:sz w:val="24"/>
          <w:szCs w:val="24"/>
          <w:lang w:val="en-US"/>
        </w:rPr>
        <w:t>if (System.getSecurityManager() == null) {</w:t>
      </w:r>
    </w:p>
    <w:p w:rsidR="00C61A25" w:rsidRPr="00E27D24" w:rsidRDefault="00522B3C" w:rsidP="00DA3E45">
      <w:pPr>
        <w:pStyle w:val="PrformatHTML"/>
        <w:spacing w:after="0"/>
        <w:rPr>
          <w:color w:val="000000"/>
          <w:sz w:val="24"/>
          <w:szCs w:val="24"/>
          <w:lang w:val="en-US"/>
        </w:rPr>
      </w:pPr>
      <w:r w:rsidRPr="00E27D24">
        <w:rPr>
          <w:color w:val="000000"/>
          <w:sz w:val="24"/>
          <w:szCs w:val="24"/>
          <w:lang w:val="en-US"/>
        </w:rPr>
        <w:tab/>
      </w:r>
      <w:r w:rsidR="00D20F43" w:rsidRPr="00E27D24">
        <w:rPr>
          <w:color w:val="000000"/>
          <w:sz w:val="24"/>
          <w:szCs w:val="24"/>
          <w:lang w:val="en-US"/>
        </w:rPr>
        <w:t>System.setSecurityManager(new SecurityManager());</w:t>
      </w:r>
    </w:p>
    <w:p w:rsidR="00C61A25" w:rsidRPr="00E27D24" w:rsidRDefault="00D20F43" w:rsidP="00DA3E45">
      <w:pPr>
        <w:pStyle w:val="PrformatHTML"/>
        <w:spacing w:after="0"/>
        <w:rPr>
          <w:color w:val="000000"/>
          <w:sz w:val="24"/>
          <w:szCs w:val="24"/>
          <w:lang w:val="en-US"/>
        </w:rPr>
      </w:pPr>
      <w:r w:rsidRPr="00E27D24">
        <w:rPr>
          <w:color w:val="000000"/>
          <w:sz w:val="24"/>
          <w:szCs w:val="24"/>
          <w:lang w:val="en-US"/>
        </w:rPr>
        <w:t>}</w:t>
      </w:r>
    </w:p>
    <w:p w:rsidR="00C61A25" w:rsidRPr="00E27D24" w:rsidRDefault="00D20F43" w:rsidP="00DA3E45">
      <w:pPr>
        <w:pStyle w:val="PrformatHTML"/>
        <w:spacing w:after="0"/>
        <w:rPr>
          <w:color w:val="000000"/>
          <w:sz w:val="24"/>
          <w:szCs w:val="24"/>
          <w:lang w:val="en-US"/>
        </w:rPr>
      </w:pPr>
      <w:r w:rsidRPr="00E27D24">
        <w:rPr>
          <w:color w:val="000000"/>
          <w:sz w:val="24"/>
          <w:szCs w:val="24"/>
          <w:lang w:val="en-US"/>
        </w:rPr>
        <w:t>try {</w:t>
      </w:r>
    </w:p>
    <w:p w:rsidR="00C61A25" w:rsidRPr="00E27D24" w:rsidRDefault="00D20F43" w:rsidP="00DA3E45">
      <w:pPr>
        <w:pStyle w:val="PrformatHTML"/>
        <w:spacing w:after="0"/>
        <w:rPr>
          <w:color w:val="000000"/>
          <w:sz w:val="24"/>
          <w:szCs w:val="24"/>
          <w:lang w:val="en-US"/>
        </w:rPr>
      </w:pPr>
      <w:r w:rsidRPr="00E27D24">
        <w:rPr>
          <w:color w:val="000000"/>
          <w:sz w:val="24"/>
          <w:szCs w:val="24"/>
          <w:lang w:val="en-US"/>
        </w:rPr>
        <w:t>Registry registry = LocateRegistry.getRegistry (args[0]);</w:t>
      </w:r>
    </w:p>
    <w:p w:rsidR="00C61A25" w:rsidRPr="00E27D24" w:rsidRDefault="00D20F43" w:rsidP="00DA3E45">
      <w:pPr>
        <w:pStyle w:val="PrformatHTML"/>
        <w:spacing w:after="0"/>
        <w:rPr>
          <w:color w:val="000000"/>
          <w:sz w:val="24"/>
          <w:szCs w:val="24"/>
          <w:lang w:val="en-US"/>
        </w:rPr>
      </w:pPr>
      <w:r w:rsidRPr="00E27D24">
        <w:rPr>
          <w:color w:val="000000"/>
          <w:sz w:val="24"/>
          <w:szCs w:val="24"/>
          <w:lang w:val="en-US"/>
        </w:rPr>
        <w:t>nomInterface comp = (nomInterface) registry.lookup ("Compute");</w:t>
      </w:r>
    </w:p>
    <w:p w:rsidR="00C61A25" w:rsidRPr="001D5212" w:rsidRDefault="00D20F43" w:rsidP="00DA3E45">
      <w:pPr>
        <w:pStyle w:val="PrformatHTML"/>
        <w:spacing w:after="0"/>
        <w:rPr>
          <w:color w:val="000000"/>
          <w:sz w:val="24"/>
          <w:szCs w:val="24"/>
        </w:rPr>
      </w:pPr>
      <w:r w:rsidRPr="001D5212">
        <w:rPr>
          <w:color w:val="000000"/>
          <w:sz w:val="24"/>
          <w:szCs w:val="24"/>
        </w:rPr>
        <w:t>TypeRetour valeur = comp.NomMethode();</w:t>
      </w:r>
    </w:p>
    <w:p w:rsidR="00C61A25" w:rsidRPr="001D5212" w:rsidRDefault="00D20F43" w:rsidP="00DA3E45">
      <w:pPr>
        <w:pStyle w:val="PrformatHTML"/>
        <w:spacing w:after="0"/>
        <w:rPr>
          <w:color w:val="000000"/>
          <w:sz w:val="24"/>
          <w:szCs w:val="24"/>
        </w:rPr>
      </w:pPr>
      <w:r w:rsidRPr="001D5212">
        <w:rPr>
          <w:color w:val="000000"/>
          <w:sz w:val="24"/>
          <w:szCs w:val="24"/>
        </w:rPr>
        <w:t>System.out.println(valeur);</w:t>
      </w:r>
    </w:p>
    <w:p w:rsidR="00C61A25" w:rsidRPr="00E27D24" w:rsidRDefault="00D20F43" w:rsidP="00DA3E45">
      <w:pPr>
        <w:pStyle w:val="PrformatHTML"/>
        <w:spacing w:after="0"/>
        <w:rPr>
          <w:color w:val="000000"/>
          <w:sz w:val="24"/>
          <w:szCs w:val="24"/>
          <w:lang w:val="en-US"/>
        </w:rPr>
      </w:pPr>
      <w:r w:rsidRPr="00E27D24">
        <w:rPr>
          <w:color w:val="000000"/>
          <w:sz w:val="24"/>
          <w:szCs w:val="24"/>
          <w:lang w:val="en-US"/>
        </w:rPr>
        <w:t>} catch (Exception e) {</w:t>
      </w:r>
    </w:p>
    <w:p w:rsidR="00C61A25" w:rsidRPr="00E27D24" w:rsidRDefault="00522B3C" w:rsidP="00DA3E45">
      <w:pPr>
        <w:pStyle w:val="PrformatHTML"/>
        <w:spacing w:after="0"/>
        <w:rPr>
          <w:color w:val="000000"/>
          <w:sz w:val="24"/>
          <w:szCs w:val="24"/>
          <w:lang w:val="en-US"/>
        </w:rPr>
      </w:pPr>
      <w:r w:rsidRPr="00E27D24">
        <w:rPr>
          <w:color w:val="000000"/>
          <w:sz w:val="24"/>
          <w:szCs w:val="24"/>
          <w:lang w:val="en-US"/>
        </w:rPr>
        <w:tab/>
      </w:r>
      <w:r w:rsidR="00D20F43" w:rsidRPr="00E27D24">
        <w:rPr>
          <w:color w:val="000000"/>
          <w:sz w:val="24"/>
          <w:szCs w:val="24"/>
          <w:lang w:val="en-US"/>
        </w:rPr>
        <w:t>System.err.println("ComputePi exception:");</w:t>
      </w:r>
    </w:p>
    <w:p w:rsidR="00C61A25" w:rsidRPr="001D5212" w:rsidRDefault="00522B3C" w:rsidP="00DA3E45">
      <w:pPr>
        <w:pStyle w:val="PrformatHTML"/>
        <w:spacing w:after="0"/>
        <w:rPr>
          <w:color w:val="000000"/>
          <w:sz w:val="24"/>
          <w:szCs w:val="24"/>
        </w:rPr>
      </w:pPr>
      <w:r w:rsidRPr="00E27D24">
        <w:rPr>
          <w:color w:val="000000"/>
          <w:sz w:val="24"/>
          <w:szCs w:val="24"/>
          <w:lang w:val="en-US"/>
        </w:rPr>
        <w:tab/>
      </w:r>
      <w:r w:rsidR="00D20F43" w:rsidRPr="001D5212">
        <w:rPr>
          <w:color w:val="000000"/>
          <w:sz w:val="24"/>
          <w:szCs w:val="24"/>
        </w:rPr>
        <w:t>e.printStackTrace();</w:t>
      </w:r>
    </w:p>
    <w:p w:rsidR="00C61A25" w:rsidRPr="001D5212" w:rsidRDefault="00D20F43" w:rsidP="00DA3E45">
      <w:pPr>
        <w:pStyle w:val="PrformatHTML"/>
        <w:spacing w:after="0"/>
        <w:rPr>
          <w:color w:val="000000"/>
          <w:sz w:val="24"/>
          <w:szCs w:val="24"/>
        </w:rPr>
      </w:pPr>
      <w:r w:rsidRPr="001D5212">
        <w:rPr>
          <w:color w:val="000000"/>
          <w:sz w:val="24"/>
          <w:szCs w:val="24"/>
        </w:rPr>
        <w:t>}</w:t>
      </w:r>
    </w:p>
    <w:p w:rsidR="00C61A25" w:rsidRPr="001D5212" w:rsidRDefault="00D20F43" w:rsidP="00DA3E45">
      <w:pPr>
        <w:pStyle w:val="PrformatHTML"/>
        <w:spacing w:after="0"/>
        <w:rPr>
          <w:color w:val="000000"/>
          <w:sz w:val="24"/>
          <w:szCs w:val="24"/>
        </w:rPr>
      </w:pPr>
      <w:r w:rsidRPr="001D5212">
        <w:rPr>
          <w:color w:val="000000"/>
          <w:sz w:val="24"/>
          <w:szCs w:val="24"/>
        </w:rPr>
        <w:t xml:space="preserve">}    </w:t>
      </w:r>
    </w:p>
    <w:p w:rsidR="00C61A25" w:rsidRPr="001D5212" w:rsidRDefault="00D20F43" w:rsidP="00DA3E45">
      <w:pPr>
        <w:pStyle w:val="PrformatHTML"/>
        <w:spacing w:after="0"/>
        <w:rPr>
          <w:color w:val="000000"/>
          <w:sz w:val="24"/>
          <w:szCs w:val="24"/>
        </w:rPr>
      </w:pPr>
      <w:r w:rsidRPr="001D5212">
        <w:rPr>
          <w:color w:val="000000"/>
          <w:sz w:val="24"/>
          <w:szCs w:val="24"/>
        </w:rPr>
        <w:t>}</w:t>
      </w:r>
    </w:p>
    <w:p w:rsidR="00C61A25" w:rsidRPr="001D5212" w:rsidRDefault="00D20F43" w:rsidP="00AD1819">
      <w:pPr>
        <w:pStyle w:val="NormalWeb"/>
        <w:numPr>
          <w:ilvl w:val="0"/>
          <w:numId w:val="10"/>
        </w:numPr>
        <w:rPr>
          <w:rFonts w:asciiTheme="majorBidi" w:hAnsiTheme="majorBidi" w:cstheme="majorBidi"/>
          <w:color w:val="000000"/>
        </w:rPr>
      </w:pPr>
      <w:r w:rsidRPr="001D5212">
        <w:rPr>
          <w:rFonts w:asciiTheme="majorBidi" w:hAnsiTheme="majorBidi" w:cstheme="majorBidi"/>
          <w:color w:val="000000"/>
        </w:rPr>
        <w:lastRenderedPageBreak/>
        <w:t>C</w:t>
      </w:r>
      <w:r w:rsidR="00E16727" w:rsidRPr="001D5212">
        <w:rPr>
          <w:rFonts w:asciiTheme="majorBidi" w:hAnsiTheme="majorBidi" w:cstheme="majorBidi"/>
          <w:color w:val="000000"/>
        </w:rPr>
        <w:t>e</w:t>
      </w:r>
      <w:r w:rsidRPr="001D5212">
        <w:rPr>
          <w:rFonts w:asciiTheme="majorBidi" w:hAnsiTheme="majorBidi" w:cstheme="majorBidi"/>
          <w:color w:val="000000"/>
        </w:rPr>
        <w:t xml:space="preserve"> p</w:t>
      </w:r>
      <w:r w:rsidR="00DA3E45" w:rsidRPr="001D5212">
        <w:rPr>
          <w:rFonts w:asciiTheme="majorBidi" w:hAnsiTheme="majorBidi" w:cstheme="majorBidi"/>
          <w:color w:val="000000"/>
        </w:rPr>
        <w:t>ro</w:t>
      </w:r>
      <w:r w:rsidRPr="001D5212">
        <w:rPr>
          <w:rFonts w:asciiTheme="majorBidi" w:hAnsiTheme="majorBidi" w:cstheme="majorBidi"/>
          <w:color w:val="000000"/>
        </w:rPr>
        <w:t>gramme et très simple et basique il cré</w:t>
      </w:r>
      <w:r w:rsidR="002B06C7" w:rsidRPr="001D5212">
        <w:rPr>
          <w:rFonts w:asciiTheme="majorBidi" w:hAnsiTheme="majorBidi" w:cstheme="majorBidi"/>
          <w:color w:val="000000"/>
        </w:rPr>
        <w:t>e</w:t>
      </w:r>
      <w:r w:rsidRPr="001D5212">
        <w:rPr>
          <w:rFonts w:asciiTheme="majorBidi" w:hAnsiTheme="majorBidi" w:cstheme="majorBidi"/>
          <w:color w:val="000000"/>
        </w:rPr>
        <w:t xml:space="preserve"> une référence au registre qui se trouve dans une machine qui est déterminée par</w:t>
      </w:r>
      <w:r w:rsidR="00522B3C">
        <w:rPr>
          <w:rFonts w:asciiTheme="majorBidi" w:hAnsiTheme="majorBidi" w:cstheme="majorBidi"/>
          <w:color w:val="000000"/>
        </w:rPr>
        <w:t xml:space="preserve"> le première argument de la méthode Main</w:t>
      </w:r>
      <w:r w:rsidR="002B06C7" w:rsidRPr="001D5212">
        <w:rPr>
          <w:rFonts w:asciiTheme="majorBidi" w:hAnsiTheme="majorBidi" w:cstheme="majorBidi"/>
          <w:color w:val="000000"/>
        </w:rPr>
        <w:t>. Il</w:t>
      </w:r>
      <w:r w:rsidRPr="001D5212">
        <w:rPr>
          <w:rFonts w:asciiTheme="majorBidi" w:hAnsiTheme="majorBidi" w:cstheme="majorBidi"/>
          <w:color w:val="000000"/>
        </w:rPr>
        <w:t xml:space="preserve"> interroge ce registre pour récupérer une référence de l’objet distant</w:t>
      </w:r>
      <w:r w:rsidR="002B06C7" w:rsidRPr="001D5212">
        <w:rPr>
          <w:rFonts w:asciiTheme="majorBidi" w:hAnsiTheme="majorBidi" w:cstheme="majorBidi"/>
          <w:color w:val="000000"/>
        </w:rPr>
        <w:t xml:space="preserve">. </w:t>
      </w:r>
      <w:r w:rsidRPr="001D5212">
        <w:rPr>
          <w:rFonts w:asciiTheme="majorBidi" w:hAnsiTheme="majorBidi" w:cstheme="majorBidi"/>
          <w:color w:val="000000"/>
        </w:rPr>
        <w:t>Apr</w:t>
      </w:r>
      <w:r w:rsidR="002B06C7" w:rsidRPr="001D5212">
        <w:rPr>
          <w:rFonts w:asciiTheme="majorBidi" w:hAnsiTheme="majorBidi" w:cstheme="majorBidi"/>
          <w:color w:val="000000"/>
        </w:rPr>
        <w:t>è</w:t>
      </w:r>
      <w:r w:rsidRPr="001D5212">
        <w:rPr>
          <w:rFonts w:asciiTheme="majorBidi" w:hAnsiTheme="majorBidi" w:cstheme="majorBidi"/>
          <w:color w:val="000000"/>
        </w:rPr>
        <w:t xml:space="preserve">s il </w:t>
      </w:r>
      <w:r w:rsidR="002B06C7" w:rsidRPr="001D5212">
        <w:rPr>
          <w:rFonts w:asciiTheme="majorBidi" w:hAnsiTheme="majorBidi" w:cstheme="majorBidi"/>
          <w:color w:val="000000"/>
        </w:rPr>
        <w:t xml:space="preserve">peut </w:t>
      </w:r>
      <w:r w:rsidRPr="001D5212">
        <w:rPr>
          <w:rFonts w:asciiTheme="majorBidi" w:hAnsiTheme="majorBidi" w:cstheme="majorBidi"/>
          <w:color w:val="000000"/>
        </w:rPr>
        <w:t>invoquer une méthode de ce</w:t>
      </w:r>
      <w:r w:rsidR="002B06C7" w:rsidRPr="001D5212">
        <w:rPr>
          <w:rFonts w:asciiTheme="majorBidi" w:hAnsiTheme="majorBidi" w:cstheme="majorBidi"/>
          <w:color w:val="000000"/>
        </w:rPr>
        <w:t>t</w:t>
      </w:r>
      <w:r w:rsidRPr="001D5212">
        <w:rPr>
          <w:rFonts w:asciiTheme="majorBidi" w:hAnsiTheme="majorBidi" w:cstheme="majorBidi"/>
          <w:color w:val="000000"/>
        </w:rPr>
        <w:t xml:space="preserve"> objet</w:t>
      </w:r>
      <w:r w:rsidR="00AD1819">
        <w:rPr>
          <w:rFonts w:asciiTheme="majorBidi" w:hAnsiTheme="majorBidi" w:cstheme="majorBidi"/>
          <w:color w:val="000000"/>
        </w:rPr>
        <w:t>.</w:t>
      </w:r>
    </w:p>
    <w:p w:rsidR="00C61A25" w:rsidRPr="001D5212" w:rsidRDefault="00D20F43" w:rsidP="00AD1819">
      <w:pPr>
        <w:pStyle w:val="NormalWeb"/>
        <w:numPr>
          <w:ilvl w:val="0"/>
          <w:numId w:val="10"/>
        </w:numPr>
        <w:rPr>
          <w:rFonts w:asciiTheme="majorBidi" w:hAnsiTheme="majorBidi" w:cstheme="majorBidi"/>
          <w:color w:val="000000"/>
        </w:rPr>
      </w:pPr>
      <w:r w:rsidRPr="001D5212">
        <w:rPr>
          <w:rFonts w:asciiTheme="majorBidi" w:hAnsiTheme="majorBidi" w:cstheme="majorBidi"/>
          <w:color w:val="000000"/>
        </w:rPr>
        <w:t>Il est à noter qu’il faut créer une interface</w:t>
      </w:r>
      <w:r w:rsidR="00AD1819">
        <w:rPr>
          <w:rFonts w:asciiTheme="majorBidi" w:hAnsiTheme="majorBidi" w:cstheme="majorBidi"/>
          <w:color w:val="000000"/>
        </w:rPr>
        <w:t xml:space="preserve"> - dan le client -</w:t>
      </w:r>
      <w:r w:rsidRPr="001D5212">
        <w:rPr>
          <w:rFonts w:asciiTheme="majorBidi" w:hAnsiTheme="majorBidi" w:cstheme="majorBidi"/>
          <w:color w:val="000000"/>
        </w:rPr>
        <w:t xml:space="preserve"> identique à l’interface </w:t>
      </w:r>
      <w:r w:rsidR="00AD1819">
        <w:rPr>
          <w:rFonts w:asciiTheme="majorBidi" w:hAnsiTheme="majorBidi" w:cstheme="majorBidi"/>
          <w:color w:val="000000"/>
        </w:rPr>
        <w:t xml:space="preserve">de l’objet distant </w:t>
      </w:r>
      <w:r w:rsidRPr="001D5212">
        <w:rPr>
          <w:rFonts w:asciiTheme="majorBidi" w:hAnsiTheme="majorBidi" w:cstheme="majorBidi"/>
          <w:color w:val="000000"/>
        </w:rPr>
        <w:t>d</w:t>
      </w:r>
      <w:r w:rsidR="002B06C7" w:rsidRPr="001D5212">
        <w:rPr>
          <w:rFonts w:asciiTheme="majorBidi" w:hAnsiTheme="majorBidi" w:cstheme="majorBidi"/>
          <w:color w:val="000000"/>
        </w:rPr>
        <w:t>u</w:t>
      </w:r>
      <w:r w:rsidRPr="001D5212">
        <w:rPr>
          <w:rFonts w:asciiTheme="majorBidi" w:hAnsiTheme="majorBidi" w:cstheme="majorBidi"/>
          <w:color w:val="000000"/>
        </w:rPr>
        <w:t xml:space="preserve"> server</w:t>
      </w:r>
      <w:r w:rsidR="00AD1819">
        <w:rPr>
          <w:rFonts w:asciiTheme="majorBidi" w:hAnsiTheme="majorBidi" w:cstheme="majorBidi"/>
          <w:color w:val="000000"/>
        </w:rPr>
        <w:t>, cette interface sert a stocke la refirance</w:t>
      </w:r>
      <w:r w:rsidRPr="001D5212">
        <w:rPr>
          <w:rFonts w:asciiTheme="majorBidi" w:hAnsiTheme="majorBidi" w:cstheme="majorBidi"/>
          <w:color w:val="000000"/>
        </w:rPr>
        <w:t xml:space="preserve"> de l’objet distant</w:t>
      </w:r>
      <w:r w:rsidR="002B06C7" w:rsidRPr="001D5212">
        <w:rPr>
          <w:rFonts w:asciiTheme="majorBidi" w:hAnsiTheme="majorBidi" w:cstheme="majorBidi"/>
          <w:color w:val="000000"/>
        </w:rPr>
        <w:t>.</w:t>
      </w:r>
    </w:p>
    <w:p w:rsidR="00C61A25" w:rsidRPr="001D5212" w:rsidRDefault="00D20F43" w:rsidP="00433784">
      <w:pPr>
        <w:pStyle w:val="NormalWeb"/>
        <w:numPr>
          <w:ilvl w:val="0"/>
          <w:numId w:val="10"/>
        </w:numPr>
        <w:rPr>
          <w:rFonts w:asciiTheme="majorBidi" w:hAnsiTheme="majorBidi" w:cstheme="majorBidi"/>
          <w:color w:val="000000"/>
        </w:rPr>
      </w:pPr>
      <w:r w:rsidRPr="001D5212">
        <w:rPr>
          <w:rFonts w:asciiTheme="majorBidi" w:hAnsiTheme="majorBidi" w:cstheme="majorBidi"/>
          <w:color w:val="000000"/>
        </w:rPr>
        <w:t>Une autre remarque très important</w:t>
      </w:r>
      <w:r w:rsidR="002B06C7" w:rsidRPr="001D5212">
        <w:rPr>
          <w:rFonts w:asciiTheme="majorBidi" w:hAnsiTheme="majorBidi" w:cstheme="majorBidi"/>
          <w:color w:val="000000"/>
        </w:rPr>
        <w:t>e</w:t>
      </w:r>
      <w:r w:rsidR="00935F46" w:rsidRPr="001D5212">
        <w:rPr>
          <w:rFonts w:asciiTheme="majorBidi" w:hAnsiTheme="majorBidi" w:cstheme="majorBidi"/>
          <w:color w:val="000000"/>
        </w:rPr>
        <w:t xml:space="preserve"> </w:t>
      </w:r>
      <w:r w:rsidR="002B06C7" w:rsidRPr="001D5212">
        <w:rPr>
          <w:rFonts w:asciiTheme="majorBidi" w:hAnsiTheme="majorBidi" w:cstheme="majorBidi"/>
          <w:color w:val="000000"/>
        </w:rPr>
        <w:t>concerne l</w:t>
      </w:r>
      <w:r w:rsidRPr="001D5212">
        <w:rPr>
          <w:rFonts w:asciiTheme="majorBidi" w:hAnsiTheme="majorBidi" w:cstheme="majorBidi"/>
          <w:color w:val="000000"/>
        </w:rPr>
        <w:t>’utilisation des objets comme paramètre</w:t>
      </w:r>
      <w:r w:rsidR="002B06C7" w:rsidRPr="001D5212">
        <w:rPr>
          <w:rFonts w:asciiTheme="majorBidi" w:hAnsiTheme="majorBidi" w:cstheme="majorBidi"/>
          <w:color w:val="000000"/>
        </w:rPr>
        <w:t>s</w:t>
      </w:r>
      <w:r w:rsidRPr="001D5212">
        <w:rPr>
          <w:rFonts w:asciiTheme="majorBidi" w:hAnsiTheme="majorBidi" w:cstheme="majorBidi"/>
          <w:color w:val="000000"/>
        </w:rPr>
        <w:t xml:space="preserve"> d</w:t>
      </w:r>
      <w:r w:rsidR="002B06C7" w:rsidRPr="001D5212">
        <w:rPr>
          <w:rFonts w:asciiTheme="majorBidi" w:hAnsiTheme="majorBidi" w:cstheme="majorBidi"/>
          <w:color w:val="000000"/>
        </w:rPr>
        <w:t>’</w:t>
      </w:r>
      <w:r w:rsidRPr="001D5212">
        <w:rPr>
          <w:rFonts w:asciiTheme="majorBidi" w:hAnsiTheme="majorBidi" w:cstheme="majorBidi"/>
          <w:color w:val="000000"/>
        </w:rPr>
        <w:t>un appel de la méthode distant</w:t>
      </w:r>
      <w:r w:rsidR="002B06C7" w:rsidRPr="001D5212">
        <w:rPr>
          <w:rFonts w:asciiTheme="majorBidi" w:hAnsiTheme="majorBidi" w:cstheme="majorBidi"/>
          <w:color w:val="000000"/>
        </w:rPr>
        <w:t>e</w:t>
      </w:r>
      <w:r w:rsidRPr="001D5212">
        <w:rPr>
          <w:rFonts w:asciiTheme="majorBidi" w:hAnsiTheme="majorBidi" w:cstheme="majorBidi"/>
          <w:color w:val="000000"/>
        </w:rPr>
        <w:t xml:space="preserve"> ou </w:t>
      </w:r>
      <w:r w:rsidR="002B06C7" w:rsidRPr="001D5212">
        <w:rPr>
          <w:rFonts w:asciiTheme="majorBidi" w:hAnsiTheme="majorBidi" w:cstheme="majorBidi"/>
          <w:color w:val="000000"/>
        </w:rPr>
        <w:t xml:space="preserve">lorsque le résultat est un objet. Dans ces cas, </w:t>
      </w:r>
      <w:r w:rsidRPr="001D5212">
        <w:rPr>
          <w:rFonts w:asciiTheme="majorBidi" w:hAnsiTheme="majorBidi" w:cstheme="majorBidi"/>
          <w:color w:val="000000"/>
        </w:rPr>
        <w:t xml:space="preserve">il faut que </w:t>
      </w:r>
      <w:r w:rsidR="002B06C7" w:rsidRPr="001D5212">
        <w:rPr>
          <w:rFonts w:asciiTheme="majorBidi" w:hAnsiTheme="majorBidi" w:cstheme="majorBidi"/>
          <w:color w:val="000000"/>
        </w:rPr>
        <w:t xml:space="preserve">les </w:t>
      </w:r>
      <w:r w:rsidRPr="001D5212">
        <w:rPr>
          <w:rFonts w:asciiTheme="majorBidi" w:hAnsiTheme="majorBidi" w:cstheme="majorBidi"/>
          <w:color w:val="000000"/>
        </w:rPr>
        <w:t>type</w:t>
      </w:r>
      <w:r w:rsidR="002B06C7" w:rsidRPr="001D5212">
        <w:rPr>
          <w:rFonts w:asciiTheme="majorBidi" w:hAnsiTheme="majorBidi" w:cstheme="majorBidi"/>
          <w:color w:val="000000"/>
        </w:rPr>
        <w:t>s</w:t>
      </w:r>
      <w:r w:rsidRPr="001D5212">
        <w:rPr>
          <w:rFonts w:asciiTheme="majorBidi" w:hAnsiTheme="majorBidi" w:cstheme="majorBidi"/>
          <w:color w:val="000000"/>
        </w:rPr>
        <w:t xml:space="preserve"> soient de type primitif</w:t>
      </w:r>
      <w:r w:rsidR="002B06C7" w:rsidRPr="001D5212">
        <w:rPr>
          <w:rFonts w:asciiTheme="majorBidi" w:hAnsiTheme="majorBidi" w:cstheme="majorBidi"/>
          <w:color w:val="000000"/>
        </w:rPr>
        <w:t xml:space="preserve">, </w:t>
      </w:r>
      <w:r w:rsidRPr="001D5212">
        <w:rPr>
          <w:rFonts w:asciiTheme="majorBidi" w:hAnsiTheme="majorBidi" w:cstheme="majorBidi"/>
          <w:color w:val="000000"/>
        </w:rPr>
        <w:t>des clas</w:t>
      </w:r>
      <w:r w:rsidR="002B06C7" w:rsidRPr="001D5212">
        <w:rPr>
          <w:rFonts w:asciiTheme="majorBidi" w:hAnsiTheme="majorBidi" w:cstheme="majorBidi"/>
          <w:color w:val="000000"/>
        </w:rPr>
        <w:t>s</w:t>
      </w:r>
      <w:r w:rsidRPr="001D5212">
        <w:rPr>
          <w:rFonts w:asciiTheme="majorBidi" w:hAnsiTheme="majorBidi" w:cstheme="majorBidi"/>
          <w:color w:val="000000"/>
        </w:rPr>
        <w:t>e</w:t>
      </w:r>
      <w:r w:rsidR="002B06C7" w:rsidRPr="001D5212">
        <w:rPr>
          <w:rFonts w:asciiTheme="majorBidi" w:hAnsiTheme="majorBidi" w:cstheme="majorBidi"/>
          <w:color w:val="000000"/>
        </w:rPr>
        <w:t>s</w:t>
      </w:r>
      <w:r w:rsidRPr="001D5212">
        <w:rPr>
          <w:rFonts w:asciiTheme="majorBidi" w:hAnsiTheme="majorBidi" w:cstheme="majorBidi"/>
          <w:color w:val="000000"/>
        </w:rPr>
        <w:t xml:space="preserve"> distant</w:t>
      </w:r>
      <w:r w:rsidR="002B06C7" w:rsidRPr="001D5212">
        <w:rPr>
          <w:rFonts w:asciiTheme="majorBidi" w:hAnsiTheme="majorBidi" w:cstheme="majorBidi"/>
          <w:color w:val="000000"/>
        </w:rPr>
        <w:t>es</w:t>
      </w:r>
      <w:r w:rsidR="00AD1819">
        <w:rPr>
          <w:rFonts w:asciiTheme="majorBidi" w:hAnsiTheme="majorBidi" w:cstheme="majorBidi"/>
          <w:color w:val="000000"/>
        </w:rPr>
        <w:t xml:space="preserve"> implémentent l’interface Remote</w:t>
      </w:r>
      <w:r w:rsidRPr="001D5212">
        <w:rPr>
          <w:rFonts w:asciiTheme="majorBidi" w:hAnsiTheme="majorBidi" w:cstheme="majorBidi"/>
          <w:color w:val="000000"/>
        </w:rPr>
        <w:t xml:space="preserve"> ou s</w:t>
      </w:r>
      <w:r w:rsidR="002B06C7" w:rsidRPr="001D5212">
        <w:rPr>
          <w:rFonts w:asciiTheme="majorBidi" w:hAnsiTheme="majorBidi" w:cstheme="majorBidi"/>
          <w:color w:val="000000"/>
        </w:rPr>
        <w:t>é</w:t>
      </w:r>
      <w:r w:rsidRPr="001D5212">
        <w:rPr>
          <w:rFonts w:asciiTheme="majorBidi" w:hAnsiTheme="majorBidi" w:cstheme="majorBidi"/>
          <w:color w:val="000000"/>
        </w:rPr>
        <w:t>rialisable</w:t>
      </w:r>
      <w:r w:rsidR="00AD1819">
        <w:rPr>
          <w:rFonts w:asciiTheme="majorBidi" w:hAnsiTheme="majorBidi" w:cstheme="majorBidi"/>
          <w:color w:val="000000"/>
        </w:rPr>
        <w:t xml:space="preserve"> implémentent l’interface Seriali</w:t>
      </w:r>
      <w:r w:rsidR="00433784">
        <w:rPr>
          <w:rFonts w:asciiTheme="majorBidi" w:hAnsiTheme="majorBidi" w:cstheme="majorBidi"/>
          <w:color w:val="000000"/>
        </w:rPr>
        <w:t>z</w:t>
      </w:r>
      <w:r w:rsidR="00AD1819">
        <w:rPr>
          <w:rFonts w:asciiTheme="majorBidi" w:hAnsiTheme="majorBidi" w:cstheme="majorBidi"/>
          <w:color w:val="000000"/>
        </w:rPr>
        <w:t>able</w:t>
      </w:r>
      <w:r w:rsidR="002B06C7" w:rsidRPr="001D5212">
        <w:rPr>
          <w:rFonts w:asciiTheme="majorBidi" w:hAnsiTheme="majorBidi" w:cstheme="majorBidi"/>
          <w:color w:val="000000"/>
        </w:rPr>
        <w:t>.</w:t>
      </w:r>
    </w:p>
    <w:p w:rsidR="009B6A23" w:rsidRPr="009B6A23" w:rsidRDefault="009B6A23" w:rsidP="00535836">
      <w:pPr>
        <w:pStyle w:val="Titreniveau1"/>
      </w:pPr>
      <w:bookmarkStart w:id="63" w:name="_Toc517734704"/>
      <w:r w:rsidRPr="009B6A23">
        <w:t>1.</w:t>
      </w:r>
      <w:r w:rsidR="00535836">
        <w:t>7</w:t>
      </w:r>
      <w:r w:rsidRPr="009B6A23">
        <w:t>.4) Gestion de la Sécurité :</w:t>
      </w:r>
      <w:bookmarkEnd w:id="63"/>
    </w:p>
    <w:p w:rsidR="00C61A25" w:rsidRPr="001D5212" w:rsidRDefault="009B6A23" w:rsidP="009B6A23">
      <w:pPr>
        <w:pStyle w:val="NormalWeb"/>
        <w:rPr>
          <w:rFonts w:asciiTheme="majorBidi" w:hAnsiTheme="majorBidi" w:cstheme="majorBidi"/>
          <w:color w:val="000000"/>
        </w:rPr>
      </w:pPr>
      <w:r>
        <w:rPr>
          <w:rFonts w:asciiTheme="majorBidi" w:hAnsiTheme="majorBidi" w:cstheme="majorBidi"/>
          <w:color w:val="000000"/>
        </w:rPr>
        <w:t>D</w:t>
      </w:r>
      <w:r w:rsidR="00D20F43" w:rsidRPr="001D5212">
        <w:rPr>
          <w:rFonts w:asciiTheme="majorBidi" w:hAnsiTheme="majorBidi" w:cstheme="majorBidi"/>
          <w:color w:val="000000"/>
        </w:rPr>
        <w:t>ans le cas d’utilisation d</w:t>
      </w:r>
      <w:r w:rsidR="00561CA0" w:rsidRPr="001D5212">
        <w:rPr>
          <w:rFonts w:asciiTheme="majorBidi" w:hAnsiTheme="majorBidi" w:cstheme="majorBidi"/>
          <w:color w:val="000000"/>
        </w:rPr>
        <w:t>’</w:t>
      </w:r>
      <w:r w:rsidR="00D20F43" w:rsidRPr="001D5212">
        <w:rPr>
          <w:rFonts w:asciiTheme="majorBidi" w:hAnsiTheme="majorBidi" w:cstheme="majorBidi"/>
          <w:color w:val="000000"/>
        </w:rPr>
        <w:t>un gestionnaire de sécurité dans le code</w:t>
      </w:r>
      <w:r>
        <w:rPr>
          <w:rFonts w:asciiTheme="majorBidi" w:hAnsiTheme="majorBidi" w:cstheme="majorBidi"/>
          <w:color w:val="000000"/>
        </w:rPr>
        <w:t xml:space="preserve"> </w:t>
      </w:r>
      <w:r w:rsidRPr="001D5212">
        <w:rPr>
          <w:rFonts w:asciiTheme="majorBidi" w:hAnsiTheme="majorBidi" w:cstheme="majorBidi"/>
          <w:color w:val="000000"/>
        </w:rPr>
        <w:t>du client ou du serveur</w:t>
      </w:r>
      <w:r>
        <w:rPr>
          <w:rFonts w:asciiTheme="majorBidi" w:hAnsiTheme="majorBidi" w:cstheme="majorBidi"/>
          <w:color w:val="000000"/>
        </w:rPr>
        <w:t xml:space="preserve"> - comme c’est le cas dans cette exemple-</w:t>
      </w:r>
      <w:r w:rsidR="00D20F43" w:rsidRPr="001D5212">
        <w:rPr>
          <w:rFonts w:asciiTheme="majorBidi" w:hAnsiTheme="majorBidi" w:cstheme="majorBidi"/>
          <w:color w:val="000000"/>
        </w:rPr>
        <w:t xml:space="preserve"> il faut créer un fichier de configuration de sécurité</w:t>
      </w:r>
      <w:r w:rsidR="00561CA0" w:rsidRPr="001D5212">
        <w:rPr>
          <w:rFonts w:asciiTheme="majorBidi" w:hAnsiTheme="majorBidi" w:cstheme="majorBidi"/>
          <w:color w:val="000000"/>
        </w:rPr>
        <w:t>. Voici</w:t>
      </w:r>
      <w:r w:rsidR="00D20F43" w:rsidRPr="001D5212">
        <w:rPr>
          <w:rFonts w:asciiTheme="majorBidi" w:hAnsiTheme="majorBidi" w:cstheme="majorBidi"/>
          <w:color w:val="000000"/>
        </w:rPr>
        <w:t xml:space="preserve"> un exemple de deux fichiers de sécurité qui donne</w:t>
      </w:r>
      <w:r w:rsidR="00561CA0" w:rsidRPr="001D5212">
        <w:rPr>
          <w:rFonts w:asciiTheme="majorBidi" w:hAnsiTheme="majorBidi" w:cstheme="majorBidi"/>
          <w:color w:val="000000"/>
        </w:rPr>
        <w:t>nt</w:t>
      </w:r>
      <w:r w:rsidR="00D20F43" w:rsidRPr="001D5212">
        <w:rPr>
          <w:rFonts w:asciiTheme="majorBidi" w:hAnsiTheme="majorBidi" w:cstheme="majorBidi"/>
          <w:color w:val="000000"/>
        </w:rPr>
        <w:t xml:space="preserve"> tout</w:t>
      </w:r>
      <w:r w:rsidR="00561CA0" w:rsidRPr="001D5212">
        <w:rPr>
          <w:rFonts w:asciiTheme="majorBidi" w:hAnsiTheme="majorBidi" w:cstheme="majorBidi"/>
          <w:color w:val="000000"/>
        </w:rPr>
        <w:t>es</w:t>
      </w:r>
      <w:r w:rsidR="00D20F43" w:rsidRPr="001D5212">
        <w:rPr>
          <w:rFonts w:asciiTheme="majorBidi" w:hAnsiTheme="majorBidi" w:cstheme="majorBidi"/>
          <w:color w:val="000000"/>
        </w:rPr>
        <w:t xml:space="preserve"> les permissions à l’exécution </w:t>
      </w:r>
      <w:r w:rsidR="003912C5">
        <w:rPr>
          <w:rFonts w:asciiTheme="majorBidi" w:hAnsiTheme="majorBidi" w:cstheme="majorBidi"/>
          <w:color w:val="000000"/>
        </w:rPr>
        <w:t xml:space="preserve">des méthode a distance </w:t>
      </w:r>
      <w:r w:rsidR="00D20F43" w:rsidRPr="001D5212">
        <w:rPr>
          <w:rFonts w:asciiTheme="majorBidi" w:hAnsiTheme="majorBidi" w:cstheme="majorBidi"/>
          <w:color w:val="000000"/>
        </w:rPr>
        <w:t>dans un répertoire donnée</w:t>
      </w:r>
      <w:r w:rsidR="003912C5">
        <w:rPr>
          <w:rFonts w:asciiTheme="majorBidi" w:hAnsiTheme="majorBidi" w:cstheme="majorBidi"/>
          <w:color w:val="000000"/>
        </w:rPr>
        <w:t xml:space="preserve"> par un chemin</w:t>
      </w:r>
      <w:r w:rsidR="00561CA0" w:rsidRPr="001D5212">
        <w:rPr>
          <w:rFonts w:asciiTheme="majorBidi" w:hAnsiTheme="majorBidi" w:cstheme="majorBidi"/>
          <w:color w:val="000000"/>
        </w:rPr>
        <w:t>.</w:t>
      </w:r>
    </w:p>
    <w:p w:rsidR="009B6A23" w:rsidRDefault="009B6A23" w:rsidP="008E1562">
      <w:pPr>
        <w:pStyle w:val="NormalWeb"/>
        <w:rPr>
          <w:rFonts w:asciiTheme="majorBidi" w:hAnsiTheme="majorBidi" w:cstheme="majorBidi"/>
          <w:b/>
          <w:bCs/>
          <w:color w:val="000000"/>
        </w:rPr>
      </w:pPr>
    </w:p>
    <w:p w:rsidR="00C61A25" w:rsidRPr="001D5212" w:rsidRDefault="00D20F43" w:rsidP="008E1562">
      <w:pPr>
        <w:pStyle w:val="NormalWeb"/>
        <w:rPr>
          <w:rFonts w:asciiTheme="majorBidi" w:hAnsiTheme="majorBidi" w:cstheme="majorBidi"/>
          <w:b/>
          <w:bCs/>
          <w:color w:val="000000"/>
        </w:rPr>
      </w:pPr>
      <w:r w:rsidRPr="001D5212">
        <w:rPr>
          <w:rFonts w:asciiTheme="majorBidi" w:hAnsiTheme="majorBidi" w:cstheme="majorBidi"/>
          <w:b/>
          <w:bCs/>
          <w:color w:val="000000"/>
        </w:rPr>
        <w:t>Pour le serveur un ficher appel</w:t>
      </w:r>
      <w:r w:rsidR="008E1562">
        <w:rPr>
          <w:rFonts w:asciiTheme="majorBidi" w:hAnsiTheme="majorBidi" w:cstheme="majorBidi"/>
          <w:b/>
          <w:bCs/>
          <w:color w:val="000000"/>
        </w:rPr>
        <w:t>é</w:t>
      </w:r>
      <w:r w:rsidRPr="001D5212">
        <w:rPr>
          <w:rFonts w:asciiTheme="majorBidi" w:hAnsiTheme="majorBidi" w:cstheme="majorBidi"/>
          <w:b/>
          <w:bCs/>
          <w:color w:val="000000"/>
        </w:rPr>
        <w:t xml:space="preserve"> server.policy</w:t>
      </w:r>
    </w:p>
    <w:p w:rsidR="00C61A25" w:rsidRPr="00E27D24" w:rsidRDefault="00D20F43" w:rsidP="003912C5">
      <w:pPr>
        <w:pStyle w:val="PrformatHTML"/>
        <w:spacing w:after="0"/>
        <w:rPr>
          <w:color w:val="000000"/>
          <w:sz w:val="24"/>
          <w:szCs w:val="24"/>
          <w:lang w:val="en-US"/>
        </w:rPr>
      </w:pPr>
      <w:r w:rsidRPr="00E27D24">
        <w:rPr>
          <w:color w:val="000000"/>
          <w:sz w:val="24"/>
          <w:szCs w:val="24"/>
          <w:lang w:val="en-US"/>
        </w:rPr>
        <w:t>grantcodeBase "file:/home/</w:t>
      </w:r>
      <w:r w:rsidR="003912C5" w:rsidRPr="00E27D24">
        <w:rPr>
          <w:color w:val="000000"/>
          <w:sz w:val="24"/>
          <w:szCs w:val="24"/>
          <w:lang w:val="en-US"/>
        </w:rPr>
        <w:t>ServerAP</w:t>
      </w:r>
      <w:r w:rsidRPr="00E27D24">
        <w:rPr>
          <w:color w:val="000000"/>
          <w:sz w:val="24"/>
          <w:szCs w:val="24"/>
          <w:lang w:val="en-US"/>
        </w:rPr>
        <w:t>/src/" {</w:t>
      </w:r>
    </w:p>
    <w:p w:rsidR="00C61A25" w:rsidRPr="001D5212" w:rsidRDefault="00D20F43" w:rsidP="000B2A68">
      <w:pPr>
        <w:pStyle w:val="PrformatHTML"/>
        <w:spacing w:after="0"/>
        <w:rPr>
          <w:color w:val="000000"/>
          <w:sz w:val="24"/>
          <w:szCs w:val="24"/>
        </w:rPr>
      </w:pPr>
      <w:r w:rsidRPr="001D5212">
        <w:rPr>
          <w:color w:val="000000"/>
          <w:sz w:val="24"/>
          <w:szCs w:val="24"/>
        </w:rPr>
        <w:t>permissionjava.security.AllPermission;</w:t>
      </w:r>
    </w:p>
    <w:p w:rsidR="00C61A25" w:rsidRPr="001D5212" w:rsidRDefault="00D20F43" w:rsidP="000B2A68">
      <w:pPr>
        <w:pStyle w:val="PrformatHTML"/>
        <w:spacing w:after="0"/>
        <w:rPr>
          <w:color w:val="000000"/>
          <w:sz w:val="24"/>
          <w:szCs w:val="24"/>
        </w:rPr>
      </w:pPr>
      <w:r w:rsidRPr="001D5212">
        <w:rPr>
          <w:color w:val="000000"/>
          <w:sz w:val="24"/>
          <w:szCs w:val="24"/>
        </w:rPr>
        <w:t>};</w:t>
      </w:r>
    </w:p>
    <w:p w:rsidR="00C61A25" w:rsidRPr="001D5212" w:rsidRDefault="00D20F43" w:rsidP="008E1562">
      <w:pPr>
        <w:pStyle w:val="NormalWeb"/>
        <w:rPr>
          <w:rFonts w:asciiTheme="majorBidi" w:hAnsiTheme="majorBidi" w:cstheme="majorBidi"/>
          <w:b/>
          <w:bCs/>
          <w:color w:val="000000"/>
        </w:rPr>
      </w:pPr>
      <w:r w:rsidRPr="001D5212">
        <w:rPr>
          <w:rFonts w:asciiTheme="majorBidi" w:hAnsiTheme="majorBidi" w:cstheme="majorBidi"/>
          <w:b/>
          <w:bCs/>
          <w:color w:val="000000"/>
        </w:rPr>
        <w:t>Pour le client un fichier appel</w:t>
      </w:r>
      <w:r w:rsidR="008E1562">
        <w:rPr>
          <w:rFonts w:asciiTheme="majorBidi" w:hAnsiTheme="majorBidi" w:cstheme="majorBidi"/>
          <w:b/>
          <w:bCs/>
          <w:color w:val="000000"/>
        </w:rPr>
        <w:t>é</w:t>
      </w:r>
      <w:r w:rsidRPr="001D5212">
        <w:rPr>
          <w:rFonts w:asciiTheme="majorBidi" w:hAnsiTheme="majorBidi" w:cstheme="majorBidi"/>
          <w:b/>
          <w:bCs/>
          <w:color w:val="000000"/>
        </w:rPr>
        <w:t xml:space="preserve"> client.polycie</w:t>
      </w:r>
    </w:p>
    <w:p w:rsidR="00C61A25" w:rsidRPr="001D5212" w:rsidRDefault="00D20F43" w:rsidP="003912C5">
      <w:pPr>
        <w:pStyle w:val="PrformatHTML"/>
        <w:spacing w:after="0"/>
        <w:rPr>
          <w:color w:val="000000"/>
          <w:sz w:val="24"/>
          <w:szCs w:val="24"/>
        </w:rPr>
      </w:pPr>
      <w:r w:rsidRPr="001D5212">
        <w:rPr>
          <w:color w:val="000000"/>
          <w:sz w:val="24"/>
          <w:szCs w:val="24"/>
        </w:rPr>
        <w:t>grantcodeBase "file:/home/</w:t>
      </w:r>
      <w:r w:rsidR="003912C5">
        <w:rPr>
          <w:color w:val="000000"/>
          <w:sz w:val="24"/>
          <w:szCs w:val="24"/>
        </w:rPr>
        <w:t>ClientAP/</w:t>
      </w:r>
      <w:r w:rsidRPr="001D5212">
        <w:rPr>
          <w:color w:val="000000"/>
          <w:sz w:val="24"/>
          <w:szCs w:val="24"/>
        </w:rPr>
        <w:t>src/" {</w:t>
      </w:r>
    </w:p>
    <w:p w:rsidR="00C61A25" w:rsidRPr="001D5212" w:rsidRDefault="00D20F43" w:rsidP="000B2A68">
      <w:pPr>
        <w:pStyle w:val="PrformatHTML"/>
        <w:spacing w:after="0"/>
        <w:rPr>
          <w:color w:val="000000"/>
          <w:sz w:val="24"/>
          <w:szCs w:val="24"/>
        </w:rPr>
      </w:pPr>
      <w:r w:rsidRPr="001D5212">
        <w:rPr>
          <w:color w:val="000000"/>
          <w:sz w:val="24"/>
          <w:szCs w:val="24"/>
        </w:rPr>
        <w:t>permissionjava.security.AllPermission;</w:t>
      </w:r>
    </w:p>
    <w:p w:rsidR="00C61A25" w:rsidRPr="001D5212" w:rsidRDefault="00D20F43" w:rsidP="000B2A68">
      <w:pPr>
        <w:pStyle w:val="PrformatHTML"/>
        <w:spacing w:after="0"/>
        <w:rPr>
          <w:color w:val="000000"/>
          <w:sz w:val="24"/>
          <w:szCs w:val="24"/>
        </w:rPr>
      </w:pPr>
      <w:r w:rsidRPr="001D5212">
        <w:rPr>
          <w:color w:val="000000"/>
          <w:sz w:val="24"/>
          <w:szCs w:val="24"/>
        </w:rPr>
        <w:t>};</w:t>
      </w:r>
    </w:p>
    <w:p w:rsidR="00E60CC0" w:rsidRDefault="00FC6457">
      <w:pPr>
        <w:pStyle w:val="NormalWeb"/>
        <w:rPr>
          <w:rFonts w:asciiTheme="majorBidi" w:hAnsiTheme="majorBidi" w:cstheme="majorBidi"/>
          <w:color w:val="000000"/>
        </w:rPr>
      </w:pPr>
      <w:r w:rsidRPr="001D5212">
        <w:rPr>
          <w:rFonts w:asciiTheme="majorBidi" w:hAnsiTheme="majorBidi" w:cstheme="majorBidi"/>
          <w:color w:val="000000"/>
        </w:rPr>
        <w:t xml:space="preserve">Il est à noter que la gestion de concurrence est la tâche du développeur </w:t>
      </w:r>
      <w:r w:rsidR="00784C76">
        <w:rPr>
          <w:rFonts w:asciiTheme="majorBidi" w:hAnsiTheme="majorBidi" w:cstheme="majorBidi"/>
          <w:color w:val="000000"/>
        </w:rPr>
        <w:t>elle</w:t>
      </w:r>
      <w:r w:rsidR="00C37D0B" w:rsidRPr="001D5212">
        <w:rPr>
          <w:rFonts w:asciiTheme="majorBidi" w:hAnsiTheme="majorBidi" w:cstheme="majorBidi"/>
          <w:color w:val="000000"/>
        </w:rPr>
        <w:t xml:space="preserve"> </w:t>
      </w:r>
      <w:r w:rsidRPr="001D5212">
        <w:rPr>
          <w:rFonts w:asciiTheme="majorBidi" w:hAnsiTheme="majorBidi" w:cstheme="majorBidi"/>
          <w:color w:val="000000"/>
        </w:rPr>
        <w:t>se fait par</w:t>
      </w:r>
      <w:r w:rsidR="00784C76">
        <w:rPr>
          <w:rFonts w:asciiTheme="majorBidi" w:hAnsiTheme="majorBidi" w:cstheme="majorBidi"/>
          <w:color w:val="000000"/>
        </w:rPr>
        <w:t xml:space="preserve"> les mécanismes de concurrence de java </w:t>
      </w:r>
      <w:r w:rsidRPr="001D5212">
        <w:rPr>
          <w:rFonts w:asciiTheme="majorBidi" w:hAnsiTheme="majorBidi" w:cstheme="majorBidi"/>
          <w:i/>
          <w:iCs/>
          <w:color w:val="000000"/>
        </w:rPr>
        <w:t>synchronized</w:t>
      </w:r>
      <w:r w:rsidRPr="001D5212">
        <w:rPr>
          <w:rFonts w:asciiTheme="majorBidi" w:hAnsiTheme="majorBidi" w:cstheme="majorBidi"/>
          <w:color w:val="000000"/>
        </w:rPr>
        <w:t xml:space="preserve"> et </w:t>
      </w:r>
      <w:r w:rsidRPr="001D5212">
        <w:rPr>
          <w:rFonts w:asciiTheme="majorBidi" w:hAnsiTheme="majorBidi" w:cstheme="majorBidi"/>
          <w:i/>
          <w:iCs/>
          <w:color w:val="000000"/>
        </w:rPr>
        <w:t>wait</w:t>
      </w:r>
      <w:r w:rsidRPr="001D5212">
        <w:rPr>
          <w:rFonts w:asciiTheme="majorBidi" w:hAnsiTheme="majorBidi" w:cstheme="majorBidi"/>
          <w:color w:val="000000"/>
        </w:rPr>
        <w:t xml:space="preserve">, etc. Elle peut alors introduire </w:t>
      </w:r>
      <w:r w:rsidR="00881CBA" w:rsidRPr="001D5212">
        <w:rPr>
          <w:rFonts w:asciiTheme="majorBidi" w:hAnsiTheme="majorBidi" w:cstheme="majorBidi"/>
          <w:color w:val="000000"/>
        </w:rPr>
        <w:t>un des quatre phénomènes</w:t>
      </w:r>
      <w:r w:rsidR="00C476BB" w:rsidRPr="001D5212">
        <w:rPr>
          <w:rFonts w:asciiTheme="majorBidi" w:hAnsiTheme="majorBidi" w:cstheme="majorBidi"/>
          <w:color w:val="000000"/>
        </w:rPr>
        <w:t xml:space="preserve"> </w:t>
      </w:r>
      <w:r w:rsidR="00674A0A">
        <w:rPr>
          <w:rFonts w:asciiTheme="majorBidi" w:hAnsiTheme="majorBidi" w:cstheme="majorBidi"/>
          <w:color w:val="000000"/>
        </w:rPr>
        <w:t>de la concurrence.</w:t>
      </w:r>
    </w:p>
    <w:p w:rsidR="00C61A25" w:rsidRPr="001D5212" w:rsidRDefault="00D20F43" w:rsidP="00535836">
      <w:pPr>
        <w:pStyle w:val="Titreniveau1"/>
      </w:pPr>
      <w:bookmarkStart w:id="64" w:name="_Toc517734705"/>
      <w:r w:rsidRPr="001D5212">
        <w:t>1.</w:t>
      </w:r>
      <w:r w:rsidR="00535836">
        <w:t>8)</w:t>
      </w:r>
      <w:r w:rsidRPr="001D5212">
        <w:t xml:space="preserve"> Conclusion</w:t>
      </w:r>
      <w:bookmarkEnd w:id="40"/>
      <w:bookmarkEnd w:id="64"/>
    </w:p>
    <w:p w:rsidR="007B5EAB" w:rsidRPr="001D5212" w:rsidRDefault="005714F9" w:rsidP="003D245C">
      <w:pPr>
        <w:pStyle w:val="NormalWeb"/>
        <w:rPr>
          <w:rFonts w:asciiTheme="majorBidi" w:hAnsiTheme="majorBidi" w:cstheme="majorBidi"/>
          <w:color w:val="000000"/>
        </w:rPr>
      </w:pPr>
      <w:r w:rsidRPr="001D5212">
        <w:rPr>
          <w:rFonts w:asciiTheme="majorBidi" w:hAnsiTheme="majorBidi" w:cstheme="majorBidi"/>
          <w:color w:val="000000"/>
        </w:rPr>
        <w:t xml:space="preserve">En a </w:t>
      </w:r>
      <w:r w:rsidR="00E12E4A" w:rsidRPr="001D5212">
        <w:rPr>
          <w:rFonts w:asciiTheme="majorBidi" w:hAnsiTheme="majorBidi" w:cstheme="majorBidi"/>
          <w:color w:val="000000"/>
        </w:rPr>
        <w:t>présenter</w:t>
      </w:r>
      <w:r w:rsidRPr="001D5212">
        <w:rPr>
          <w:rFonts w:asciiTheme="majorBidi" w:hAnsiTheme="majorBidi" w:cstheme="majorBidi"/>
          <w:color w:val="000000"/>
        </w:rPr>
        <w:t xml:space="preserve"> dans ce chapitre </w:t>
      </w:r>
      <w:r w:rsidR="007B5EAB" w:rsidRPr="001D5212">
        <w:rPr>
          <w:rFonts w:asciiTheme="majorBidi" w:hAnsiTheme="majorBidi" w:cstheme="majorBidi"/>
          <w:color w:val="000000"/>
        </w:rPr>
        <w:t xml:space="preserve">l’API </w:t>
      </w:r>
      <w:r w:rsidR="00765D22" w:rsidRPr="001D5212">
        <w:rPr>
          <w:rFonts w:asciiTheme="majorBidi" w:hAnsiTheme="majorBidi" w:cstheme="majorBidi"/>
          <w:color w:val="000000"/>
        </w:rPr>
        <w:t>RMI</w:t>
      </w:r>
      <w:r w:rsidR="00E12E4A" w:rsidRPr="001D5212">
        <w:rPr>
          <w:rFonts w:asciiTheme="majorBidi" w:hAnsiTheme="majorBidi" w:cstheme="majorBidi"/>
          <w:color w:val="000000"/>
        </w:rPr>
        <w:t xml:space="preserve">, qui est une </w:t>
      </w:r>
      <w:r w:rsidR="00765D22" w:rsidRPr="001D5212">
        <w:rPr>
          <w:rFonts w:asciiTheme="majorBidi" w:hAnsiTheme="majorBidi" w:cstheme="majorBidi"/>
          <w:color w:val="000000"/>
        </w:rPr>
        <w:t>extension</w:t>
      </w:r>
      <w:r w:rsidR="00E12E4A" w:rsidRPr="001D5212">
        <w:rPr>
          <w:rFonts w:asciiTheme="majorBidi" w:hAnsiTheme="majorBidi" w:cstheme="majorBidi"/>
          <w:color w:val="000000"/>
        </w:rPr>
        <w:t xml:space="preserve"> de </w:t>
      </w:r>
      <w:r w:rsidR="00765D22" w:rsidRPr="001D5212">
        <w:rPr>
          <w:rFonts w:asciiTheme="majorBidi" w:hAnsiTheme="majorBidi" w:cstheme="majorBidi"/>
          <w:color w:val="000000"/>
        </w:rPr>
        <w:t>paradigme</w:t>
      </w:r>
      <w:r w:rsidR="00E12E4A" w:rsidRPr="001D5212">
        <w:rPr>
          <w:rFonts w:asciiTheme="majorBidi" w:hAnsiTheme="majorBidi" w:cstheme="majorBidi"/>
          <w:color w:val="000000"/>
        </w:rPr>
        <w:t xml:space="preserve"> orienté objet pour les </w:t>
      </w:r>
      <w:r w:rsidR="00765D22" w:rsidRPr="001D5212">
        <w:rPr>
          <w:rFonts w:asciiTheme="majorBidi" w:hAnsiTheme="majorBidi" w:cstheme="majorBidi"/>
          <w:color w:val="000000"/>
        </w:rPr>
        <w:t>systèmes</w:t>
      </w:r>
      <w:r w:rsidR="00E12E4A" w:rsidRPr="001D5212">
        <w:rPr>
          <w:rFonts w:asciiTheme="majorBidi" w:hAnsiTheme="majorBidi" w:cstheme="majorBidi"/>
          <w:color w:val="000000"/>
        </w:rPr>
        <w:t xml:space="preserve"> </w:t>
      </w:r>
      <w:r w:rsidR="00765D22" w:rsidRPr="001D5212">
        <w:rPr>
          <w:rFonts w:asciiTheme="majorBidi" w:hAnsiTheme="majorBidi" w:cstheme="majorBidi"/>
          <w:color w:val="000000"/>
        </w:rPr>
        <w:t>distribuées</w:t>
      </w:r>
      <w:r w:rsidR="00E12E4A" w:rsidRPr="001D5212">
        <w:rPr>
          <w:rFonts w:asciiTheme="majorBidi" w:hAnsiTheme="majorBidi" w:cstheme="majorBidi"/>
          <w:color w:val="000000"/>
        </w:rPr>
        <w:t>, cette API permet l’appel de</w:t>
      </w:r>
      <w:r w:rsidR="00765D22" w:rsidRPr="001D5212">
        <w:rPr>
          <w:rFonts w:asciiTheme="majorBidi" w:hAnsiTheme="majorBidi" w:cstheme="majorBidi"/>
          <w:color w:val="000000"/>
        </w:rPr>
        <w:t>s</w:t>
      </w:r>
      <w:r w:rsidR="00E12E4A" w:rsidRPr="001D5212">
        <w:rPr>
          <w:rFonts w:asciiTheme="majorBidi" w:hAnsiTheme="majorBidi" w:cstheme="majorBidi"/>
          <w:color w:val="000000"/>
        </w:rPr>
        <w:t xml:space="preserve"> m</w:t>
      </w:r>
      <w:r w:rsidR="00765D22" w:rsidRPr="001D5212">
        <w:rPr>
          <w:rFonts w:asciiTheme="majorBidi" w:hAnsiTheme="majorBidi" w:cstheme="majorBidi"/>
          <w:color w:val="000000"/>
        </w:rPr>
        <w:t>é</w:t>
      </w:r>
      <w:r w:rsidR="00E12E4A" w:rsidRPr="001D5212">
        <w:rPr>
          <w:rFonts w:asciiTheme="majorBidi" w:hAnsiTheme="majorBidi" w:cstheme="majorBidi"/>
          <w:color w:val="000000"/>
        </w:rPr>
        <w:t>thode</w:t>
      </w:r>
      <w:r w:rsidR="00765D22" w:rsidRPr="001D5212">
        <w:rPr>
          <w:rFonts w:asciiTheme="majorBidi" w:hAnsiTheme="majorBidi" w:cstheme="majorBidi"/>
          <w:color w:val="000000"/>
        </w:rPr>
        <w:t>s</w:t>
      </w:r>
      <w:r w:rsidR="00E12E4A" w:rsidRPr="001D5212">
        <w:rPr>
          <w:rFonts w:asciiTheme="majorBidi" w:hAnsiTheme="majorBidi" w:cstheme="majorBidi"/>
          <w:color w:val="000000"/>
        </w:rPr>
        <w:t xml:space="preserve"> d’un objet qui </w:t>
      </w:r>
      <w:r w:rsidR="00784C76">
        <w:rPr>
          <w:rFonts w:asciiTheme="majorBidi" w:hAnsiTheme="majorBidi" w:cstheme="majorBidi"/>
          <w:color w:val="000000"/>
        </w:rPr>
        <w:t xml:space="preserve">ils </w:t>
      </w:r>
      <w:r w:rsidR="003D245C">
        <w:rPr>
          <w:rFonts w:asciiTheme="majorBidi" w:hAnsiTheme="majorBidi" w:cstheme="majorBidi"/>
          <w:color w:val="000000"/>
        </w:rPr>
        <w:t>n’est</w:t>
      </w:r>
      <w:r w:rsidR="00784C76">
        <w:rPr>
          <w:rFonts w:asciiTheme="majorBidi" w:hAnsiTheme="majorBidi" w:cstheme="majorBidi"/>
          <w:color w:val="000000"/>
        </w:rPr>
        <w:t xml:space="preserve"> </w:t>
      </w:r>
      <w:r w:rsidR="00E12E4A" w:rsidRPr="001D5212">
        <w:rPr>
          <w:rFonts w:asciiTheme="majorBidi" w:hAnsiTheme="majorBidi" w:cstheme="majorBidi"/>
          <w:color w:val="000000"/>
        </w:rPr>
        <w:t>pas dan</w:t>
      </w:r>
      <w:r w:rsidR="00765D22" w:rsidRPr="001D5212">
        <w:rPr>
          <w:rFonts w:asciiTheme="majorBidi" w:hAnsiTheme="majorBidi" w:cstheme="majorBidi"/>
          <w:color w:val="000000"/>
        </w:rPr>
        <w:t>s</w:t>
      </w:r>
      <w:r w:rsidR="00E12E4A" w:rsidRPr="001D5212">
        <w:rPr>
          <w:rFonts w:asciiTheme="majorBidi" w:hAnsiTheme="majorBidi" w:cstheme="majorBidi"/>
          <w:color w:val="000000"/>
        </w:rPr>
        <w:t xml:space="preserve"> la </w:t>
      </w:r>
      <w:r w:rsidR="00765D22" w:rsidRPr="001D5212">
        <w:rPr>
          <w:rFonts w:asciiTheme="majorBidi" w:hAnsiTheme="majorBidi" w:cstheme="majorBidi"/>
          <w:color w:val="000000"/>
        </w:rPr>
        <w:t>même</w:t>
      </w:r>
      <w:r w:rsidR="00E12E4A" w:rsidRPr="001D5212">
        <w:rPr>
          <w:rFonts w:asciiTheme="majorBidi" w:hAnsiTheme="majorBidi" w:cstheme="majorBidi"/>
          <w:color w:val="000000"/>
        </w:rPr>
        <w:t xml:space="preserve"> machine que l’</w:t>
      </w:r>
      <w:r w:rsidR="00765D22" w:rsidRPr="001D5212">
        <w:rPr>
          <w:rFonts w:asciiTheme="majorBidi" w:hAnsiTheme="majorBidi" w:cstheme="majorBidi"/>
          <w:color w:val="000000"/>
        </w:rPr>
        <w:t>appellent</w:t>
      </w:r>
      <w:r w:rsidR="007B5EAB" w:rsidRPr="001D5212">
        <w:rPr>
          <w:rFonts w:asciiTheme="majorBidi" w:hAnsiTheme="majorBidi" w:cstheme="majorBidi"/>
          <w:color w:val="000000"/>
        </w:rPr>
        <w:t>.</w:t>
      </w:r>
    </w:p>
    <w:p w:rsidR="00E60CC0" w:rsidRDefault="007B5E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Theme="majorBidi" w:hAnsiTheme="majorBidi" w:cstheme="majorBidi"/>
          <w:color w:val="000000"/>
        </w:rPr>
      </w:pPr>
      <w:r w:rsidRPr="001D5212">
        <w:rPr>
          <w:rFonts w:asciiTheme="majorBidi" w:hAnsiTheme="majorBidi" w:cstheme="majorBidi"/>
          <w:color w:val="000000"/>
        </w:rPr>
        <w:lastRenderedPageBreak/>
        <w:t>L’exemple de code que en a présenter montre la simplicité de communication avec l’API RMI</w:t>
      </w:r>
      <w:r w:rsidR="00E12E4A" w:rsidRPr="001D5212">
        <w:rPr>
          <w:rFonts w:asciiTheme="majorBidi" w:hAnsiTheme="majorBidi" w:cstheme="majorBidi"/>
          <w:color w:val="000000"/>
        </w:rPr>
        <w:t>,</w:t>
      </w:r>
      <w:r w:rsidRPr="001D5212">
        <w:rPr>
          <w:rFonts w:asciiTheme="majorBidi" w:hAnsiTheme="majorBidi" w:cstheme="majorBidi"/>
          <w:color w:val="000000"/>
        </w:rPr>
        <w:t xml:space="preserve"> </w:t>
      </w:r>
      <w:r w:rsidR="00E12E4A" w:rsidRPr="001D5212">
        <w:rPr>
          <w:rFonts w:asciiTheme="majorBidi" w:hAnsiTheme="majorBidi" w:cstheme="majorBidi"/>
          <w:color w:val="000000"/>
        </w:rPr>
        <w:t xml:space="preserve">Par </w:t>
      </w:r>
      <w:r w:rsidR="00765D22" w:rsidRPr="001D5212">
        <w:rPr>
          <w:rFonts w:asciiTheme="majorBidi" w:hAnsiTheme="majorBidi" w:cstheme="majorBidi"/>
          <w:color w:val="000000"/>
        </w:rPr>
        <w:t xml:space="preserve">contre </w:t>
      </w:r>
      <w:r w:rsidR="001777BE">
        <w:rPr>
          <w:rFonts w:asciiTheme="majorBidi" w:hAnsiTheme="majorBidi" w:cstheme="majorBidi"/>
          <w:color w:val="000000"/>
        </w:rPr>
        <w:t>o</w:t>
      </w:r>
      <w:r w:rsidRPr="001D5212">
        <w:rPr>
          <w:rFonts w:asciiTheme="majorBidi" w:hAnsiTheme="majorBidi" w:cstheme="majorBidi"/>
          <w:color w:val="000000"/>
        </w:rPr>
        <w:t xml:space="preserve">n a montrer que RMI demande des efforts - comme la  plupart des Platform - dans la vérification et la validation pour garantir le non existences des quatre phénomène </w:t>
      </w:r>
      <w:r w:rsidR="00864081">
        <w:rPr>
          <w:rFonts w:asciiTheme="majorBidi" w:hAnsiTheme="majorBidi" w:cstheme="majorBidi"/>
          <w:color w:val="000000"/>
        </w:rPr>
        <w:t>de la concurrence</w:t>
      </w:r>
      <w:r w:rsidR="003E399B" w:rsidRPr="001D5212">
        <w:rPr>
          <w:rFonts w:asciiTheme="majorBidi" w:hAnsiTheme="majorBidi" w:cstheme="majorBidi"/>
          <w:color w:val="000000"/>
        </w:rPr>
        <w:t>, en plus de la validation des exigences attendues par le système.</w:t>
      </w:r>
    </w:p>
    <w:p w:rsidR="001E712C" w:rsidRDefault="007B5EAB" w:rsidP="007B5EAB">
      <w:pPr>
        <w:pStyle w:val="NormalWeb"/>
        <w:rPr>
          <w:rFonts w:asciiTheme="majorBidi" w:hAnsiTheme="majorBidi" w:cstheme="majorBidi"/>
          <w:color w:val="000000"/>
        </w:rPr>
      </w:pPr>
      <w:r w:rsidRPr="001D5212">
        <w:rPr>
          <w:rFonts w:asciiTheme="majorBidi" w:hAnsiTheme="majorBidi" w:cstheme="majorBidi"/>
          <w:color w:val="000000"/>
        </w:rPr>
        <w:t>Ce qui montre que la simplicité n’est pas le seul problème à résoudre dans le choix des Plateformes</w:t>
      </w:r>
      <w:r w:rsidR="001E712C">
        <w:rPr>
          <w:rFonts w:asciiTheme="majorBidi" w:hAnsiTheme="majorBidi" w:cstheme="majorBidi"/>
          <w:color w:val="000000"/>
        </w:rPr>
        <w:t>.</w:t>
      </w:r>
    </w:p>
    <w:p w:rsidR="007B5EAB" w:rsidRPr="001D5212" w:rsidRDefault="001E712C" w:rsidP="007B5EAB">
      <w:pPr>
        <w:pStyle w:val="NormalWeb"/>
        <w:rPr>
          <w:rFonts w:asciiTheme="majorBidi" w:hAnsiTheme="majorBidi" w:cstheme="majorBidi"/>
          <w:color w:val="000000"/>
        </w:rPr>
      </w:pPr>
      <w:r>
        <w:rPr>
          <w:rFonts w:asciiTheme="majorBidi" w:hAnsiTheme="majorBidi" w:cstheme="majorBidi"/>
          <w:color w:val="000000"/>
        </w:rPr>
        <w:t>Dans se qui suit, en vas présenter L’API JCSP.net pour arriver en suite a faire une comparaison entre ses deux API.</w:t>
      </w:r>
      <w:r w:rsidR="007B5EAB" w:rsidRPr="001D5212">
        <w:rPr>
          <w:rFonts w:asciiTheme="majorBidi" w:hAnsiTheme="majorBidi" w:cstheme="majorBidi"/>
          <w:color w:val="000000"/>
        </w:rPr>
        <w:t xml:space="preserve"> </w:t>
      </w:r>
    </w:p>
    <w:p w:rsidR="00FC6457" w:rsidRPr="001D5212" w:rsidRDefault="00FC6457">
      <w:pPr>
        <w:pStyle w:val="NormalWeb"/>
        <w:rPr>
          <w:rFonts w:ascii="Arial" w:hAnsi="Arial" w:cs="Arial"/>
          <w:color w:val="000000"/>
        </w:rPr>
      </w:pPr>
    </w:p>
    <w:p w:rsidR="00DB4D86" w:rsidRDefault="00DB4D86">
      <w:pPr>
        <w:rPr>
          <w:rFonts w:ascii="Arial" w:hAnsi="Arial" w:cs="Arial"/>
          <w:color w:val="000000"/>
        </w:rPr>
      </w:pPr>
      <w:r>
        <w:rPr>
          <w:rFonts w:ascii="Arial" w:hAnsi="Arial" w:cs="Arial"/>
          <w:color w:val="000000"/>
        </w:rPr>
        <w:br w:type="page"/>
      </w:r>
    </w:p>
    <w:p w:rsidR="00C61A25" w:rsidRPr="001D5212" w:rsidRDefault="00D20F43" w:rsidP="00D56073">
      <w:pPr>
        <w:jc w:val="right"/>
        <w:rPr>
          <w:rFonts w:ascii="Tahoma" w:hAnsi="Tahoma" w:cs="Arial"/>
          <w:b/>
          <w:bCs/>
          <w:i/>
          <w:smallCaps/>
          <w:color w:val="0C86AC"/>
          <w:kern w:val="28"/>
          <w:sz w:val="64"/>
          <w:szCs w:val="22"/>
        </w:rPr>
      </w:pPr>
      <w:r w:rsidRPr="001D5212">
        <w:rPr>
          <w:rFonts w:ascii="Tahoma" w:hAnsi="Tahoma" w:cs="Arial"/>
          <w:b/>
          <w:bCs/>
          <w:i/>
          <w:smallCaps/>
          <w:color w:val="0C86AC"/>
          <w:kern w:val="28"/>
          <w:sz w:val="64"/>
          <w:szCs w:val="22"/>
        </w:rPr>
        <w:lastRenderedPageBreak/>
        <w:t>CHAPITRE II</w:t>
      </w:r>
      <w:r w:rsidR="00561CA0" w:rsidRPr="001D5212">
        <w:rPr>
          <w:rFonts w:ascii="Tahoma" w:hAnsi="Tahoma" w:cs="Arial"/>
          <w:b/>
          <w:bCs/>
          <w:i/>
          <w:smallCaps/>
          <w:color w:val="0C86AC"/>
          <w:kern w:val="28"/>
          <w:sz w:val="64"/>
          <w:szCs w:val="22"/>
        </w:rPr>
        <w:t xml:space="preserve"> : </w:t>
      </w:r>
      <w:r w:rsidRPr="001D5212">
        <w:rPr>
          <w:rFonts w:ascii="Tahoma" w:hAnsi="Tahoma" w:cs="Arial"/>
          <w:b/>
          <w:bCs/>
          <w:i/>
          <w:smallCaps/>
          <w:color w:val="0C86AC"/>
          <w:kern w:val="28"/>
          <w:sz w:val="64"/>
          <w:szCs w:val="22"/>
        </w:rPr>
        <w:t>JCSP</w:t>
      </w:r>
      <w:r w:rsidR="00315DD2" w:rsidRPr="001D5212">
        <w:rPr>
          <w:rFonts w:ascii="Tahoma" w:hAnsi="Tahoma" w:cs="Arial"/>
          <w:b/>
          <w:bCs/>
          <w:i/>
          <w:smallCaps/>
          <w:color w:val="0C86AC"/>
          <w:kern w:val="28"/>
          <w:sz w:val="64"/>
          <w:szCs w:val="22"/>
        </w:rPr>
        <w:t>.</w:t>
      </w:r>
      <w:r w:rsidRPr="001D5212">
        <w:rPr>
          <w:rFonts w:ascii="Tahoma" w:hAnsi="Tahoma" w:cs="Arial"/>
          <w:b/>
          <w:bCs/>
          <w:i/>
          <w:smallCaps/>
          <w:color w:val="0C86AC"/>
          <w:kern w:val="28"/>
          <w:sz w:val="64"/>
          <w:szCs w:val="22"/>
        </w:rPr>
        <w:t>net</w:t>
      </w:r>
    </w:p>
    <w:p w:rsidR="00175C2D" w:rsidRPr="001D5212" w:rsidRDefault="0090078A" w:rsidP="000841DF">
      <w:pPr>
        <w:pStyle w:val="Textenormal"/>
        <w:rPr>
          <w:sz w:val="24"/>
        </w:rPr>
      </w:pPr>
      <w:r w:rsidRPr="001D5212">
        <w:rPr>
          <w:sz w:val="24"/>
        </w:rPr>
        <w:t xml:space="preserve">Dans ce chapitre </w:t>
      </w:r>
      <w:r w:rsidR="00B765AE">
        <w:rPr>
          <w:sz w:val="24"/>
        </w:rPr>
        <w:t xml:space="preserve">en vas </w:t>
      </w:r>
      <w:r w:rsidR="003C1D11" w:rsidRPr="001D5212">
        <w:rPr>
          <w:sz w:val="24"/>
        </w:rPr>
        <w:t>présenter</w:t>
      </w:r>
      <w:r w:rsidRPr="001D5212">
        <w:rPr>
          <w:sz w:val="24"/>
        </w:rPr>
        <w:t xml:space="preserve"> </w:t>
      </w:r>
      <w:r w:rsidR="008D701E" w:rsidRPr="001D5212">
        <w:rPr>
          <w:sz w:val="24"/>
        </w:rPr>
        <w:t xml:space="preserve">JCSP.net, une </w:t>
      </w:r>
      <w:r w:rsidRPr="001D5212">
        <w:rPr>
          <w:sz w:val="24"/>
        </w:rPr>
        <w:t xml:space="preserve">API </w:t>
      </w:r>
      <w:r w:rsidR="00175C2D" w:rsidRPr="001D5212">
        <w:rPr>
          <w:sz w:val="24"/>
        </w:rPr>
        <w:t>qu’implémente la théorie mathématique précise de la synchronisation des threads connue sous le nom de processus séquentiels communicants (CSP). Développé par C.A.R. Hoare à la fin des années 1970, CSP offre un moyen efficace de prouver qu'un système construit en utilisant ses constructions et ses outils</w:t>
      </w:r>
      <w:r w:rsidR="00B765AE">
        <w:rPr>
          <w:sz w:val="24"/>
        </w:rPr>
        <w:t>,</w:t>
      </w:r>
      <w:r w:rsidR="00175C2D" w:rsidRPr="001D5212">
        <w:rPr>
          <w:sz w:val="24"/>
        </w:rPr>
        <w:t xml:space="preserve"> est exempt des problèmes communs de concurrence.</w:t>
      </w:r>
      <w:r w:rsidR="008B6E02" w:rsidRPr="001D5212">
        <w:rPr>
          <w:sz w:val="24"/>
        </w:rPr>
        <w:fldChar w:fldCharType="begin"/>
      </w:r>
      <w:r w:rsidR="000841DF">
        <w:rPr>
          <w:sz w:val="24"/>
        </w:rPr>
        <w:instrText xml:space="preserve"> ADDIN ZOTERO_ITEM CSL_CITATION {"citationID":"TIUlFA5x","properties":{"formattedCitation":"[1]","plainCitation":"[1]","noteIndex":0},"citationItems":[{"id":54,"uris":["http://zotero.org/users/4740593/items/C9IT6ISN"],"uri":["http://zotero.org/users/4740593/items/C9IT6ISN"],"itemData":{"id":54,"type":"webpage","title":"CSP for Java programmers, Part 1","abstract":"While the constructs of multithreaded application programming in the Java language aren't difficult to learn, many developers struggle with applying them correctly. As a result, multithreaded programs are often far more prone to subtle errors than we would like them to be, leading some developers to avoid them at all costs, even when concurrency and parallelism would clearly yield the most elegant design. In this three-part article, regular developerWorks contributor Abhijit Belapurkar sets you on the path to overcoming your fear of multithreaded programming for good, starting here with an overview of the most common issues involved: race hazards, deadlocks, livelocks, resource starvation, and more.","URL":"http://www.ibm.com/developerworks/library/j-csp1/index.html","language":"en","issued":{"date-parts":[["2005",6,21]]},"accessed":{"date-parts":[["2018",6,17]]}}}],"schema":"https://github.com/citation-style-language/schema/raw/master/csl-citation.json"} </w:instrText>
      </w:r>
      <w:r w:rsidR="008B6E02" w:rsidRPr="001D5212">
        <w:rPr>
          <w:sz w:val="24"/>
        </w:rPr>
        <w:fldChar w:fldCharType="separate"/>
      </w:r>
      <w:r w:rsidR="003515B6" w:rsidRPr="003515B6">
        <w:rPr>
          <w:sz w:val="24"/>
        </w:rPr>
        <w:t>[1]</w:t>
      </w:r>
      <w:r w:rsidR="008B6E02" w:rsidRPr="001D5212">
        <w:rPr>
          <w:sz w:val="24"/>
        </w:rPr>
        <w:fldChar w:fldCharType="end"/>
      </w:r>
    </w:p>
    <w:p w:rsidR="00E60CC0" w:rsidRDefault="00175C2D">
      <w:pPr>
        <w:pStyle w:val="Textenormal"/>
        <w:rPr>
          <w:sz w:val="24"/>
        </w:rPr>
      </w:pPr>
      <w:r w:rsidRPr="001D5212">
        <w:rPr>
          <w:sz w:val="24"/>
        </w:rPr>
        <w:t>JCSP.net</w:t>
      </w:r>
      <w:r w:rsidR="003C1D11" w:rsidRPr="001D5212">
        <w:rPr>
          <w:sz w:val="24"/>
        </w:rPr>
        <w:t xml:space="preserve"> </w:t>
      </w:r>
      <w:r w:rsidR="001F019C">
        <w:rPr>
          <w:sz w:val="24"/>
        </w:rPr>
        <w:t xml:space="preserve">comporte </w:t>
      </w:r>
      <w:r w:rsidR="003C1D11" w:rsidRPr="001D5212">
        <w:rPr>
          <w:sz w:val="24"/>
        </w:rPr>
        <w:t>une grande intérêt</w:t>
      </w:r>
      <w:r w:rsidR="0090078A" w:rsidRPr="001D5212">
        <w:rPr>
          <w:sz w:val="24"/>
        </w:rPr>
        <w:t xml:space="preserve"> dans </w:t>
      </w:r>
      <w:r w:rsidR="00F14487" w:rsidRPr="001D5212">
        <w:rPr>
          <w:sz w:val="24"/>
        </w:rPr>
        <w:t xml:space="preserve">le cycle de vie de logiciel a développé, plus précisément </w:t>
      </w:r>
      <w:r w:rsidR="0090078A" w:rsidRPr="001D5212">
        <w:rPr>
          <w:sz w:val="24"/>
        </w:rPr>
        <w:t xml:space="preserve">la phase de </w:t>
      </w:r>
      <w:r w:rsidR="00F14487" w:rsidRPr="001D5212">
        <w:rPr>
          <w:sz w:val="24"/>
        </w:rPr>
        <w:t xml:space="preserve">vérification et validation, </w:t>
      </w:r>
      <w:r w:rsidR="00453A5F" w:rsidRPr="001D5212">
        <w:rPr>
          <w:sz w:val="24"/>
        </w:rPr>
        <w:t>en effet JCSP.net</w:t>
      </w:r>
      <w:r w:rsidR="00F14487" w:rsidRPr="001D5212">
        <w:rPr>
          <w:sz w:val="24"/>
        </w:rPr>
        <w:t xml:space="preserve"> vas nous </w:t>
      </w:r>
      <w:r w:rsidR="00453A5F" w:rsidRPr="001D5212">
        <w:rPr>
          <w:sz w:val="24"/>
        </w:rPr>
        <w:t>permettra</w:t>
      </w:r>
      <w:r w:rsidR="00F14487" w:rsidRPr="001D5212">
        <w:rPr>
          <w:sz w:val="24"/>
        </w:rPr>
        <w:t xml:space="preserve"> d’</w:t>
      </w:r>
      <w:r w:rsidR="00453A5F" w:rsidRPr="001D5212">
        <w:rPr>
          <w:sz w:val="24"/>
        </w:rPr>
        <w:t>intégrer</w:t>
      </w:r>
      <w:r w:rsidR="00F14487" w:rsidRPr="001D5212">
        <w:rPr>
          <w:sz w:val="24"/>
        </w:rPr>
        <w:t xml:space="preserve"> la </w:t>
      </w:r>
      <w:r w:rsidR="00453A5F" w:rsidRPr="001D5212">
        <w:rPr>
          <w:sz w:val="24"/>
        </w:rPr>
        <w:t>vérification</w:t>
      </w:r>
      <w:r w:rsidR="00F14487" w:rsidRPr="001D5212">
        <w:rPr>
          <w:sz w:val="24"/>
        </w:rPr>
        <w:t xml:space="preserve"> et la validation dans le cycle de vie de </w:t>
      </w:r>
      <w:r w:rsidR="00453A5F" w:rsidRPr="001D5212">
        <w:rPr>
          <w:sz w:val="24"/>
        </w:rPr>
        <w:t>logiciel</w:t>
      </w:r>
      <w:r w:rsidR="00F14487" w:rsidRPr="001D5212">
        <w:rPr>
          <w:sz w:val="24"/>
        </w:rPr>
        <w:t xml:space="preserve"> </w:t>
      </w:r>
      <w:r w:rsidR="00453A5F" w:rsidRPr="001D5212">
        <w:rPr>
          <w:sz w:val="24"/>
        </w:rPr>
        <w:t>développée</w:t>
      </w:r>
      <w:r w:rsidR="00F14487" w:rsidRPr="001D5212">
        <w:rPr>
          <w:sz w:val="24"/>
        </w:rPr>
        <w:t>, puisque</w:t>
      </w:r>
      <w:r w:rsidR="0090078A" w:rsidRPr="001D5212">
        <w:rPr>
          <w:sz w:val="24"/>
        </w:rPr>
        <w:t xml:space="preserve"> </w:t>
      </w:r>
      <w:r w:rsidR="003C1D11" w:rsidRPr="001D5212">
        <w:rPr>
          <w:sz w:val="24"/>
        </w:rPr>
        <w:t>le passage</w:t>
      </w:r>
      <w:r w:rsidR="0090078A" w:rsidRPr="001D5212">
        <w:rPr>
          <w:sz w:val="24"/>
        </w:rPr>
        <w:t xml:space="preserve"> de code </w:t>
      </w:r>
      <w:r w:rsidR="00453A5F" w:rsidRPr="001D5212">
        <w:rPr>
          <w:sz w:val="24"/>
        </w:rPr>
        <w:t xml:space="preserve">JCSP.net </w:t>
      </w:r>
      <w:r w:rsidR="0090078A" w:rsidRPr="001D5212">
        <w:rPr>
          <w:sz w:val="24"/>
        </w:rPr>
        <w:t xml:space="preserve">au </w:t>
      </w:r>
      <w:r w:rsidR="003C1D11" w:rsidRPr="001D5212">
        <w:rPr>
          <w:sz w:val="24"/>
        </w:rPr>
        <w:t>modèle</w:t>
      </w:r>
      <w:r w:rsidR="0090078A" w:rsidRPr="001D5212">
        <w:rPr>
          <w:sz w:val="24"/>
        </w:rPr>
        <w:t xml:space="preserve"> </w:t>
      </w:r>
      <w:r w:rsidR="003C1D11" w:rsidRPr="001D5212">
        <w:rPr>
          <w:sz w:val="24"/>
        </w:rPr>
        <w:t>correspondant,</w:t>
      </w:r>
      <w:r w:rsidR="0090078A" w:rsidRPr="001D5212">
        <w:rPr>
          <w:sz w:val="24"/>
        </w:rPr>
        <w:t xml:space="preserve"> ou </w:t>
      </w:r>
      <w:r w:rsidR="003C1D11" w:rsidRPr="001D5212">
        <w:rPr>
          <w:sz w:val="24"/>
        </w:rPr>
        <w:t>l’é</w:t>
      </w:r>
      <w:r w:rsidR="0090078A" w:rsidRPr="001D5212">
        <w:rPr>
          <w:sz w:val="24"/>
        </w:rPr>
        <w:t>cri</w:t>
      </w:r>
      <w:r w:rsidR="003C1D11" w:rsidRPr="001D5212">
        <w:rPr>
          <w:sz w:val="24"/>
        </w:rPr>
        <w:t>ture</w:t>
      </w:r>
      <w:r w:rsidR="0090078A" w:rsidRPr="001D5212">
        <w:rPr>
          <w:sz w:val="24"/>
        </w:rPr>
        <w:t xml:space="preserve"> </w:t>
      </w:r>
      <w:r w:rsidR="003C1D11" w:rsidRPr="001D5212">
        <w:rPr>
          <w:sz w:val="24"/>
        </w:rPr>
        <w:t>de</w:t>
      </w:r>
      <w:r w:rsidR="0090078A" w:rsidRPr="001D5212">
        <w:rPr>
          <w:sz w:val="24"/>
        </w:rPr>
        <w:t xml:space="preserve"> </w:t>
      </w:r>
      <w:r w:rsidR="003C1D11" w:rsidRPr="001D5212">
        <w:rPr>
          <w:sz w:val="24"/>
        </w:rPr>
        <w:t>modèle</w:t>
      </w:r>
      <w:r w:rsidR="00453A5F" w:rsidRPr="001D5212">
        <w:rPr>
          <w:sz w:val="24"/>
        </w:rPr>
        <w:t xml:space="preserve"> CSP</w:t>
      </w:r>
      <w:r w:rsidR="0090078A" w:rsidRPr="001D5212">
        <w:rPr>
          <w:sz w:val="24"/>
        </w:rPr>
        <w:t xml:space="preserve"> </w:t>
      </w:r>
      <w:r w:rsidR="003C1D11" w:rsidRPr="001D5212">
        <w:rPr>
          <w:sz w:val="24"/>
        </w:rPr>
        <w:t>correspondant au</w:t>
      </w:r>
      <w:r w:rsidR="0090078A" w:rsidRPr="001D5212">
        <w:rPr>
          <w:sz w:val="24"/>
        </w:rPr>
        <w:t xml:space="preserve"> code JCSP.net peut </w:t>
      </w:r>
      <w:r w:rsidR="003C1D11" w:rsidRPr="001D5212">
        <w:rPr>
          <w:sz w:val="24"/>
        </w:rPr>
        <w:t>être</w:t>
      </w:r>
      <w:r w:rsidR="0090078A" w:rsidRPr="001D5212">
        <w:rPr>
          <w:sz w:val="24"/>
        </w:rPr>
        <w:t xml:space="preserve"> </w:t>
      </w:r>
      <w:r w:rsidR="003C1D11" w:rsidRPr="001D5212">
        <w:rPr>
          <w:sz w:val="24"/>
        </w:rPr>
        <w:t>automatisée</w:t>
      </w:r>
      <w:r w:rsidR="008B6E02" w:rsidRPr="001D5212">
        <w:rPr>
          <w:sz w:val="24"/>
        </w:rPr>
        <w:fldChar w:fldCharType="begin"/>
      </w:r>
      <w:r w:rsidR="00166D62">
        <w:rPr>
          <w:sz w:val="24"/>
        </w:rPr>
        <w:instrText xml:space="preserve"> ADDIN ZOTERO_ITEM CSL_CITATION {"citationID":"FqnT3ZyJ","properties":{"formattedCitation":"[12]","plainCitation":"[12]","noteIndex":0},"citationItems":[{"id":28,"uris":["http://zotero.org/users/4740593/items/UIWSW26G"],"uri":["http://zotero.org/users/4740593/items/UIWSW26G"],"itemData":{"id":28,"type":"article-journal","title":"Formal Analysis of Concurrent Java Systems","page":"27","source":"Zotero","abstract":"Java threads are synchronised through primitives based upon monitor concepts developed in the early 1970s. The semantics of Java’s primitives have only been presented in natural language – this paper remedies this with a simple and formal CSP model. In view of the difﬁculties encountered in reasoning about any non-trivial interactions between Java threads, being able to perform that reasoning in a formal context (where careless errors can be highlighted by mechanical checks) should be a considerable conﬁdence boost. Further, automated model-checking tools can be used to root out dangerous states (such as deadlock and livelock), ﬁnd overlooked race hazards and prove equivalence between algorithms (e.g. between optimised and unoptimised versions). A case study using the CSP model to prove the correctness of the JCSP and CTJ channel implementations (which are built using standard Java monitor synchronisation) is presented. In addition, the JCSP mechanism for ALTing (i.e. waiting for and, then, choosing between multiple events) is veriﬁed. Given the history of erroneous implementations of this key primitive, this is a considerable relief.","author":[{"family":"Welch","given":"Peter H"},{"family":"MARTIN","given":"Jeremy M R"}]}}],"schema":"https://github.com/citation-style-language/schema/raw/master/csl-citation.json"} </w:instrText>
      </w:r>
      <w:r w:rsidR="008B6E02" w:rsidRPr="001D5212">
        <w:rPr>
          <w:sz w:val="24"/>
        </w:rPr>
        <w:fldChar w:fldCharType="separate"/>
      </w:r>
      <w:r w:rsidR="003515B6" w:rsidRPr="003515B6">
        <w:rPr>
          <w:sz w:val="24"/>
        </w:rPr>
        <w:t>[12]</w:t>
      </w:r>
      <w:r w:rsidR="008B6E02" w:rsidRPr="001D5212">
        <w:rPr>
          <w:sz w:val="24"/>
        </w:rPr>
        <w:fldChar w:fldCharType="end"/>
      </w:r>
      <w:r w:rsidR="003C1D11" w:rsidRPr="001D5212">
        <w:rPr>
          <w:sz w:val="24"/>
        </w:rPr>
        <w:t>,</w:t>
      </w:r>
      <w:r w:rsidR="0090078A" w:rsidRPr="001D5212">
        <w:rPr>
          <w:sz w:val="24"/>
        </w:rPr>
        <w:t xml:space="preserve"> ou bien il est</w:t>
      </w:r>
      <w:r w:rsidR="003D245C">
        <w:rPr>
          <w:sz w:val="24"/>
        </w:rPr>
        <w:t xml:space="preserve"> relativement</w:t>
      </w:r>
      <w:r w:rsidR="0090078A" w:rsidRPr="001D5212">
        <w:rPr>
          <w:sz w:val="24"/>
        </w:rPr>
        <w:t xml:space="preserve"> facile a </w:t>
      </w:r>
      <w:r w:rsidR="003C1D11" w:rsidRPr="001D5212">
        <w:rPr>
          <w:sz w:val="24"/>
        </w:rPr>
        <w:t>écrire</w:t>
      </w:r>
      <w:r w:rsidR="0090078A" w:rsidRPr="001D5212">
        <w:rPr>
          <w:sz w:val="24"/>
        </w:rPr>
        <w:t xml:space="preserve"> sans recoure a un expert de </w:t>
      </w:r>
      <w:r w:rsidR="003C1D11" w:rsidRPr="001D5212">
        <w:rPr>
          <w:sz w:val="24"/>
        </w:rPr>
        <w:t>Mod</w:t>
      </w:r>
      <w:r w:rsidRPr="001D5212">
        <w:rPr>
          <w:sz w:val="24"/>
        </w:rPr>
        <w:t>é</w:t>
      </w:r>
      <w:r w:rsidR="003C1D11" w:rsidRPr="001D5212">
        <w:rPr>
          <w:sz w:val="24"/>
        </w:rPr>
        <w:t>lisation</w:t>
      </w:r>
      <w:r w:rsidR="00453A5F" w:rsidRPr="001D5212">
        <w:rPr>
          <w:sz w:val="24"/>
        </w:rPr>
        <w:t>,</w:t>
      </w:r>
      <w:r w:rsidR="00F83DC0" w:rsidRPr="001D5212">
        <w:rPr>
          <w:sz w:val="24"/>
        </w:rPr>
        <w:t xml:space="preserve"> puisque JCSP.net impl</w:t>
      </w:r>
      <w:r w:rsidRPr="001D5212">
        <w:rPr>
          <w:sz w:val="24"/>
        </w:rPr>
        <w:t>é</w:t>
      </w:r>
      <w:r w:rsidR="00F83DC0" w:rsidRPr="001D5212">
        <w:rPr>
          <w:sz w:val="24"/>
        </w:rPr>
        <w:t xml:space="preserve">mente </w:t>
      </w:r>
      <w:r w:rsidR="00F14487" w:rsidRPr="001D5212">
        <w:rPr>
          <w:sz w:val="24"/>
        </w:rPr>
        <w:t xml:space="preserve">la même syntaxe et </w:t>
      </w:r>
      <w:r w:rsidRPr="001D5212">
        <w:rPr>
          <w:sz w:val="24"/>
        </w:rPr>
        <w:t>sémantique</w:t>
      </w:r>
      <w:r w:rsidR="00F83DC0" w:rsidRPr="001D5212">
        <w:rPr>
          <w:sz w:val="24"/>
        </w:rPr>
        <w:t xml:space="preserve"> de CSP</w:t>
      </w:r>
      <w:r w:rsidR="0090078A" w:rsidRPr="001D5212">
        <w:rPr>
          <w:sz w:val="24"/>
        </w:rPr>
        <w:t>.</w:t>
      </w:r>
    </w:p>
    <w:p w:rsidR="00D85A93" w:rsidRPr="001D5212" w:rsidRDefault="00453A5F" w:rsidP="001F019C">
      <w:pPr>
        <w:pStyle w:val="Textenormal"/>
        <w:rPr>
          <w:sz w:val="24"/>
        </w:rPr>
      </w:pPr>
      <w:r w:rsidRPr="001D5212">
        <w:rPr>
          <w:sz w:val="24"/>
        </w:rPr>
        <w:t>Une</w:t>
      </w:r>
      <w:r w:rsidR="00F83DC0" w:rsidRPr="001D5212">
        <w:rPr>
          <w:sz w:val="24"/>
        </w:rPr>
        <w:t xml:space="preserve"> fois </w:t>
      </w:r>
      <w:r w:rsidRPr="001D5212">
        <w:rPr>
          <w:sz w:val="24"/>
        </w:rPr>
        <w:t>qu’en</w:t>
      </w:r>
      <w:r w:rsidR="00F83DC0" w:rsidRPr="001D5212">
        <w:rPr>
          <w:sz w:val="24"/>
        </w:rPr>
        <w:t xml:space="preserve"> a un modèle correspondant a notre application écrite en JCSP</w:t>
      </w:r>
      <w:r w:rsidRPr="001D5212">
        <w:rPr>
          <w:sz w:val="24"/>
        </w:rPr>
        <w:t>.net</w:t>
      </w:r>
      <w:r w:rsidR="00175C2D" w:rsidRPr="001D5212">
        <w:rPr>
          <w:sz w:val="24"/>
        </w:rPr>
        <w:t xml:space="preserve">, les problèmes </w:t>
      </w:r>
      <w:r w:rsidRPr="001D5212">
        <w:rPr>
          <w:sz w:val="24"/>
        </w:rPr>
        <w:t>de</w:t>
      </w:r>
      <w:r w:rsidR="00175C2D" w:rsidRPr="001D5212">
        <w:rPr>
          <w:sz w:val="24"/>
        </w:rPr>
        <w:t xml:space="preserve"> </w:t>
      </w:r>
      <w:r w:rsidR="00D85A93" w:rsidRPr="001D5212">
        <w:rPr>
          <w:sz w:val="24"/>
        </w:rPr>
        <w:t xml:space="preserve">concurrence </w:t>
      </w:r>
      <w:r w:rsidR="00175C2D" w:rsidRPr="001D5212">
        <w:rPr>
          <w:sz w:val="24"/>
        </w:rPr>
        <w:t>sont mieux traités</w:t>
      </w:r>
      <w:r w:rsidR="001F019C">
        <w:rPr>
          <w:sz w:val="24"/>
        </w:rPr>
        <w:t xml:space="preserve">, </w:t>
      </w:r>
      <w:r w:rsidRPr="001D5212">
        <w:rPr>
          <w:sz w:val="24"/>
        </w:rPr>
        <w:t xml:space="preserve">par exemple </w:t>
      </w:r>
      <w:r w:rsidR="001F019C">
        <w:rPr>
          <w:sz w:val="24"/>
        </w:rPr>
        <w:t xml:space="preserve">le problème de </w:t>
      </w:r>
      <w:r w:rsidRPr="001D5212">
        <w:rPr>
          <w:sz w:val="24"/>
        </w:rPr>
        <w:t>l’inter blocage</w:t>
      </w:r>
      <w:r w:rsidR="00D85A93" w:rsidRPr="001D5212">
        <w:rPr>
          <w:sz w:val="24"/>
        </w:rPr>
        <w:t>.</w:t>
      </w:r>
    </w:p>
    <w:p w:rsidR="00175C2D" w:rsidRPr="001D5212" w:rsidRDefault="00D85A93" w:rsidP="008D701E">
      <w:pPr>
        <w:pStyle w:val="Textenormal"/>
        <w:rPr>
          <w:sz w:val="24"/>
        </w:rPr>
      </w:pPr>
      <w:r w:rsidRPr="001D5212">
        <w:rPr>
          <w:sz w:val="24"/>
        </w:rPr>
        <w:t xml:space="preserve">Mais </w:t>
      </w:r>
      <w:r w:rsidR="00453A5F" w:rsidRPr="001D5212">
        <w:rPr>
          <w:sz w:val="24"/>
        </w:rPr>
        <w:t>avant de</w:t>
      </w:r>
      <w:r w:rsidRPr="001D5212">
        <w:rPr>
          <w:sz w:val="24"/>
        </w:rPr>
        <w:t xml:space="preserve"> présenter JCSP.net en doit présenter CSP pour connaitre les notions </w:t>
      </w:r>
      <w:r w:rsidR="008D701E" w:rsidRPr="001D5212">
        <w:rPr>
          <w:sz w:val="24"/>
        </w:rPr>
        <w:t xml:space="preserve">avec laquelle </w:t>
      </w:r>
      <w:r w:rsidRPr="001D5212">
        <w:rPr>
          <w:sz w:val="24"/>
        </w:rPr>
        <w:t>JCSP.net repose.</w:t>
      </w:r>
    </w:p>
    <w:p w:rsidR="0090078A" w:rsidRPr="001D5212" w:rsidRDefault="0090078A" w:rsidP="00835F89">
      <w:pPr>
        <w:pStyle w:val="Textenormal"/>
        <w:rPr>
          <w:sz w:val="24"/>
        </w:rPr>
      </w:pPr>
      <w:r w:rsidRPr="001D5212">
        <w:rPr>
          <w:sz w:val="24"/>
        </w:rPr>
        <w:t xml:space="preserve">Apres en doit </w:t>
      </w:r>
      <w:r w:rsidR="00D85A93" w:rsidRPr="001D5212">
        <w:rPr>
          <w:sz w:val="24"/>
        </w:rPr>
        <w:t>présenter</w:t>
      </w:r>
      <w:r w:rsidRPr="001D5212">
        <w:rPr>
          <w:sz w:val="24"/>
        </w:rPr>
        <w:t xml:space="preserve"> JCSP qui est un</w:t>
      </w:r>
      <w:r w:rsidR="00D85A93" w:rsidRPr="001D5212">
        <w:rPr>
          <w:sz w:val="24"/>
        </w:rPr>
        <w:t>e</w:t>
      </w:r>
      <w:r w:rsidRPr="001D5212">
        <w:rPr>
          <w:sz w:val="24"/>
        </w:rPr>
        <w:t xml:space="preserve"> </w:t>
      </w:r>
      <w:r w:rsidR="00D85A93" w:rsidRPr="001D5212">
        <w:rPr>
          <w:sz w:val="24"/>
        </w:rPr>
        <w:t>implémentation</w:t>
      </w:r>
      <w:r w:rsidRPr="001D5212">
        <w:rPr>
          <w:sz w:val="24"/>
        </w:rPr>
        <w:t xml:space="preserve"> de CSP</w:t>
      </w:r>
      <w:r w:rsidR="008D701E" w:rsidRPr="001D5212">
        <w:rPr>
          <w:sz w:val="24"/>
        </w:rPr>
        <w:t>, cette API est une sou système de JCSP.net, qui gère les communications entre les processus dans une seul machine</w:t>
      </w:r>
      <w:r w:rsidR="00835F89">
        <w:rPr>
          <w:sz w:val="24"/>
        </w:rPr>
        <w:t xml:space="preserve"> </w:t>
      </w:r>
      <w:r w:rsidR="00835F89" w:rsidRPr="001D5212">
        <w:rPr>
          <w:sz w:val="24"/>
        </w:rPr>
        <w:t>virtuel</w:t>
      </w:r>
      <w:r w:rsidRPr="001D5212">
        <w:rPr>
          <w:sz w:val="24"/>
        </w:rPr>
        <w:t>.</w:t>
      </w:r>
    </w:p>
    <w:p w:rsidR="0090078A" w:rsidRDefault="00D85A93" w:rsidP="008D701E">
      <w:pPr>
        <w:pStyle w:val="Textenormal"/>
        <w:rPr>
          <w:sz w:val="24"/>
        </w:rPr>
      </w:pPr>
      <w:r w:rsidRPr="001D5212">
        <w:rPr>
          <w:sz w:val="24"/>
        </w:rPr>
        <w:t>Après</w:t>
      </w:r>
      <w:r w:rsidR="0090078A" w:rsidRPr="001D5212">
        <w:rPr>
          <w:sz w:val="24"/>
        </w:rPr>
        <w:t xml:space="preserve"> </w:t>
      </w:r>
      <w:r w:rsidR="003C1D11" w:rsidRPr="001D5212">
        <w:rPr>
          <w:sz w:val="24"/>
        </w:rPr>
        <w:t xml:space="preserve">en vas </w:t>
      </w:r>
      <w:r w:rsidR="008D701E" w:rsidRPr="001D5212">
        <w:rPr>
          <w:sz w:val="24"/>
        </w:rPr>
        <w:t xml:space="preserve">aborder </w:t>
      </w:r>
      <w:r w:rsidR="003C1D11" w:rsidRPr="001D5212">
        <w:rPr>
          <w:sz w:val="24"/>
        </w:rPr>
        <w:t xml:space="preserve">JCSP.net qui est la version </w:t>
      </w:r>
      <w:r w:rsidRPr="001D5212">
        <w:rPr>
          <w:sz w:val="24"/>
        </w:rPr>
        <w:t>distribuée</w:t>
      </w:r>
      <w:r w:rsidR="008D701E" w:rsidRPr="001D5212">
        <w:rPr>
          <w:sz w:val="24"/>
        </w:rPr>
        <w:t xml:space="preserve"> de JCSP, elle </w:t>
      </w:r>
      <w:r w:rsidR="003C1D11" w:rsidRPr="001D5212">
        <w:rPr>
          <w:sz w:val="24"/>
        </w:rPr>
        <w:t>permet de créer des application</w:t>
      </w:r>
      <w:r w:rsidR="008D701E" w:rsidRPr="001D5212">
        <w:rPr>
          <w:sz w:val="24"/>
        </w:rPr>
        <w:t>s</w:t>
      </w:r>
      <w:r w:rsidR="003C1D11" w:rsidRPr="001D5212">
        <w:rPr>
          <w:sz w:val="24"/>
        </w:rPr>
        <w:t xml:space="preserve"> </w:t>
      </w:r>
      <w:r w:rsidRPr="001D5212">
        <w:rPr>
          <w:sz w:val="24"/>
        </w:rPr>
        <w:t>distribué</w:t>
      </w:r>
      <w:r w:rsidR="003C1D11" w:rsidRPr="001D5212">
        <w:rPr>
          <w:sz w:val="24"/>
        </w:rPr>
        <w:t xml:space="preserve"> </w:t>
      </w:r>
      <w:r w:rsidR="008D701E" w:rsidRPr="001D5212">
        <w:rPr>
          <w:sz w:val="24"/>
        </w:rPr>
        <w:t xml:space="preserve">qui tournent sur plusieurs machine </w:t>
      </w:r>
      <w:r w:rsidR="00B765AE" w:rsidRPr="001D5212">
        <w:rPr>
          <w:sz w:val="24"/>
        </w:rPr>
        <w:t>virtuel</w:t>
      </w:r>
      <w:r w:rsidRPr="001D5212">
        <w:rPr>
          <w:sz w:val="24"/>
        </w:rPr>
        <w:t>.</w:t>
      </w:r>
    </w:p>
    <w:p w:rsidR="00B765AE" w:rsidRPr="001D5212" w:rsidRDefault="00690D7E" w:rsidP="00690D7E">
      <w:pPr>
        <w:pStyle w:val="Textenormal"/>
        <w:rPr>
          <w:sz w:val="24"/>
        </w:rPr>
      </w:pPr>
      <w:r>
        <w:rPr>
          <w:sz w:val="24"/>
        </w:rPr>
        <w:t>Dans cette dernière section on</w:t>
      </w:r>
      <w:r w:rsidR="00B765AE">
        <w:rPr>
          <w:sz w:val="24"/>
        </w:rPr>
        <w:t xml:space="preserve"> vas </w:t>
      </w:r>
      <w:r>
        <w:rPr>
          <w:sz w:val="24"/>
        </w:rPr>
        <w:t>utiliser</w:t>
      </w:r>
      <w:r w:rsidR="00B765AE">
        <w:rPr>
          <w:sz w:val="24"/>
        </w:rPr>
        <w:t xml:space="preserve"> JCSP.net, dans des exemple de code pour </w:t>
      </w:r>
      <w:r>
        <w:rPr>
          <w:sz w:val="24"/>
        </w:rPr>
        <w:t>savoir</w:t>
      </w:r>
      <w:r w:rsidR="00B765AE">
        <w:rPr>
          <w:sz w:val="24"/>
        </w:rPr>
        <w:t xml:space="preserve"> comment créer des processus et des canaux dans des application</w:t>
      </w:r>
      <w:r w:rsidR="003D245C">
        <w:rPr>
          <w:sz w:val="24"/>
        </w:rPr>
        <w:t>s</w:t>
      </w:r>
      <w:r w:rsidR="00B765AE">
        <w:rPr>
          <w:sz w:val="24"/>
        </w:rPr>
        <w:t xml:space="preserve"> JAVA</w:t>
      </w:r>
      <w:r>
        <w:rPr>
          <w:sz w:val="24"/>
        </w:rPr>
        <w:t xml:space="preserve"> en utilisant la nouvelle amélioration de JCSP.net qui s’appel JCSP.net2.</w:t>
      </w:r>
      <w:r w:rsidR="00B765AE">
        <w:rPr>
          <w:sz w:val="24"/>
        </w:rPr>
        <w:t xml:space="preserve"> </w:t>
      </w:r>
    </w:p>
    <w:p w:rsidR="00674A0A" w:rsidRDefault="00674A0A" w:rsidP="00535836">
      <w:pPr>
        <w:pStyle w:val="Titreniveau1"/>
      </w:pPr>
      <w:bookmarkStart w:id="65" w:name="_Toc517734706"/>
      <w:r>
        <w:t>Motivation :</w:t>
      </w:r>
    </w:p>
    <w:p w:rsidR="00E60CC0" w:rsidRDefault="00FB2632">
      <w:pPr>
        <w:pStyle w:val="Paragraphe"/>
        <w:rPr>
          <w:rFonts w:asciiTheme="majorBidi" w:hAnsiTheme="majorBidi" w:cstheme="majorBidi"/>
          <w:sz w:val="24"/>
        </w:rPr>
      </w:pPr>
      <w:r>
        <w:rPr>
          <w:rFonts w:asciiTheme="majorBidi" w:hAnsiTheme="majorBidi" w:cstheme="majorBidi"/>
          <w:sz w:val="24"/>
        </w:rPr>
        <w:t xml:space="preserve">Le problème de concurrence produit dans </w:t>
      </w:r>
      <w:r w:rsidR="00976463">
        <w:rPr>
          <w:rFonts w:asciiTheme="majorBidi" w:hAnsiTheme="majorBidi" w:cstheme="majorBidi"/>
          <w:sz w:val="24"/>
        </w:rPr>
        <w:t>les</w:t>
      </w:r>
      <w:r>
        <w:rPr>
          <w:rFonts w:asciiTheme="majorBidi" w:hAnsiTheme="majorBidi" w:cstheme="majorBidi"/>
          <w:sz w:val="24"/>
        </w:rPr>
        <w:t xml:space="preserve"> systèmes </w:t>
      </w:r>
      <w:r w:rsidR="00976463">
        <w:rPr>
          <w:rFonts w:asciiTheme="majorBidi" w:hAnsiTheme="majorBidi" w:cstheme="majorBidi"/>
          <w:sz w:val="24"/>
        </w:rPr>
        <w:t>ou il existe</w:t>
      </w:r>
      <w:r w:rsidR="003515B6" w:rsidRPr="003515B6">
        <w:rPr>
          <w:rFonts w:asciiTheme="majorBidi" w:hAnsiTheme="majorBidi" w:cstheme="majorBidi"/>
          <w:sz w:val="24"/>
        </w:rPr>
        <w:t xml:space="preserve"> la manipulation simultanée des ressources par plusieurs programmes, ce problème </w:t>
      </w:r>
      <w:r>
        <w:rPr>
          <w:rFonts w:asciiTheme="majorBidi" w:hAnsiTheme="majorBidi" w:cstheme="majorBidi"/>
          <w:sz w:val="24"/>
        </w:rPr>
        <w:t xml:space="preserve">peut provoquer des phénomènes </w:t>
      </w:r>
      <w:r w:rsidR="00674A0A">
        <w:rPr>
          <w:rFonts w:asciiTheme="majorBidi" w:hAnsiTheme="majorBidi" w:cstheme="majorBidi"/>
          <w:sz w:val="24"/>
        </w:rPr>
        <w:t xml:space="preserve">qui </w:t>
      </w:r>
      <w:r w:rsidR="00864081">
        <w:rPr>
          <w:rFonts w:asciiTheme="majorBidi" w:hAnsiTheme="majorBidi" w:cstheme="majorBidi"/>
          <w:sz w:val="24"/>
        </w:rPr>
        <w:t>sont</w:t>
      </w:r>
      <w:r w:rsidR="00674A0A">
        <w:rPr>
          <w:rFonts w:asciiTheme="majorBidi" w:hAnsiTheme="majorBidi" w:cstheme="majorBidi"/>
          <w:sz w:val="24"/>
        </w:rPr>
        <w:t xml:space="preserve"> dans la plupart des cas </w:t>
      </w:r>
      <w:r w:rsidR="00864081">
        <w:rPr>
          <w:rFonts w:asciiTheme="majorBidi" w:hAnsiTheme="majorBidi" w:cstheme="majorBidi"/>
          <w:sz w:val="24"/>
        </w:rPr>
        <w:t>à</w:t>
      </w:r>
      <w:r w:rsidR="00674A0A">
        <w:rPr>
          <w:rFonts w:asciiTheme="majorBidi" w:hAnsiTheme="majorBidi" w:cstheme="majorBidi"/>
          <w:sz w:val="24"/>
        </w:rPr>
        <w:t xml:space="preserve"> la responsabilité du développeur </w:t>
      </w:r>
      <w:r w:rsidR="00976463">
        <w:rPr>
          <w:rFonts w:asciiTheme="majorBidi" w:hAnsiTheme="majorBidi" w:cstheme="majorBidi"/>
          <w:sz w:val="24"/>
        </w:rPr>
        <w:t>ses phénomène sont</w:t>
      </w:r>
      <w:r w:rsidR="00674A0A">
        <w:rPr>
          <w:rFonts w:asciiTheme="majorBidi" w:hAnsiTheme="majorBidi" w:cstheme="majorBidi"/>
          <w:sz w:val="24"/>
        </w:rPr>
        <w:t>:</w:t>
      </w:r>
    </w:p>
    <w:p w:rsidR="00674A0A" w:rsidRPr="001D5212" w:rsidRDefault="00674A0A" w:rsidP="00674A0A">
      <w:pPr>
        <w:pStyle w:val="Paragraphe"/>
        <w:rPr>
          <w:rFonts w:asciiTheme="majorBidi" w:hAnsiTheme="majorBidi" w:cstheme="majorBidi"/>
          <w:b/>
          <w:bCs/>
          <w:sz w:val="24"/>
          <w:u w:val="single"/>
        </w:rPr>
      </w:pPr>
      <w:r w:rsidRPr="001D5212">
        <w:rPr>
          <w:rFonts w:asciiTheme="majorBidi" w:hAnsiTheme="majorBidi" w:cstheme="majorBidi"/>
          <w:b/>
          <w:bCs/>
          <w:sz w:val="24"/>
          <w:u w:val="single"/>
        </w:rPr>
        <w:t>Conditions de course (Race conditions)</w:t>
      </w:r>
    </w:p>
    <w:p w:rsidR="00E60CC0" w:rsidRDefault="00674A0A">
      <w:pPr>
        <w:pStyle w:val="Paragraphe"/>
        <w:rPr>
          <w:rFonts w:asciiTheme="majorBidi" w:hAnsiTheme="majorBidi" w:cstheme="majorBidi"/>
          <w:sz w:val="24"/>
        </w:rPr>
      </w:pPr>
      <w:r w:rsidRPr="001D5212">
        <w:rPr>
          <w:rFonts w:asciiTheme="majorBidi" w:hAnsiTheme="majorBidi" w:cstheme="majorBidi"/>
          <w:sz w:val="24"/>
        </w:rPr>
        <w:lastRenderedPageBreak/>
        <w:t xml:space="preserve">Une condition de concurrence est </w:t>
      </w:r>
      <w:r>
        <w:rPr>
          <w:rFonts w:asciiTheme="majorBidi" w:hAnsiTheme="majorBidi" w:cstheme="majorBidi"/>
          <w:sz w:val="24"/>
        </w:rPr>
        <w:t>se produit</w:t>
      </w:r>
      <w:r w:rsidRPr="001D5212">
        <w:rPr>
          <w:rFonts w:asciiTheme="majorBidi" w:hAnsiTheme="majorBidi" w:cstheme="majorBidi"/>
          <w:sz w:val="24"/>
        </w:rPr>
        <w:t xml:space="preserve"> dans un système lorsqu'il y a un conflit pour une ressource partagée entre plusieurs threads et que le gagnant détermine le comportement du système. Une conséquence encore plus insidieuse d'une synchronisation incorrecte entre des demandes d'accès conflictuelles est la corruption de données, dans laquelle la structure de données partagée est partiellement mise à jour par un thread et en partie par un autre. Dans ce cas, au lieu que le système se comporte selon l'intention du thread gagnant, il ne se comporte pas selon son intention, de sorte que les deux threads finissent par perdre.</w:t>
      </w:r>
    </w:p>
    <w:p w:rsidR="00674A0A" w:rsidRPr="001D5212" w:rsidRDefault="00674A0A" w:rsidP="00674A0A">
      <w:pPr>
        <w:pStyle w:val="Paragraphe"/>
        <w:rPr>
          <w:rFonts w:asciiTheme="majorBidi" w:hAnsiTheme="majorBidi" w:cstheme="majorBidi"/>
          <w:b/>
          <w:bCs/>
          <w:sz w:val="24"/>
          <w:u w:val="single"/>
        </w:rPr>
      </w:pPr>
      <w:r w:rsidRPr="001D5212">
        <w:rPr>
          <w:rFonts w:asciiTheme="majorBidi" w:hAnsiTheme="majorBidi" w:cstheme="majorBidi"/>
          <w:b/>
          <w:bCs/>
          <w:sz w:val="24"/>
          <w:u w:val="single"/>
        </w:rPr>
        <w:t>Deadlocks</w:t>
      </w:r>
    </w:p>
    <w:p w:rsidR="00E60CC0" w:rsidRDefault="00674A0A">
      <w:pPr>
        <w:pStyle w:val="Paragraphe"/>
        <w:rPr>
          <w:rFonts w:asciiTheme="majorBidi" w:hAnsiTheme="majorBidi" w:cstheme="majorBidi"/>
          <w:sz w:val="24"/>
        </w:rPr>
      </w:pPr>
      <w:r w:rsidRPr="001D5212">
        <w:rPr>
          <w:rFonts w:asciiTheme="majorBidi" w:hAnsiTheme="majorBidi" w:cstheme="majorBidi"/>
          <w:sz w:val="24"/>
        </w:rPr>
        <w:t xml:space="preserve">Un blocage est une condition dans laquelle un thread est bloqué pour toujours car il attend qu'une certaine condition devienne vraie (comme une ressource disponible), mais la condition ne peut pas devenir vraie car le thread qui le rendra vrai est, </w:t>
      </w:r>
      <w:r>
        <w:rPr>
          <w:rFonts w:asciiTheme="majorBidi" w:hAnsiTheme="majorBidi" w:cstheme="majorBidi"/>
          <w:sz w:val="24"/>
        </w:rPr>
        <w:t>à son tour</w:t>
      </w:r>
      <w:r w:rsidRPr="001D5212">
        <w:rPr>
          <w:rFonts w:asciiTheme="majorBidi" w:hAnsiTheme="majorBidi" w:cstheme="majorBidi"/>
          <w:sz w:val="24"/>
        </w:rPr>
        <w:t>, en atten</w:t>
      </w:r>
      <w:r>
        <w:rPr>
          <w:rFonts w:asciiTheme="majorBidi" w:hAnsiTheme="majorBidi" w:cstheme="majorBidi"/>
          <w:sz w:val="24"/>
        </w:rPr>
        <w:t>te</w:t>
      </w:r>
      <w:r w:rsidRPr="001D5212">
        <w:rPr>
          <w:rFonts w:asciiTheme="majorBidi" w:hAnsiTheme="majorBidi" w:cstheme="majorBidi"/>
          <w:sz w:val="24"/>
        </w:rPr>
        <w:t xml:space="preserve"> </w:t>
      </w:r>
      <w:r>
        <w:rPr>
          <w:rFonts w:asciiTheme="majorBidi" w:hAnsiTheme="majorBidi" w:cstheme="majorBidi"/>
          <w:sz w:val="24"/>
        </w:rPr>
        <w:t xml:space="preserve">du </w:t>
      </w:r>
      <w:r w:rsidRPr="001D5212">
        <w:rPr>
          <w:rFonts w:asciiTheme="majorBidi" w:hAnsiTheme="majorBidi" w:cstheme="majorBidi"/>
          <w:sz w:val="24"/>
        </w:rPr>
        <w:t>premier à "faire quelque chose". De cette manière, les deux threads attendent que l'autre fasse le premier pas et aucun n'est capable de faire quoi que ce soit</w:t>
      </w:r>
      <w:r>
        <w:rPr>
          <w:rFonts w:asciiTheme="majorBidi" w:hAnsiTheme="majorBidi" w:cstheme="majorBidi"/>
          <w:sz w:val="24"/>
        </w:rPr>
        <w:t xml:space="preserve"> </w:t>
      </w:r>
      <w:r w:rsidR="008B6E02" w:rsidRPr="001D5212">
        <w:rPr>
          <w:rFonts w:asciiTheme="majorBidi" w:hAnsiTheme="majorBidi" w:cstheme="majorBidi"/>
          <w:sz w:val="24"/>
        </w:rPr>
        <w:fldChar w:fldCharType="begin"/>
      </w:r>
      <w:r w:rsidR="00166D62">
        <w:rPr>
          <w:rFonts w:asciiTheme="majorBidi" w:hAnsiTheme="majorBidi" w:cstheme="majorBidi"/>
          <w:sz w:val="24"/>
        </w:rPr>
        <w:instrText xml:space="preserve"> ADDIN ZOTERO_ITEM CSL_CITATION {"citationID":"nU0g9ykO","properties":{"formattedCitation":"[13]","plainCitation":"[13]","noteIndex":0},"citationItems":[{"id":59,"uris":["http://zotero.org/users/4740593/items/S5RJUQX4"],"uri":["http://zotero.org/users/4740593/items/S5RJUQX4"],"itemData":{"id":59,"type":"article","title":"Programming Java threads in the real world, Part 2 | JavaWorld","URL":"https://www.javaworld.com/article/2076797/java-concurrency/programming-java-threads-in-the-real-world--part-2.html","accessed":{"date-parts":[["2018",6,17]]}}}],"schema":"https://github.com/citation-style-language/schema/raw/master/csl-citation.json"} </w:instrText>
      </w:r>
      <w:r w:rsidR="008B6E02" w:rsidRPr="001D5212">
        <w:rPr>
          <w:rFonts w:asciiTheme="majorBidi" w:hAnsiTheme="majorBidi" w:cstheme="majorBidi"/>
          <w:sz w:val="24"/>
        </w:rPr>
        <w:fldChar w:fldCharType="separate"/>
      </w:r>
      <w:r w:rsidR="003515B6" w:rsidRPr="003515B6">
        <w:rPr>
          <w:rFonts w:ascii="Times New Roman" w:hAnsi="Times New Roman"/>
          <w:sz w:val="24"/>
        </w:rPr>
        <w:t>[13]</w:t>
      </w:r>
      <w:r w:rsidR="008B6E02" w:rsidRPr="001D5212">
        <w:rPr>
          <w:rFonts w:asciiTheme="majorBidi" w:hAnsiTheme="majorBidi" w:cstheme="majorBidi"/>
          <w:sz w:val="24"/>
        </w:rPr>
        <w:fldChar w:fldCharType="end"/>
      </w:r>
      <w:r w:rsidRPr="001D5212">
        <w:rPr>
          <w:rFonts w:asciiTheme="majorBidi" w:hAnsiTheme="majorBidi" w:cstheme="majorBidi"/>
          <w:sz w:val="24"/>
        </w:rPr>
        <w:t>.</w:t>
      </w:r>
    </w:p>
    <w:p w:rsidR="00674A0A" w:rsidRPr="001D5212" w:rsidRDefault="00674A0A" w:rsidP="00674A0A">
      <w:pPr>
        <w:pStyle w:val="Paragraphe"/>
        <w:rPr>
          <w:rFonts w:asciiTheme="majorBidi" w:hAnsiTheme="majorBidi" w:cstheme="majorBidi"/>
          <w:b/>
          <w:bCs/>
          <w:sz w:val="24"/>
          <w:u w:val="single"/>
        </w:rPr>
      </w:pPr>
      <w:r w:rsidRPr="001D5212">
        <w:rPr>
          <w:rFonts w:asciiTheme="majorBidi" w:hAnsiTheme="majorBidi" w:cstheme="majorBidi"/>
          <w:b/>
          <w:bCs/>
          <w:sz w:val="24"/>
          <w:u w:val="single"/>
        </w:rPr>
        <w:t>Livelocks</w:t>
      </w:r>
    </w:p>
    <w:p w:rsidR="00674A0A" w:rsidRPr="001D5212" w:rsidRDefault="00674A0A" w:rsidP="00674A0A">
      <w:pPr>
        <w:pStyle w:val="Paragraphe"/>
        <w:rPr>
          <w:rFonts w:asciiTheme="majorBidi" w:hAnsiTheme="majorBidi" w:cstheme="majorBidi"/>
          <w:sz w:val="24"/>
        </w:rPr>
      </w:pPr>
      <w:r w:rsidRPr="001D5212">
        <w:rPr>
          <w:rFonts w:asciiTheme="majorBidi" w:hAnsiTheme="majorBidi" w:cstheme="majorBidi"/>
          <w:sz w:val="24"/>
        </w:rPr>
        <w:t>Un livelock, contrairement à un blocage, se produit lorsque les threads sont en cours d'exécution, mais aucun travail n'est fait. Cela arrive généralement lorsque les deux threads travaillent à contre-sens</w:t>
      </w:r>
      <w:r>
        <w:rPr>
          <w:rFonts w:asciiTheme="majorBidi" w:hAnsiTheme="majorBidi" w:cstheme="majorBidi"/>
          <w:sz w:val="24"/>
        </w:rPr>
        <w:t>. U</w:t>
      </w:r>
      <w:r w:rsidRPr="001D5212">
        <w:rPr>
          <w:rFonts w:asciiTheme="majorBidi" w:hAnsiTheme="majorBidi" w:cstheme="majorBidi"/>
          <w:sz w:val="24"/>
        </w:rPr>
        <w:t>n exemple concret du monde réel est quand deux personnes se rapprochent l'une de l'autre dans un couloir étroit</w:t>
      </w:r>
      <w:r>
        <w:rPr>
          <w:rFonts w:asciiTheme="majorBidi" w:hAnsiTheme="majorBidi" w:cstheme="majorBidi"/>
          <w:sz w:val="24"/>
        </w:rPr>
        <w:t>,</w:t>
      </w:r>
      <w:r w:rsidRPr="001D5212">
        <w:rPr>
          <w:rFonts w:asciiTheme="majorBidi" w:hAnsiTheme="majorBidi" w:cstheme="majorBidi"/>
          <w:sz w:val="24"/>
        </w:rPr>
        <w:t xml:space="preserve"> </w:t>
      </w:r>
      <w:r>
        <w:rPr>
          <w:rFonts w:asciiTheme="majorBidi" w:hAnsiTheme="majorBidi" w:cstheme="majorBidi"/>
          <w:sz w:val="24"/>
        </w:rPr>
        <w:t>c</w:t>
      </w:r>
      <w:r w:rsidRPr="001D5212">
        <w:rPr>
          <w:rFonts w:asciiTheme="majorBidi" w:hAnsiTheme="majorBidi" w:cstheme="majorBidi"/>
          <w:sz w:val="24"/>
        </w:rPr>
        <w:t>haque personne essaie d'être polie en se déplaçant d'un côté pour laisser passer l'autre, mais les deux continuent à se déplacer du même côté. S'assurer que l'un ou l'autre ne peut pas passer, ce qui continue pendant un certain temps, les deux se balançant d'un côté et de l'autre et aucun progrès n'est fait.</w:t>
      </w:r>
    </w:p>
    <w:p w:rsidR="00674A0A" w:rsidRPr="001D5212" w:rsidRDefault="00674A0A" w:rsidP="00674A0A">
      <w:pPr>
        <w:pStyle w:val="Paragraphe"/>
        <w:rPr>
          <w:rFonts w:asciiTheme="majorBidi" w:hAnsiTheme="majorBidi" w:cstheme="majorBidi"/>
          <w:b/>
          <w:bCs/>
          <w:sz w:val="24"/>
          <w:u w:val="single"/>
        </w:rPr>
      </w:pPr>
      <w:r w:rsidRPr="001D5212">
        <w:rPr>
          <w:rFonts w:asciiTheme="majorBidi" w:hAnsiTheme="majorBidi" w:cstheme="majorBidi"/>
          <w:b/>
          <w:bCs/>
          <w:sz w:val="24"/>
          <w:u w:val="single"/>
        </w:rPr>
        <w:t>La famine des ressources :</w:t>
      </w:r>
    </w:p>
    <w:p w:rsidR="00674A0A" w:rsidRPr="001D5212" w:rsidRDefault="00674A0A" w:rsidP="00674A0A">
      <w:pPr>
        <w:pStyle w:val="Paragraphe"/>
        <w:rPr>
          <w:rFonts w:asciiTheme="majorBidi" w:hAnsiTheme="majorBidi" w:cstheme="majorBidi"/>
          <w:sz w:val="24"/>
        </w:rPr>
      </w:pPr>
      <w:r w:rsidRPr="001D5212">
        <w:rPr>
          <w:rFonts w:asciiTheme="majorBidi" w:hAnsiTheme="majorBidi" w:cstheme="majorBidi"/>
          <w:sz w:val="24"/>
        </w:rPr>
        <w:t xml:space="preserve">La famine des ressources, également connue sous le nom de famine de thread, est une conséquence du fait que les primitives wait/notify du langage Java ne garantissent pas </w:t>
      </w:r>
      <w:r>
        <w:rPr>
          <w:rFonts w:asciiTheme="majorBidi" w:hAnsiTheme="majorBidi" w:cstheme="majorBidi"/>
          <w:sz w:val="24"/>
        </w:rPr>
        <w:t>la vivacité</w:t>
      </w:r>
      <w:r w:rsidRPr="001D5212">
        <w:rPr>
          <w:rFonts w:asciiTheme="majorBidi" w:hAnsiTheme="majorBidi" w:cstheme="majorBidi"/>
          <w:sz w:val="24"/>
        </w:rPr>
        <w:t xml:space="preserve">. Il est obligatoire que ces méthodes contiennent des verrous pour les objets qu'ils attendent ou notifient. La méthode wait() appelée sur un thread particulier libère le verrou du moniteur avant de commencer à attendre, et </w:t>
      </w:r>
      <w:r>
        <w:rPr>
          <w:rFonts w:asciiTheme="majorBidi" w:hAnsiTheme="majorBidi" w:cstheme="majorBidi"/>
          <w:sz w:val="24"/>
        </w:rPr>
        <w:t>il</w:t>
      </w:r>
      <w:r w:rsidRPr="001D5212">
        <w:rPr>
          <w:rFonts w:asciiTheme="majorBidi" w:hAnsiTheme="majorBidi" w:cstheme="majorBidi"/>
          <w:sz w:val="24"/>
        </w:rPr>
        <w:t xml:space="preserve"> doit être réacquis avant de revenir de la méthode, après la notification. En conséquence, la spécification de langage Java  décrit un ensemble d'attente associé à chaque objet, en plus du verrou lui-même. Une fois qu'un thread libère le verrou sur un objet (suite à l'appel à l'attente), il est placé dans cet ensemble d'attente. La plupart des implémentations JVM placent des threads en attente dans une file d'attente. Par conséquent, si d'autres threads attendent le moniteur lorsqu'une notification se produit, un nouveau thread sera placé à l'arrière de la file d'attente et ne sera pas le suivant pour acquérir le verrou. Ainsi, au moment où le thread notifié obtient réellement le moniteur, la condition pour laquelle il a été notifié peut ne plus être vraie et il devra attendre encore. Cela peut se poursuivre indéfiniment.</w:t>
      </w:r>
      <w:r w:rsidR="008B6E02">
        <w:rPr>
          <w:rFonts w:asciiTheme="majorBidi" w:hAnsiTheme="majorBidi" w:cstheme="majorBidi"/>
          <w:sz w:val="24"/>
        </w:rPr>
        <w:fldChar w:fldCharType="begin"/>
      </w:r>
      <w:r>
        <w:rPr>
          <w:rFonts w:asciiTheme="majorBidi" w:hAnsiTheme="majorBidi" w:cstheme="majorBidi"/>
          <w:sz w:val="24"/>
        </w:rPr>
        <w:instrText xml:space="preserve"> ADDIN ZOTERO_ITEM CSL_CITATION {"citationID":"rffzS3oI","properties":{"formattedCitation":"[1]","plainCitation":"[1]","noteIndex":0},"citationItems":[{"id":54,"uris":["http://zotero.org/users/4740593/items/C9IT6ISN"],"uri":["http://zotero.org/users/4740593/items/C9IT6ISN"],"itemData":{"id":54,"type":"webpage","title":"CSP for Java programmers, Part 1","abstract":"While the constructs of multithreaded application programming in the Java language aren't difficult to learn, many developers struggle with applying them correctly. As a result, multithreaded programs are often far more prone to subtle errors than we would like them to be, leading some developers to avoid them at all costs, even when concurrency and parallelism would clearly yield the most elegant design. In this three-part article, regular developerWorks contributor Abhijit Belapurkar sets you on the path to overcoming your fear of multithreaded programming for good, starting here with an overview of the most common issues involved: race hazards, deadlocks, livelocks, resource starvation, and more.","URL":"http://www.ibm.com/developerworks/library/j-csp1/index.html","language":"en","issued":{"date-parts":[["2005",6,21]]},"accessed":{"date-parts":[["2018",6,17]]}}}],"schema":"https://github.com/citation-style-language/schema/raw/master/csl-citation.json"} </w:instrText>
      </w:r>
      <w:r w:rsidR="008B6E02">
        <w:rPr>
          <w:rFonts w:asciiTheme="majorBidi" w:hAnsiTheme="majorBidi" w:cstheme="majorBidi"/>
          <w:sz w:val="24"/>
        </w:rPr>
        <w:fldChar w:fldCharType="separate"/>
      </w:r>
      <w:r w:rsidRPr="000841DF">
        <w:rPr>
          <w:rFonts w:ascii="Times New Roman" w:hAnsi="Times New Roman"/>
          <w:sz w:val="24"/>
        </w:rPr>
        <w:t>[1]</w:t>
      </w:r>
      <w:r w:rsidR="008B6E02">
        <w:rPr>
          <w:rFonts w:asciiTheme="majorBidi" w:hAnsiTheme="majorBidi" w:cstheme="majorBidi"/>
          <w:sz w:val="24"/>
        </w:rPr>
        <w:fldChar w:fldCharType="end"/>
      </w:r>
    </w:p>
    <w:p w:rsidR="00674A0A" w:rsidRPr="001D5212" w:rsidRDefault="00674A0A" w:rsidP="00674A0A">
      <w:pPr>
        <w:pStyle w:val="Paragraphe"/>
        <w:rPr>
          <w:rFonts w:asciiTheme="majorBidi" w:hAnsiTheme="majorBidi" w:cstheme="majorBidi"/>
          <w:sz w:val="24"/>
        </w:rPr>
      </w:pPr>
      <w:r w:rsidRPr="001D5212">
        <w:rPr>
          <w:rFonts w:asciiTheme="majorBidi" w:hAnsiTheme="majorBidi" w:cstheme="majorBidi"/>
          <w:sz w:val="24"/>
        </w:rPr>
        <w:t xml:space="preserve">En plus de </w:t>
      </w:r>
      <w:r>
        <w:rPr>
          <w:rFonts w:asciiTheme="majorBidi" w:hAnsiTheme="majorBidi" w:cstheme="majorBidi"/>
          <w:sz w:val="24"/>
        </w:rPr>
        <w:t>c</w:t>
      </w:r>
      <w:r w:rsidRPr="001D5212">
        <w:rPr>
          <w:rFonts w:asciiTheme="majorBidi" w:hAnsiTheme="majorBidi" w:cstheme="majorBidi"/>
          <w:sz w:val="24"/>
        </w:rPr>
        <w:t xml:space="preserve">es </w:t>
      </w:r>
      <w:r>
        <w:rPr>
          <w:rFonts w:asciiTheme="majorBidi" w:hAnsiTheme="majorBidi" w:cstheme="majorBidi"/>
          <w:sz w:val="24"/>
        </w:rPr>
        <w:t>q</w:t>
      </w:r>
      <w:r w:rsidRPr="001D5212">
        <w:rPr>
          <w:rFonts w:asciiTheme="majorBidi" w:hAnsiTheme="majorBidi" w:cstheme="majorBidi"/>
          <w:sz w:val="24"/>
        </w:rPr>
        <w:t>uatre phénomènes à éviter</w:t>
      </w:r>
      <w:r w:rsidRPr="00535952">
        <w:rPr>
          <w:rFonts w:asciiTheme="majorBidi" w:hAnsiTheme="majorBidi" w:cstheme="majorBidi"/>
          <w:sz w:val="24"/>
        </w:rPr>
        <w:t xml:space="preserve">, nous devons </w:t>
      </w:r>
      <w:r w:rsidRPr="001D5212">
        <w:rPr>
          <w:rFonts w:asciiTheme="majorBidi" w:hAnsiTheme="majorBidi" w:cstheme="majorBidi"/>
          <w:sz w:val="24"/>
        </w:rPr>
        <w:t>valider les exigences d</w:t>
      </w:r>
      <w:r>
        <w:rPr>
          <w:rFonts w:asciiTheme="majorBidi" w:hAnsiTheme="majorBidi" w:cstheme="majorBidi"/>
          <w:sz w:val="24"/>
        </w:rPr>
        <w:t>u</w:t>
      </w:r>
      <w:r w:rsidRPr="001D5212">
        <w:rPr>
          <w:rFonts w:asciiTheme="majorBidi" w:hAnsiTheme="majorBidi" w:cstheme="majorBidi"/>
          <w:sz w:val="24"/>
        </w:rPr>
        <w:t xml:space="preserve"> système pour assure</w:t>
      </w:r>
      <w:r>
        <w:rPr>
          <w:rFonts w:asciiTheme="majorBidi" w:hAnsiTheme="majorBidi" w:cstheme="majorBidi"/>
          <w:sz w:val="24"/>
        </w:rPr>
        <w:t>r</w:t>
      </w:r>
      <w:r w:rsidRPr="001D5212">
        <w:rPr>
          <w:rFonts w:asciiTheme="majorBidi" w:hAnsiTheme="majorBidi" w:cstheme="majorBidi"/>
          <w:sz w:val="24"/>
        </w:rPr>
        <w:t xml:space="preserve"> que le système fa</w:t>
      </w:r>
      <w:r>
        <w:rPr>
          <w:rFonts w:asciiTheme="majorBidi" w:hAnsiTheme="majorBidi" w:cstheme="majorBidi"/>
          <w:sz w:val="24"/>
        </w:rPr>
        <w:t>sse</w:t>
      </w:r>
      <w:r w:rsidRPr="001D5212">
        <w:rPr>
          <w:rFonts w:asciiTheme="majorBidi" w:hAnsiTheme="majorBidi" w:cstheme="majorBidi"/>
          <w:sz w:val="24"/>
        </w:rPr>
        <w:t xml:space="preserve"> bien se qui est attendu de lui</w:t>
      </w:r>
      <w:r>
        <w:rPr>
          <w:rFonts w:asciiTheme="majorBidi" w:hAnsiTheme="majorBidi" w:cstheme="majorBidi"/>
          <w:sz w:val="24"/>
        </w:rPr>
        <w:t>.</w:t>
      </w:r>
    </w:p>
    <w:p w:rsidR="00674A0A" w:rsidRPr="001D5212" w:rsidRDefault="00674A0A" w:rsidP="00674A0A">
      <w:pPr>
        <w:pStyle w:val="Paragraphe"/>
        <w:rPr>
          <w:rFonts w:asciiTheme="majorBidi" w:hAnsiTheme="majorBidi" w:cstheme="majorBidi"/>
          <w:sz w:val="24"/>
        </w:rPr>
      </w:pPr>
      <w:r>
        <w:rPr>
          <w:rFonts w:asciiTheme="majorBidi" w:hAnsiTheme="majorBidi" w:cstheme="majorBidi"/>
          <w:sz w:val="24"/>
        </w:rPr>
        <w:t>O</w:t>
      </w:r>
      <w:r w:rsidRPr="001D5212">
        <w:rPr>
          <w:rFonts w:asciiTheme="majorBidi" w:hAnsiTheme="majorBidi" w:cstheme="majorBidi"/>
          <w:sz w:val="24"/>
        </w:rPr>
        <w:t>n a trois méthodes pour accomplir cette tache couteuse :</w:t>
      </w:r>
    </w:p>
    <w:p w:rsidR="00674A0A" w:rsidRPr="001D5212" w:rsidRDefault="00674A0A" w:rsidP="00674A0A">
      <w:pPr>
        <w:pStyle w:val="Paragraphe"/>
        <w:numPr>
          <w:ilvl w:val="0"/>
          <w:numId w:val="9"/>
        </w:numPr>
        <w:rPr>
          <w:rFonts w:asciiTheme="majorBidi" w:hAnsiTheme="majorBidi" w:cstheme="majorBidi"/>
          <w:sz w:val="24"/>
        </w:rPr>
      </w:pPr>
      <w:r w:rsidRPr="001D5212">
        <w:rPr>
          <w:rFonts w:asciiTheme="majorBidi" w:hAnsiTheme="majorBidi" w:cstheme="majorBidi"/>
          <w:sz w:val="24"/>
        </w:rPr>
        <w:lastRenderedPageBreak/>
        <w:t xml:space="preserve">Les </w:t>
      </w:r>
      <w:r>
        <w:rPr>
          <w:rFonts w:asciiTheme="majorBidi" w:hAnsiTheme="majorBidi" w:cstheme="majorBidi"/>
          <w:sz w:val="24"/>
        </w:rPr>
        <w:t>t</w:t>
      </w:r>
      <w:r w:rsidRPr="001D5212">
        <w:rPr>
          <w:rFonts w:asciiTheme="majorBidi" w:hAnsiTheme="majorBidi" w:cstheme="majorBidi"/>
          <w:sz w:val="24"/>
        </w:rPr>
        <w:t xml:space="preserve">ests : </w:t>
      </w:r>
      <w:r>
        <w:rPr>
          <w:rFonts w:asciiTheme="majorBidi" w:hAnsiTheme="majorBidi" w:cstheme="majorBidi"/>
          <w:sz w:val="24"/>
        </w:rPr>
        <w:t xml:space="preserve">qui </w:t>
      </w:r>
      <w:r w:rsidRPr="001D5212">
        <w:rPr>
          <w:rFonts w:asciiTheme="majorBidi" w:hAnsiTheme="majorBidi" w:cstheme="majorBidi"/>
          <w:sz w:val="24"/>
        </w:rPr>
        <w:t>consiste</w:t>
      </w:r>
      <w:r>
        <w:rPr>
          <w:rFonts w:asciiTheme="majorBidi" w:hAnsiTheme="majorBidi" w:cstheme="majorBidi"/>
          <w:sz w:val="24"/>
        </w:rPr>
        <w:t>nt</w:t>
      </w:r>
      <w:r w:rsidRPr="001D5212">
        <w:rPr>
          <w:rFonts w:asciiTheme="majorBidi" w:hAnsiTheme="majorBidi" w:cstheme="majorBidi"/>
          <w:sz w:val="24"/>
        </w:rPr>
        <w:t xml:space="preserve"> </w:t>
      </w:r>
      <w:r>
        <w:rPr>
          <w:rFonts w:asciiTheme="majorBidi" w:hAnsiTheme="majorBidi" w:cstheme="majorBidi"/>
          <w:sz w:val="24"/>
        </w:rPr>
        <w:t>à</w:t>
      </w:r>
      <w:r w:rsidRPr="001D5212">
        <w:rPr>
          <w:rFonts w:asciiTheme="majorBidi" w:hAnsiTheme="majorBidi" w:cstheme="majorBidi"/>
          <w:sz w:val="24"/>
        </w:rPr>
        <w:t xml:space="preserve"> essayer de simuler le plus grand nombre de cas que le système pout rencontre</w:t>
      </w:r>
      <w:r>
        <w:rPr>
          <w:rFonts w:asciiTheme="majorBidi" w:hAnsiTheme="majorBidi" w:cstheme="majorBidi"/>
          <w:sz w:val="24"/>
        </w:rPr>
        <w:t>r</w:t>
      </w:r>
      <w:r w:rsidRPr="001D5212">
        <w:rPr>
          <w:rFonts w:asciiTheme="majorBidi" w:hAnsiTheme="majorBidi" w:cstheme="majorBidi"/>
          <w:sz w:val="24"/>
        </w:rPr>
        <w:t xml:space="preserve"> dans la mise en service.</w:t>
      </w:r>
    </w:p>
    <w:p w:rsidR="00674A0A" w:rsidRPr="001D5212" w:rsidRDefault="00674A0A" w:rsidP="00674A0A">
      <w:pPr>
        <w:pStyle w:val="Paragraphe"/>
        <w:numPr>
          <w:ilvl w:val="0"/>
          <w:numId w:val="9"/>
        </w:numPr>
        <w:rPr>
          <w:rFonts w:asciiTheme="majorBidi" w:hAnsiTheme="majorBidi" w:cstheme="majorBidi"/>
          <w:sz w:val="24"/>
        </w:rPr>
      </w:pPr>
      <w:r w:rsidRPr="001D5212">
        <w:rPr>
          <w:rFonts w:asciiTheme="majorBidi" w:hAnsiTheme="majorBidi" w:cstheme="majorBidi"/>
          <w:sz w:val="24"/>
        </w:rPr>
        <w:t xml:space="preserve">Preuve de théorèmes : </w:t>
      </w:r>
      <w:r>
        <w:rPr>
          <w:rFonts w:asciiTheme="majorBidi" w:hAnsiTheme="majorBidi" w:cstheme="majorBidi"/>
          <w:sz w:val="24"/>
        </w:rPr>
        <w:t>o</w:t>
      </w:r>
      <w:r w:rsidRPr="001D5212">
        <w:rPr>
          <w:rFonts w:asciiTheme="majorBidi" w:hAnsiTheme="majorBidi" w:cstheme="majorBidi"/>
          <w:sz w:val="24"/>
        </w:rPr>
        <w:t>n essaie dans cette méthode de trouver une démarche mathématique pour dire que le code écrit est conforme aux exigences.</w:t>
      </w:r>
    </w:p>
    <w:p w:rsidR="00E60CC0" w:rsidRDefault="00674A0A">
      <w:pPr>
        <w:pStyle w:val="Paragraphe"/>
        <w:numPr>
          <w:ilvl w:val="0"/>
          <w:numId w:val="9"/>
        </w:numPr>
        <w:rPr>
          <w:rFonts w:asciiTheme="majorBidi" w:hAnsiTheme="majorBidi" w:cstheme="majorBidi"/>
          <w:sz w:val="24"/>
        </w:rPr>
      </w:pPr>
      <w:r w:rsidRPr="001D5212">
        <w:rPr>
          <w:rFonts w:asciiTheme="majorBidi" w:hAnsiTheme="majorBidi" w:cstheme="majorBidi"/>
          <w:sz w:val="24"/>
        </w:rPr>
        <w:t>Vérification de modèle</w:t>
      </w:r>
      <w:r>
        <w:rPr>
          <w:rFonts w:asciiTheme="majorBidi" w:hAnsiTheme="majorBidi" w:cstheme="majorBidi"/>
          <w:sz w:val="24"/>
        </w:rPr>
        <w:t xml:space="preserve"> : </w:t>
      </w:r>
      <w:r w:rsidRPr="001D5212">
        <w:rPr>
          <w:rFonts w:asciiTheme="majorBidi" w:hAnsiTheme="majorBidi" w:cstheme="majorBidi"/>
          <w:sz w:val="24"/>
        </w:rPr>
        <w:t xml:space="preserve">consiste </w:t>
      </w:r>
      <w:r>
        <w:rPr>
          <w:rFonts w:asciiTheme="majorBidi" w:hAnsiTheme="majorBidi" w:cstheme="majorBidi"/>
          <w:sz w:val="24"/>
        </w:rPr>
        <w:t>à</w:t>
      </w:r>
      <w:r w:rsidRPr="001D5212">
        <w:rPr>
          <w:rFonts w:asciiTheme="majorBidi" w:hAnsiTheme="majorBidi" w:cstheme="majorBidi"/>
          <w:sz w:val="24"/>
        </w:rPr>
        <w:t xml:space="preserve"> mettre en place un mod</w:t>
      </w:r>
      <w:r>
        <w:rPr>
          <w:rFonts w:asciiTheme="majorBidi" w:hAnsiTheme="majorBidi" w:cstheme="majorBidi"/>
          <w:sz w:val="24"/>
        </w:rPr>
        <w:t>è</w:t>
      </w:r>
      <w:r w:rsidRPr="001D5212">
        <w:rPr>
          <w:rFonts w:asciiTheme="majorBidi" w:hAnsiTheme="majorBidi" w:cstheme="majorBidi"/>
          <w:sz w:val="24"/>
        </w:rPr>
        <w:t>l</w:t>
      </w:r>
      <w:r>
        <w:rPr>
          <w:rFonts w:asciiTheme="majorBidi" w:hAnsiTheme="majorBidi" w:cstheme="majorBidi"/>
          <w:sz w:val="24"/>
        </w:rPr>
        <w:t>e</w:t>
      </w:r>
      <w:r w:rsidRPr="001D5212">
        <w:rPr>
          <w:rFonts w:asciiTheme="majorBidi" w:hAnsiTheme="majorBidi" w:cstheme="majorBidi"/>
          <w:sz w:val="24"/>
        </w:rPr>
        <w:t xml:space="preserve"> équivalent au système</w:t>
      </w:r>
      <w:r>
        <w:rPr>
          <w:rFonts w:asciiTheme="majorBidi" w:hAnsiTheme="majorBidi" w:cstheme="majorBidi"/>
          <w:sz w:val="24"/>
        </w:rPr>
        <w:t>.</w:t>
      </w:r>
      <w:r w:rsidRPr="001D5212">
        <w:rPr>
          <w:rFonts w:asciiTheme="majorBidi" w:hAnsiTheme="majorBidi" w:cstheme="majorBidi"/>
          <w:sz w:val="24"/>
        </w:rPr>
        <w:t xml:space="preserve"> </w:t>
      </w:r>
      <w:r>
        <w:rPr>
          <w:rFonts w:asciiTheme="majorBidi" w:hAnsiTheme="majorBidi" w:cstheme="majorBidi"/>
          <w:sz w:val="24"/>
        </w:rPr>
        <w:t>C</w:t>
      </w:r>
      <w:r w:rsidRPr="001D5212">
        <w:rPr>
          <w:rFonts w:asciiTheme="majorBidi" w:hAnsiTheme="majorBidi" w:cstheme="majorBidi"/>
          <w:sz w:val="24"/>
        </w:rPr>
        <w:t>e mod</w:t>
      </w:r>
      <w:r>
        <w:rPr>
          <w:rFonts w:asciiTheme="majorBidi" w:hAnsiTheme="majorBidi" w:cstheme="majorBidi"/>
          <w:sz w:val="24"/>
        </w:rPr>
        <w:t>è</w:t>
      </w:r>
      <w:r w:rsidRPr="001D5212">
        <w:rPr>
          <w:rFonts w:asciiTheme="majorBidi" w:hAnsiTheme="majorBidi" w:cstheme="majorBidi"/>
          <w:sz w:val="24"/>
        </w:rPr>
        <w:t>l</w:t>
      </w:r>
      <w:r>
        <w:rPr>
          <w:rFonts w:asciiTheme="majorBidi" w:hAnsiTheme="majorBidi" w:cstheme="majorBidi"/>
          <w:sz w:val="24"/>
        </w:rPr>
        <w:t>e</w:t>
      </w:r>
      <w:r w:rsidRPr="001D5212">
        <w:rPr>
          <w:rFonts w:asciiTheme="majorBidi" w:hAnsiTheme="majorBidi" w:cstheme="majorBidi"/>
          <w:sz w:val="24"/>
        </w:rPr>
        <w:t xml:space="preserve"> doit être un mod</w:t>
      </w:r>
      <w:r>
        <w:rPr>
          <w:rFonts w:asciiTheme="majorBidi" w:hAnsiTheme="majorBidi" w:cstheme="majorBidi"/>
          <w:sz w:val="24"/>
        </w:rPr>
        <w:t>è</w:t>
      </w:r>
      <w:r w:rsidRPr="001D5212">
        <w:rPr>
          <w:rFonts w:asciiTheme="majorBidi" w:hAnsiTheme="majorBidi" w:cstheme="majorBidi"/>
          <w:sz w:val="24"/>
        </w:rPr>
        <w:t>l</w:t>
      </w:r>
      <w:r>
        <w:rPr>
          <w:rFonts w:asciiTheme="majorBidi" w:hAnsiTheme="majorBidi" w:cstheme="majorBidi"/>
          <w:sz w:val="24"/>
        </w:rPr>
        <w:t>e</w:t>
      </w:r>
      <w:r w:rsidRPr="001D5212">
        <w:rPr>
          <w:rFonts w:asciiTheme="majorBidi" w:hAnsiTheme="majorBidi" w:cstheme="majorBidi"/>
          <w:sz w:val="24"/>
        </w:rPr>
        <w:t xml:space="preserve"> mathématique exacte qu</w:t>
      </w:r>
      <w:r>
        <w:rPr>
          <w:rFonts w:asciiTheme="majorBidi" w:hAnsiTheme="majorBidi" w:cstheme="majorBidi"/>
          <w:sz w:val="24"/>
        </w:rPr>
        <w:t>e l’on</w:t>
      </w:r>
      <w:r w:rsidRPr="001D5212">
        <w:rPr>
          <w:rFonts w:asciiTheme="majorBidi" w:hAnsiTheme="majorBidi" w:cstheme="majorBidi"/>
          <w:sz w:val="24"/>
        </w:rPr>
        <w:t xml:space="preserve"> peut interroger pour teste</w:t>
      </w:r>
      <w:r>
        <w:rPr>
          <w:rFonts w:asciiTheme="majorBidi" w:hAnsiTheme="majorBidi" w:cstheme="majorBidi"/>
          <w:sz w:val="24"/>
        </w:rPr>
        <w:t>r</w:t>
      </w:r>
      <w:r w:rsidRPr="001D5212">
        <w:rPr>
          <w:rFonts w:asciiTheme="majorBidi" w:hAnsiTheme="majorBidi" w:cstheme="majorBidi"/>
          <w:sz w:val="24"/>
        </w:rPr>
        <w:t xml:space="preserve"> les propriétés du système.</w:t>
      </w:r>
      <w:r w:rsidR="008B6E02" w:rsidRPr="001D5212">
        <w:rPr>
          <w:rFonts w:asciiTheme="majorBidi" w:hAnsiTheme="majorBidi" w:cstheme="majorBidi"/>
          <w:sz w:val="24"/>
        </w:rPr>
        <w:fldChar w:fldCharType="begin"/>
      </w:r>
      <w:r w:rsidR="00166D62">
        <w:rPr>
          <w:rFonts w:asciiTheme="majorBidi" w:hAnsiTheme="majorBidi" w:cstheme="majorBidi"/>
          <w:sz w:val="24"/>
        </w:rPr>
        <w:instrText xml:space="preserve"> ADDIN ZOTERO_ITEM CSL_CITATION {"citationID":"VrV6UPWn","properties":{"formattedCitation":"[14]","plainCitation":"[14]","noteIndex":0},"citationItems":[{"id":51,"uris":["http://zotero.org/users/4740593/items/MY3C7CPH"],"uri":["http://zotero.org/users/4740593/items/MY3C7CPH"],"itemData":{"id":51,"type":"speech","title":"Chapitre 1  spécification formelle des systèmes","genre":"Chapitre","URL":"D:\\memoire\\bibliographie\\Ben ouhiba Chapitre 1  spécification formelle des systèmes.pptx","author":[{"literal":"DR. T. BENOUHIBA"}]}}],"schema":"https://github.com/citation-style-language/schema/raw/master/csl-citation.json"} </w:instrText>
      </w:r>
      <w:r w:rsidR="008B6E02" w:rsidRPr="001D5212">
        <w:rPr>
          <w:rFonts w:asciiTheme="majorBidi" w:hAnsiTheme="majorBidi" w:cstheme="majorBidi"/>
          <w:sz w:val="24"/>
        </w:rPr>
        <w:fldChar w:fldCharType="separate"/>
      </w:r>
      <w:r w:rsidR="003515B6" w:rsidRPr="003515B6">
        <w:rPr>
          <w:rFonts w:ascii="Times New Roman" w:hAnsi="Times New Roman"/>
          <w:sz w:val="24"/>
        </w:rPr>
        <w:t>[14]</w:t>
      </w:r>
      <w:r w:rsidR="008B6E02" w:rsidRPr="001D5212">
        <w:rPr>
          <w:rFonts w:asciiTheme="majorBidi" w:hAnsiTheme="majorBidi" w:cstheme="majorBidi"/>
          <w:sz w:val="24"/>
        </w:rPr>
        <w:fldChar w:fldCharType="end"/>
      </w:r>
    </w:p>
    <w:p w:rsidR="00674A0A" w:rsidRPr="001D5212" w:rsidRDefault="00674A0A" w:rsidP="00674A0A">
      <w:pPr>
        <w:pStyle w:val="Paragraphe"/>
        <w:rPr>
          <w:rFonts w:asciiTheme="majorBidi" w:hAnsiTheme="majorBidi" w:cstheme="majorBidi"/>
          <w:sz w:val="24"/>
        </w:rPr>
      </w:pPr>
      <w:r w:rsidRPr="001D5212">
        <w:rPr>
          <w:rFonts w:asciiTheme="majorBidi" w:hAnsiTheme="majorBidi" w:cstheme="majorBidi"/>
          <w:sz w:val="24"/>
        </w:rPr>
        <w:t xml:space="preserve">La première méthode est la plus simple mais </w:t>
      </w:r>
      <w:r>
        <w:rPr>
          <w:rFonts w:asciiTheme="majorBidi" w:hAnsiTheme="majorBidi" w:cstheme="majorBidi"/>
          <w:sz w:val="24"/>
        </w:rPr>
        <w:t>présente le</w:t>
      </w:r>
      <w:r w:rsidRPr="001D5212">
        <w:rPr>
          <w:rFonts w:asciiTheme="majorBidi" w:hAnsiTheme="majorBidi" w:cstheme="majorBidi"/>
          <w:sz w:val="24"/>
        </w:rPr>
        <w:t xml:space="preserve"> risque de ne pas donne</w:t>
      </w:r>
      <w:r>
        <w:rPr>
          <w:rFonts w:asciiTheme="majorBidi" w:hAnsiTheme="majorBidi" w:cstheme="majorBidi"/>
          <w:sz w:val="24"/>
        </w:rPr>
        <w:t>r</w:t>
      </w:r>
      <w:r w:rsidRPr="001D5212">
        <w:rPr>
          <w:rFonts w:asciiTheme="majorBidi" w:hAnsiTheme="majorBidi" w:cstheme="majorBidi"/>
          <w:sz w:val="24"/>
        </w:rPr>
        <w:t xml:space="preserve"> de bon</w:t>
      </w:r>
      <w:r>
        <w:rPr>
          <w:rFonts w:asciiTheme="majorBidi" w:hAnsiTheme="majorBidi" w:cstheme="majorBidi"/>
          <w:sz w:val="24"/>
        </w:rPr>
        <w:t>s</w:t>
      </w:r>
      <w:r w:rsidRPr="001D5212">
        <w:rPr>
          <w:rFonts w:asciiTheme="majorBidi" w:hAnsiTheme="majorBidi" w:cstheme="majorBidi"/>
          <w:sz w:val="24"/>
        </w:rPr>
        <w:t xml:space="preserve"> résultat</w:t>
      </w:r>
      <w:r>
        <w:rPr>
          <w:rFonts w:asciiTheme="majorBidi" w:hAnsiTheme="majorBidi" w:cstheme="majorBidi"/>
          <w:sz w:val="24"/>
        </w:rPr>
        <w:t>s</w:t>
      </w:r>
      <w:r w:rsidRPr="001D5212">
        <w:rPr>
          <w:rFonts w:asciiTheme="majorBidi" w:hAnsiTheme="majorBidi" w:cstheme="majorBidi"/>
          <w:sz w:val="24"/>
        </w:rPr>
        <w:t xml:space="preserve">, </w:t>
      </w:r>
      <w:r>
        <w:rPr>
          <w:rFonts w:asciiTheme="majorBidi" w:hAnsiTheme="majorBidi" w:cstheme="majorBidi"/>
          <w:sz w:val="24"/>
        </w:rPr>
        <w:t xml:space="preserve">mais les </w:t>
      </w:r>
      <w:r w:rsidRPr="00535952">
        <w:rPr>
          <w:rFonts w:asciiTheme="majorBidi" w:hAnsiTheme="majorBidi" w:cstheme="majorBidi"/>
          <w:sz w:val="24"/>
        </w:rPr>
        <w:t>deux</w:t>
      </w:r>
      <w:r>
        <w:rPr>
          <w:rFonts w:asciiTheme="majorBidi" w:hAnsiTheme="majorBidi" w:cstheme="majorBidi"/>
          <w:sz w:val="24"/>
        </w:rPr>
        <w:t xml:space="preserve"> autre</w:t>
      </w:r>
      <w:r w:rsidRPr="00535952">
        <w:rPr>
          <w:rFonts w:asciiTheme="majorBidi" w:hAnsiTheme="majorBidi" w:cstheme="majorBidi"/>
          <w:sz w:val="24"/>
        </w:rPr>
        <w:t xml:space="preserve"> méthodes </w:t>
      </w:r>
      <w:r>
        <w:rPr>
          <w:rFonts w:asciiTheme="majorBidi" w:hAnsiTheme="majorBidi" w:cstheme="majorBidi"/>
          <w:sz w:val="24"/>
        </w:rPr>
        <w:t xml:space="preserve">formelle </w:t>
      </w:r>
      <w:r w:rsidRPr="00535952">
        <w:rPr>
          <w:rFonts w:asciiTheme="majorBidi" w:hAnsiTheme="majorBidi" w:cstheme="majorBidi"/>
          <w:sz w:val="24"/>
        </w:rPr>
        <w:t xml:space="preserve">nécessitent </w:t>
      </w:r>
      <w:r>
        <w:rPr>
          <w:rFonts w:asciiTheme="majorBidi" w:hAnsiTheme="majorBidi" w:cstheme="majorBidi"/>
          <w:sz w:val="24"/>
        </w:rPr>
        <w:t>des</w:t>
      </w:r>
      <w:r w:rsidRPr="001D5212">
        <w:rPr>
          <w:rFonts w:asciiTheme="majorBidi" w:hAnsiTheme="majorBidi" w:cstheme="majorBidi"/>
          <w:sz w:val="24"/>
        </w:rPr>
        <w:t xml:space="preserve"> compétences exceptionnelles</w:t>
      </w:r>
      <w:r>
        <w:rPr>
          <w:rFonts w:asciiTheme="majorBidi" w:hAnsiTheme="majorBidi" w:cstheme="majorBidi"/>
          <w:sz w:val="24"/>
        </w:rPr>
        <w:t>.</w:t>
      </w:r>
      <w:r w:rsidRPr="001D5212">
        <w:rPr>
          <w:rFonts w:asciiTheme="majorBidi" w:hAnsiTheme="majorBidi" w:cstheme="majorBidi"/>
          <w:sz w:val="24"/>
        </w:rPr>
        <w:t xml:space="preserve"> </w:t>
      </w:r>
      <w:r w:rsidR="003515B6" w:rsidRPr="003515B6">
        <w:rPr>
          <w:rFonts w:asciiTheme="majorBidi" w:hAnsiTheme="majorBidi" w:cstheme="majorBidi"/>
          <w:sz w:val="24"/>
        </w:rPr>
        <w:t>En plus, on ne peut pas dans la plupart des cas assurer que les démarches de vérification sont correctes.</w:t>
      </w:r>
    </w:p>
    <w:p w:rsidR="00674A0A" w:rsidRDefault="00674A0A" w:rsidP="00674A0A">
      <w:pPr>
        <w:pStyle w:val="Paragraphe"/>
        <w:rPr>
          <w:rFonts w:asciiTheme="majorBidi" w:hAnsiTheme="majorBidi" w:cstheme="majorBidi"/>
          <w:sz w:val="24"/>
        </w:rPr>
      </w:pPr>
      <w:r w:rsidRPr="001D5212">
        <w:rPr>
          <w:rFonts w:asciiTheme="majorBidi" w:hAnsiTheme="majorBidi" w:cstheme="majorBidi"/>
          <w:sz w:val="24"/>
        </w:rPr>
        <w:t>Alors pour développer un système dit s</w:t>
      </w:r>
      <w:r>
        <w:rPr>
          <w:rFonts w:asciiTheme="majorBidi" w:hAnsiTheme="majorBidi" w:cstheme="majorBidi"/>
          <w:sz w:val="24"/>
        </w:rPr>
        <w:t>û</w:t>
      </w:r>
      <w:r w:rsidRPr="001D5212">
        <w:rPr>
          <w:rFonts w:asciiTheme="majorBidi" w:hAnsiTheme="majorBidi" w:cstheme="majorBidi"/>
          <w:sz w:val="24"/>
        </w:rPr>
        <w:t xml:space="preserve">r, </w:t>
      </w:r>
      <w:r>
        <w:rPr>
          <w:rFonts w:asciiTheme="majorBidi" w:hAnsiTheme="majorBidi" w:cstheme="majorBidi"/>
          <w:sz w:val="24"/>
        </w:rPr>
        <w:t>nous devons nous</w:t>
      </w:r>
      <w:r w:rsidRPr="001D5212">
        <w:rPr>
          <w:rFonts w:asciiTheme="majorBidi" w:hAnsiTheme="majorBidi" w:cstheme="majorBidi"/>
          <w:sz w:val="24"/>
        </w:rPr>
        <w:t xml:space="preserve"> baser</w:t>
      </w:r>
      <w:r>
        <w:rPr>
          <w:rFonts w:asciiTheme="majorBidi" w:hAnsiTheme="majorBidi" w:cstheme="majorBidi"/>
          <w:sz w:val="24"/>
        </w:rPr>
        <w:t> :</w:t>
      </w:r>
    </w:p>
    <w:p w:rsidR="00674A0A" w:rsidRDefault="00674A0A" w:rsidP="00674A0A">
      <w:pPr>
        <w:pStyle w:val="Paragraphe"/>
        <w:numPr>
          <w:ilvl w:val="0"/>
          <w:numId w:val="62"/>
        </w:numPr>
        <w:rPr>
          <w:rFonts w:asciiTheme="majorBidi" w:hAnsiTheme="majorBidi" w:cstheme="majorBidi"/>
          <w:sz w:val="24"/>
        </w:rPr>
      </w:pPr>
      <w:r w:rsidRPr="001D5212">
        <w:rPr>
          <w:rFonts w:asciiTheme="majorBidi" w:hAnsiTheme="majorBidi" w:cstheme="majorBidi"/>
          <w:sz w:val="24"/>
        </w:rPr>
        <w:t xml:space="preserve">soit sur une plateforme sure qui décharge le développeur de l’aspect technique le mieux possible, </w:t>
      </w:r>
    </w:p>
    <w:p w:rsidR="00674A0A" w:rsidRDefault="00674A0A" w:rsidP="00674A0A">
      <w:pPr>
        <w:pStyle w:val="Paragraphe"/>
        <w:numPr>
          <w:ilvl w:val="0"/>
          <w:numId w:val="62"/>
        </w:numPr>
        <w:rPr>
          <w:rFonts w:asciiTheme="majorBidi" w:hAnsiTheme="majorBidi" w:cstheme="majorBidi"/>
          <w:sz w:val="24"/>
        </w:rPr>
      </w:pPr>
      <w:r>
        <w:rPr>
          <w:rFonts w:asciiTheme="majorBidi" w:hAnsiTheme="majorBidi" w:cstheme="majorBidi"/>
          <w:sz w:val="24"/>
        </w:rPr>
        <w:t>soit</w:t>
      </w:r>
      <w:r w:rsidRPr="000B05BD">
        <w:rPr>
          <w:rFonts w:asciiTheme="majorBidi" w:hAnsiTheme="majorBidi" w:cstheme="majorBidi"/>
          <w:sz w:val="24"/>
        </w:rPr>
        <w:t xml:space="preserve"> nous devrions aller à appliquer des méthodes </w:t>
      </w:r>
      <w:r>
        <w:rPr>
          <w:rFonts w:asciiTheme="majorBidi" w:hAnsiTheme="majorBidi" w:cstheme="majorBidi"/>
          <w:sz w:val="24"/>
        </w:rPr>
        <w:t>formelle manuellement, ou automatiquement par l’un des démarches suivantes :</w:t>
      </w:r>
    </w:p>
    <w:p w:rsidR="00674A0A" w:rsidRDefault="00674A0A" w:rsidP="00674A0A">
      <w:pPr>
        <w:pStyle w:val="Paragraphe"/>
        <w:numPr>
          <w:ilvl w:val="0"/>
          <w:numId w:val="61"/>
        </w:numPr>
        <w:rPr>
          <w:rFonts w:asciiTheme="majorBidi" w:hAnsiTheme="majorBidi" w:cstheme="majorBidi"/>
          <w:sz w:val="24"/>
        </w:rPr>
      </w:pPr>
      <w:r w:rsidRPr="000B05BD">
        <w:rPr>
          <w:rFonts w:asciiTheme="majorBidi" w:hAnsiTheme="majorBidi" w:cstheme="majorBidi"/>
          <w:sz w:val="24"/>
        </w:rPr>
        <w:t>Soit nous utilisons une plateforme qui peut donn</w:t>
      </w:r>
      <w:r>
        <w:rPr>
          <w:rFonts w:asciiTheme="majorBidi" w:hAnsiTheme="majorBidi" w:cstheme="majorBidi"/>
          <w:sz w:val="24"/>
        </w:rPr>
        <w:t>er</w:t>
      </w:r>
      <w:r w:rsidRPr="000B05BD">
        <w:rPr>
          <w:rFonts w:asciiTheme="majorBidi" w:hAnsiTheme="majorBidi" w:cstheme="majorBidi"/>
          <w:sz w:val="24"/>
        </w:rPr>
        <w:t xml:space="preserve"> un</w:t>
      </w:r>
      <w:r>
        <w:rPr>
          <w:rFonts w:asciiTheme="majorBidi" w:hAnsiTheme="majorBidi" w:cstheme="majorBidi"/>
          <w:sz w:val="24"/>
        </w:rPr>
        <w:t>e</w:t>
      </w:r>
      <w:r w:rsidRPr="000B05BD">
        <w:rPr>
          <w:rFonts w:asciiTheme="majorBidi" w:hAnsiTheme="majorBidi" w:cstheme="majorBidi"/>
          <w:sz w:val="24"/>
        </w:rPr>
        <w:t xml:space="preserve"> description formelle des propriétés du système</w:t>
      </w:r>
      <w:r>
        <w:rPr>
          <w:rFonts w:asciiTheme="majorBidi" w:hAnsiTheme="majorBidi" w:cstheme="majorBidi"/>
          <w:sz w:val="24"/>
        </w:rPr>
        <w:t>,</w:t>
      </w:r>
      <w:r w:rsidRPr="000B05BD">
        <w:rPr>
          <w:rFonts w:asciiTheme="majorBidi" w:hAnsiTheme="majorBidi" w:cstheme="majorBidi"/>
          <w:sz w:val="24"/>
        </w:rPr>
        <w:t xml:space="preserve"> </w:t>
      </w:r>
    </w:p>
    <w:p w:rsidR="00E60CC0" w:rsidRDefault="00674A0A">
      <w:pPr>
        <w:pStyle w:val="Paragraphe"/>
        <w:numPr>
          <w:ilvl w:val="0"/>
          <w:numId w:val="61"/>
        </w:numPr>
        <w:rPr>
          <w:rFonts w:asciiTheme="majorBidi" w:hAnsiTheme="majorBidi" w:cstheme="majorBidi"/>
          <w:sz w:val="24"/>
        </w:rPr>
      </w:pPr>
      <w:r>
        <w:rPr>
          <w:rFonts w:asciiTheme="majorBidi" w:hAnsiTheme="majorBidi" w:cstheme="majorBidi"/>
          <w:sz w:val="24"/>
        </w:rPr>
        <w:t>O</w:t>
      </w:r>
      <w:r w:rsidRPr="000B05BD">
        <w:rPr>
          <w:rFonts w:asciiTheme="majorBidi" w:hAnsiTheme="majorBidi" w:cstheme="majorBidi"/>
          <w:sz w:val="24"/>
        </w:rPr>
        <w:t xml:space="preserve">u bien utiliser un générateur de code </w:t>
      </w:r>
      <w:r>
        <w:rPr>
          <w:rFonts w:asciiTheme="majorBidi" w:hAnsiTheme="majorBidi" w:cstheme="majorBidi"/>
          <w:sz w:val="24"/>
        </w:rPr>
        <w:t>à</w:t>
      </w:r>
      <w:r w:rsidRPr="000B05BD">
        <w:rPr>
          <w:rFonts w:asciiTheme="majorBidi" w:hAnsiTheme="majorBidi" w:cstheme="majorBidi"/>
          <w:sz w:val="24"/>
        </w:rPr>
        <w:t xml:space="preserve"> partir de mod</w:t>
      </w:r>
      <w:r>
        <w:rPr>
          <w:rFonts w:asciiTheme="majorBidi" w:hAnsiTheme="majorBidi" w:cstheme="majorBidi"/>
          <w:sz w:val="24"/>
        </w:rPr>
        <w:t>è</w:t>
      </w:r>
      <w:r w:rsidRPr="000B05BD">
        <w:rPr>
          <w:rFonts w:asciiTheme="majorBidi" w:hAnsiTheme="majorBidi" w:cstheme="majorBidi"/>
          <w:sz w:val="24"/>
        </w:rPr>
        <w:t>l</w:t>
      </w:r>
      <w:r>
        <w:rPr>
          <w:rFonts w:asciiTheme="majorBidi" w:hAnsiTheme="majorBidi" w:cstheme="majorBidi"/>
          <w:sz w:val="24"/>
        </w:rPr>
        <w:t>e</w:t>
      </w:r>
      <w:r w:rsidRPr="000B05BD">
        <w:rPr>
          <w:rFonts w:asciiTheme="majorBidi" w:hAnsiTheme="majorBidi" w:cstheme="majorBidi"/>
          <w:sz w:val="24"/>
        </w:rPr>
        <w:t>, pour assurer que le modèle et le code so</w:t>
      </w:r>
      <w:r>
        <w:rPr>
          <w:rFonts w:asciiTheme="majorBidi" w:hAnsiTheme="majorBidi" w:cstheme="majorBidi"/>
          <w:sz w:val="24"/>
        </w:rPr>
        <w:t>ien</w:t>
      </w:r>
      <w:r w:rsidRPr="000B05BD">
        <w:rPr>
          <w:rFonts w:asciiTheme="majorBidi" w:hAnsiTheme="majorBidi" w:cstheme="majorBidi"/>
          <w:sz w:val="24"/>
        </w:rPr>
        <w:t>t équivalent</w:t>
      </w:r>
      <w:r>
        <w:rPr>
          <w:rFonts w:asciiTheme="majorBidi" w:hAnsiTheme="majorBidi" w:cstheme="majorBidi"/>
          <w:sz w:val="24"/>
        </w:rPr>
        <w:t>s.</w:t>
      </w:r>
    </w:p>
    <w:p w:rsidR="00E60CC0" w:rsidRDefault="001166C8">
      <w:pPr>
        <w:pStyle w:val="Paragraphe"/>
        <w:ind w:left="0"/>
        <w:rPr>
          <w:rFonts w:asciiTheme="majorBidi" w:hAnsiTheme="majorBidi" w:cstheme="majorBidi"/>
          <w:sz w:val="24"/>
        </w:rPr>
      </w:pPr>
      <w:r>
        <w:rPr>
          <w:rFonts w:asciiTheme="majorBidi" w:hAnsiTheme="majorBidi" w:cstheme="majorBidi"/>
          <w:sz w:val="24"/>
        </w:rPr>
        <w:t>Bien que RMI est très facile a mètre en œuvre comme nous avons vue dans le chapitre précédent, JCSP.net bas sur CSP qui supporte les méthodes formelles comme nous allons voir par la suite dans ce chapitre.</w:t>
      </w:r>
    </w:p>
    <w:p w:rsidR="00DE7F59" w:rsidRPr="00EA7348" w:rsidRDefault="00224230" w:rsidP="00535836">
      <w:pPr>
        <w:pStyle w:val="Titreniveau1"/>
      </w:pPr>
      <w:r w:rsidRPr="00EA7348">
        <w:t>2.</w:t>
      </w:r>
      <w:r w:rsidR="00535836">
        <w:t>1</w:t>
      </w:r>
      <w:r w:rsidR="005B01A1" w:rsidRPr="00EA7348">
        <w:t>)</w:t>
      </w:r>
      <w:r w:rsidRPr="00EA7348">
        <w:t xml:space="preserve"> </w:t>
      </w:r>
      <w:r w:rsidR="00DE7F59" w:rsidRPr="00EA7348">
        <w:t>Présentation de CSP</w:t>
      </w:r>
      <w:r w:rsidRPr="00EA7348">
        <w:t> :</w:t>
      </w:r>
      <w:bookmarkEnd w:id="65"/>
    </w:p>
    <w:p w:rsidR="00606633" w:rsidRPr="00EA7348" w:rsidRDefault="007A2630" w:rsidP="00535836">
      <w:pPr>
        <w:pStyle w:val="Titreniveau1"/>
      </w:pPr>
      <w:bookmarkStart w:id="66" w:name="_Toc517734707"/>
      <w:r w:rsidRPr="00EA7348">
        <w:t>2.</w:t>
      </w:r>
      <w:r w:rsidR="00535836">
        <w:t>1</w:t>
      </w:r>
      <w:r w:rsidRPr="00EA7348">
        <w:t>.1</w:t>
      </w:r>
      <w:r w:rsidR="005B01A1" w:rsidRPr="00EA7348">
        <w:t>)</w:t>
      </w:r>
      <w:r w:rsidRPr="00EA7348">
        <w:t xml:space="preserve"> </w:t>
      </w:r>
      <w:r w:rsidR="00606633" w:rsidRPr="00EA7348">
        <w:t>Définition</w:t>
      </w:r>
      <w:r w:rsidR="00703546" w:rsidRPr="00EA7348">
        <w:t xml:space="preserve"> </w:t>
      </w:r>
      <w:r w:rsidR="00606633" w:rsidRPr="00EA7348">
        <w:t>:</w:t>
      </w:r>
      <w:bookmarkEnd w:id="66"/>
    </w:p>
    <w:p w:rsidR="00C61A25" w:rsidRPr="001D5212" w:rsidRDefault="00D20F43" w:rsidP="00BC3CD2">
      <w:pPr>
        <w:rPr>
          <w:rFonts w:asciiTheme="majorBidi" w:hAnsiTheme="majorBidi" w:cstheme="majorBidi"/>
          <w:color w:val="000000"/>
        </w:rPr>
      </w:pPr>
      <w:r w:rsidRPr="001D5212">
        <w:rPr>
          <w:rFonts w:asciiTheme="majorBidi" w:hAnsiTheme="majorBidi" w:cstheme="majorBidi"/>
          <w:color w:val="000000"/>
        </w:rPr>
        <w:t>CSP est un langage formel de modélisation des processus concurrent</w:t>
      </w:r>
      <w:r w:rsidR="00D56073" w:rsidRPr="001D5212">
        <w:rPr>
          <w:rFonts w:asciiTheme="majorBidi" w:hAnsiTheme="majorBidi" w:cstheme="majorBidi"/>
          <w:color w:val="000000"/>
        </w:rPr>
        <w:t>s</w:t>
      </w:r>
      <w:r w:rsidRPr="001D5212">
        <w:rPr>
          <w:rFonts w:asciiTheme="majorBidi" w:hAnsiTheme="majorBidi" w:cstheme="majorBidi"/>
          <w:color w:val="000000"/>
        </w:rPr>
        <w:t xml:space="preserve"> introduit</w:t>
      </w:r>
      <w:r w:rsidR="00D56073" w:rsidRPr="001D5212">
        <w:rPr>
          <w:rFonts w:asciiTheme="majorBidi" w:hAnsiTheme="majorBidi" w:cstheme="majorBidi"/>
          <w:color w:val="000000"/>
        </w:rPr>
        <w:t>s</w:t>
      </w:r>
      <w:r w:rsidRPr="001D5212">
        <w:rPr>
          <w:rFonts w:asciiTheme="majorBidi" w:hAnsiTheme="majorBidi" w:cstheme="majorBidi"/>
          <w:color w:val="000000"/>
        </w:rPr>
        <w:t xml:space="preserve"> en premier par </w:t>
      </w:r>
      <w:hyperlink r:id="rId19" w:history="1">
        <w:r w:rsidRPr="001D5212">
          <w:rPr>
            <w:rFonts w:asciiTheme="majorBidi" w:hAnsiTheme="majorBidi" w:cstheme="majorBidi"/>
            <w:color w:val="000000"/>
          </w:rPr>
          <w:t>C. A. R. Hoare</w:t>
        </w:r>
      </w:hyperlink>
      <w:r w:rsidRPr="001D5212">
        <w:rPr>
          <w:rFonts w:asciiTheme="majorBidi" w:hAnsiTheme="majorBidi" w:cstheme="majorBidi"/>
          <w:color w:val="000000"/>
        </w:rPr>
        <w:t> en 1978</w:t>
      </w:r>
      <w:r w:rsidR="00D56073" w:rsidRPr="001D5212">
        <w:rPr>
          <w:rFonts w:asciiTheme="majorBidi" w:hAnsiTheme="majorBidi" w:cstheme="majorBidi"/>
          <w:color w:val="000000"/>
        </w:rPr>
        <w:t>.I</w:t>
      </w:r>
      <w:r w:rsidRPr="001D5212">
        <w:rPr>
          <w:rFonts w:asciiTheme="majorBidi" w:hAnsiTheme="majorBidi" w:cstheme="majorBidi"/>
          <w:color w:val="000000"/>
        </w:rPr>
        <w:t xml:space="preserve">l a été </w:t>
      </w:r>
      <w:r w:rsidR="00D56073" w:rsidRPr="001D5212">
        <w:rPr>
          <w:rFonts w:asciiTheme="majorBidi" w:hAnsiTheme="majorBidi" w:cstheme="majorBidi"/>
          <w:color w:val="000000"/>
        </w:rPr>
        <w:t xml:space="preserve">depuis </w:t>
      </w:r>
      <w:r w:rsidRPr="001D5212">
        <w:rPr>
          <w:rFonts w:asciiTheme="majorBidi" w:hAnsiTheme="majorBidi" w:cstheme="majorBidi"/>
          <w:color w:val="000000"/>
        </w:rPr>
        <w:t>amélioré et implémenté par plusieurs outil de modélisation et des bibliothèque</w:t>
      </w:r>
      <w:r w:rsidR="004E316D" w:rsidRPr="001D5212">
        <w:rPr>
          <w:rFonts w:asciiTheme="majorBidi" w:hAnsiTheme="majorBidi" w:cstheme="majorBidi"/>
          <w:color w:val="000000"/>
        </w:rPr>
        <w:t>s</w:t>
      </w:r>
      <w:r w:rsidRPr="001D5212">
        <w:rPr>
          <w:rFonts w:asciiTheme="majorBidi" w:hAnsiTheme="majorBidi" w:cstheme="majorBidi"/>
          <w:color w:val="000000"/>
        </w:rPr>
        <w:t xml:space="preserve"> de programmation</w:t>
      </w:r>
      <w:r w:rsidR="00D56073" w:rsidRPr="001D5212">
        <w:rPr>
          <w:rFonts w:asciiTheme="majorBidi" w:hAnsiTheme="majorBidi" w:cstheme="majorBidi"/>
          <w:color w:val="000000"/>
        </w:rPr>
        <w:t>. Sa syntaxe a été enrichie</w:t>
      </w:r>
      <w:r w:rsidRPr="001D5212">
        <w:rPr>
          <w:rFonts w:asciiTheme="majorBidi" w:hAnsiTheme="majorBidi" w:cstheme="majorBidi"/>
          <w:color w:val="000000"/>
        </w:rPr>
        <w:t xml:space="preserve"> par l’ajout des types de donn</w:t>
      </w:r>
      <w:r w:rsidR="00D56073" w:rsidRPr="001D5212">
        <w:rPr>
          <w:rFonts w:asciiTheme="majorBidi" w:hAnsiTheme="majorBidi" w:cstheme="majorBidi"/>
          <w:color w:val="000000"/>
        </w:rPr>
        <w:t>é</w:t>
      </w:r>
      <w:r w:rsidRPr="001D5212">
        <w:rPr>
          <w:rFonts w:asciiTheme="majorBidi" w:hAnsiTheme="majorBidi" w:cstheme="majorBidi"/>
          <w:color w:val="000000"/>
        </w:rPr>
        <w:t>e</w:t>
      </w:r>
      <w:r w:rsidR="00D56073" w:rsidRPr="001D5212">
        <w:rPr>
          <w:rFonts w:asciiTheme="majorBidi" w:hAnsiTheme="majorBidi" w:cstheme="majorBidi"/>
          <w:color w:val="000000"/>
        </w:rPr>
        <w:t>s</w:t>
      </w:r>
      <w:r w:rsidRPr="001D5212">
        <w:rPr>
          <w:rFonts w:asciiTheme="majorBidi" w:hAnsiTheme="majorBidi" w:cstheme="majorBidi"/>
          <w:color w:val="000000"/>
        </w:rPr>
        <w:t xml:space="preserve"> et des formalisme</w:t>
      </w:r>
      <w:r w:rsidR="00D56073" w:rsidRPr="001D5212">
        <w:rPr>
          <w:rFonts w:asciiTheme="majorBidi" w:hAnsiTheme="majorBidi" w:cstheme="majorBidi"/>
          <w:color w:val="000000"/>
        </w:rPr>
        <w:t>s.</w:t>
      </w:r>
    </w:p>
    <w:p w:rsidR="00C61A25" w:rsidRPr="001D5212" w:rsidRDefault="00D20F43" w:rsidP="000841DF">
      <w:pPr>
        <w:rPr>
          <w:rFonts w:asciiTheme="majorBidi" w:hAnsiTheme="majorBidi" w:cstheme="majorBidi"/>
          <w:color w:val="000000"/>
        </w:rPr>
      </w:pPr>
      <w:r w:rsidRPr="001D5212">
        <w:rPr>
          <w:rFonts w:asciiTheme="majorBidi" w:hAnsiTheme="majorBidi" w:cstheme="majorBidi"/>
          <w:color w:val="000000"/>
        </w:rPr>
        <w:t>Basé sur les processus et les canaux de communication, ce langage permet de mettre les processus en concurrence</w:t>
      </w:r>
      <w:r w:rsidR="004E316D" w:rsidRPr="001D5212">
        <w:rPr>
          <w:rFonts w:asciiTheme="majorBidi" w:hAnsiTheme="majorBidi" w:cstheme="majorBidi"/>
          <w:color w:val="000000"/>
        </w:rPr>
        <w:t xml:space="preserve">, </w:t>
      </w:r>
      <w:r w:rsidRPr="001D5212">
        <w:rPr>
          <w:rFonts w:asciiTheme="majorBidi" w:hAnsiTheme="majorBidi" w:cstheme="majorBidi"/>
          <w:color w:val="000000"/>
        </w:rPr>
        <w:t xml:space="preserve">en séquentielle ou </w:t>
      </w:r>
      <w:r w:rsidR="004E316D" w:rsidRPr="001D5212">
        <w:rPr>
          <w:rFonts w:asciiTheme="majorBidi" w:hAnsiTheme="majorBidi" w:cstheme="majorBidi"/>
          <w:color w:val="000000"/>
        </w:rPr>
        <w:t xml:space="preserve">en </w:t>
      </w:r>
      <w:r w:rsidRPr="001D5212">
        <w:rPr>
          <w:rFonts w:asciiTheme="majorBidi" w:hAnsiTheme="majorBidi" w:cstheme="majorBidi"/>
          <w:color w:val="000000"/>
        </w:rPr>
        <w:t xml:space="preserve">alternative </w:t>
      </w:r>
      <w:r w:rsidR="003246DF" w:rsidRPr="001D5212">
        <w:rPr>
          <w:rFonts w:asciiTheme="majorBidi" w:hAnsiTheme="majorBidi" w:cstheme="majorBidi"/>
          <w:color w:val="000000"/>
        </w:rPr>
        <w:t>indéterministe. Ce</w:t>
      </w:r>
      <w:r w:rsidRPr="001D5212">
        <w:rPr>
          <w:rFonts w:asciiTheme="majorBidi" w:hAnsiTheme="majorBidi" w:cstheme="majorBidi"/>
          <w:color w:val="000000"/>
        </w:rPr>
        <w:t xml:space="preserve"> qui permet au</w:t>
      </w:r>
      <w:r w:rsidR="004E316D" w:rsidRPr="001D5212">
        <w:rPr>
          <w:rFonts w:asciiTheme="majorBidi" w:hAnsiTheme="majorBidi" w:cstheme="majorBidi"/>
          <w:color w:val="000000"/>
        </w:rPr>
        <w:t>x</w:t>
      </w:r>
      <w:r w:rsidRPr="001D5212">
        <w:rPr>
          <w:rFonts w:asciiTheme="majorBidi" w:hAnsiTheme="majorBidi" w:cstheme="majorBidi"/>
          <w:color w:val="000000"/>
        </w:rPr>
        <w:t xml:space="preserve"> développeurs de </w:t>
      </w:r>
      <w:r w:rsidR="004E316D" w:rsidRPr="001D5212">
        <w:rPr>
          <w:rFonts w:asciiTheme="majorBidi" w:hAnsiTheme="majorBidi" w:cstheme="majorBidi"/>
          <w:color w:val="000000"/>
        </w:rPr>
        <w:t xml:space="preserve">se </w:t>
      </w:r>
      <w:r w:rsidRPr="001D5212">
        <w:rPr>
          <w:rFonts w:asciiTheme="majorBidi" w:hAnsiTheme="majorBidi" w:cstheme="majorBidi"/>
          <w:color w:val="000000"/>
        </w:rPr>
        <w:t xml:space="preserve">concentrer sur le </w:t>
      </w:r>
      <w:r w:rsidR="004E316D" w:rsidRPr="001D5212">
        <w:rPr>
          <w:rFonts w:asciiTheme="majorBidi" w:hAnsiTheme="majorBidi" w:cstheme="majorBidi"/>
          <w:color w:val="000000"/>
        </w:rPr>
        <w:t xml:space="preserve">côté </w:t>
      </w:r>
      <w:r w:rsidRPr="001D5212">
        <w:rPr>
          <w:rFonts w:asciiTheme="majorBidi" w:hAnsiTheme="majorBidi" w:cstheme="majorBidi"/>
          <w:color w:val="000000"/>
        </w:rPr>
        <w:t xml:space="preserve">métier de chaque processus sans </w:t>
      </w:r>
      <w:r w:rsidR="004E316D" w:rsidRPr="001D5212">
        <w:rPr>
          <w:rFonts w:asciiTheme="majorBidi" w:hAnsiTheme="majorBidi" w:cstheme="majorBidi"/>
          <w:color w:val="000000"/>
        </w:rPr>
        <w:t>s’</w:t>
      </w:r>
      <w:r w:rsidRPr="001D5212">
        <w:rPr>
          <w:rFonts w:asciiTheme="majorBidi" w:hAnsiTheme="majorBidi" w:cstheme="majorBidi"/>
          <w:color w:val="000000"/>
        </w:rPr>
        <w:t>occuper de la partie technique de la communication</w:t>
      </w:r>
      <w:r w:rsidR="00BC3CD2" w:rsidRPr="001D5212">
        <w:rPr>
          <w:rFonts w:asciiTheme="majorBidi" w:hAnsiTheme="majorBidi" w:cstheme="majorBidi"/>
          <w:color w:val="000000"/>
        </w:rPr>
        <w:t xml:space="preserve"> et de la synchronisation</w:t>
      </w:r>
      <w:r w:rsidR="004E316D" w:rsidRPr="001D5212">
        <w:rPr>
          <w:rFonts w:asciiTheme="majorBidi" w:hAnsiTheme="majorBidi" w:cstheme="majorBidi"/>
          <w:color w:val="000000"/>
        </w:rPr>
        <w:t xml:space="preserve">. </w:t>
      </w:r>
      <w:r w:rsidR="007A439D" w:rsidRPr="001D5212">
        <w:rPr>
          <w:rFonts w:asciiTheme="majorBidi" w:hAnsiTheme="majorBidi" w:cstheme="majorBidi"/>
          <w:color w:val="000000"/>
        </w:rPr>
        <w:t>Comme</w:t>
      </w:r>
      <w:r w:rsidRPr="001D5212">
        <w:rPr>
          <w:rFonts w:asciiTheme="majorBidi" w:hAnsiTheme="majorBidi" w:cstheme="majorBidi"/>
          <w:color w:val="000000"/>
        </w:rPr>
        <w:t xml:space="preserve"> si ces processus sont des objets d</w:t>
      </w:r>
      <w:r w:rsidR="004E316D" w:rsidRPr="001D5212">
        <w:rPr>
          <w:rFonts w:asciiTheme="majorBidi" w:hAnsiTheme="majorBidi" w:cstheme="majorBidi"/>
          <w:color w:val="000000"/>
        </w:rPr>
        <w:t>u</w:t>
      </w:r>
      <w:r w:rsidRPr="001D5212">
        <w:rPr>
          <w:rFonts w:asciiTheme="majorBidi" w:hAnsiTheme="majorBidi" w:cstheme="majorBidi"/>
          <w:color w:val="000000"/>
        </w:rPr>
        <w:t xml:space="preserve"> monde réel, ce qui n</w:t>
      </w:r>
      <w:r w:rsidR="004E316D" w:rsidRPr="001D5212">
        <w:rPr>
          <w:rFonts w:asciiTheme="majorBidi" w:hAnsiTheme="majorBidi" w:cstheme="majorBidi"/>
          <w:color w:val="000000"/>
        </w:rPr>
        <w:t>’</w:t>
      </w:r>
      <w:r w:rsidRPr="001D5212">
        <w:rPr>
          <w:rFonts w:asciiTheme="majorBidi" w:hAnsiTheme="majorBidi" w:cstheme="majorBidi"/>
          <w:color w:val="000000"/>
        </w:rPr>
        <w:t xml:space="preserve">est pas </w:t>
      </w:r>
      <w:r w:rsidR="004E316D" w:rsidRPr="001D5212">
        <w:rPr>
          <w:rFonts w:asciiTheme="majorBidi" w:hAnsiTheme="majorBidi" w:cstheme="majorBidi"/>
          <w:color w:val="000000"/>
        </w:rPr>
        <w:t xml:space="preserve">possible </w:t>
      </w:r>
      <w:r w:rsidRPr="001D5212">
        <w:rPr>
          <w:rFonts w:asciiTheme="majorBidi" w:hAnsiTheme="majorBidi" w:cstheme="majorBidi"/>
          <w:color w:val="000000"/>
        </w:rPr>
        <w:t>dans la programmation</w:t>
      </w:r>
      <w:r w:rsidR="004E316D" w:rsidRPr="001D5212">
        <w:rPr>
          <w:rFonts w:asciiTheme="majorBidi" w:hAnsiTheme="majorBidi" w:cstheme="majorBidi"/>
          <w:color w:val="000000"/>
        </w:rPr>
        <w:t xml:space="preserve"> classique</w:t>
      </w:r>
      <w:r w:rsidR="008B6E02">
        <w:rPr>
          <w:rFonts w:asciiTheme="majorBidi" w:hAnsiTheme="majorBidi" w:cstheme="majorBidi"/>
          <w:color w:val="000000"/>
        </w:rPr>
        <w:fldChar w:fldCharType="begin"/>
      </w:r>
      <w:r w:rsidR="000841DF">
        <w:rPr>
          <w:rFonts w:asciiTheme="majorBidi" w:hAnsiTheme="majorBidi" w:cstheme="majorBidi"/>
          <w:color w:val="000000"/>
        </w:rPr>
        <w:instrText xml:space="preserve"> ADDIN ZOTERO_ITEM CSL_CITATION {"citationID":"wKMHrBkn","properties":{"formattedCitation":"[1]","plainCitation":"[1]","noteIndex":0},"citationItems":[{"id":54,"uris":["http://zotero.org/users/4740593/items/C9IT6ISN"],"uri":["http://zotero.org/users/4740593/items/C9IT6ISN"],"itemData":{"id":54,"type":"webpage","title":"CSP for Java programmers, Part 1","abstract":"While the constructs of multithreaded application programming in the Java language aren't difficult to learn, many developers struggle with applying them correctly. As a result, multithreaded programs are often far more prone to subtle errors than we would like them to be, leading some developers to avoid them at all costs, even when concurrency and parallelism would clearly yield the most elegant design. In this three-part article, regular developerWorks contributor Abhijit Belapurkar sets you on the path to overcoming your fear of multithreaded programming for good, starting here with an overview of the most common issues involved: race hazards, deadlocks, livelocks, resource starvation, and more.","URL":"http://www.ibm.com/developerworks/library/j-csp1/index.html","language":"en","issued":{"date-parts":[["2005",6,21]]},"accessed":{"date-parts":[["2018",6,17]]}}}],"schema":"https://github.com/citation-style-language/schema/raw/master/csl-citation.json"} </w:instrText>
      </w:r>
      <w:r w:rsidR="008B6E02">
        <w:rPr>
          <w:rFonts w:asciiTheme="majorBidi" w:hAnsiTheme="majorBidi" w:cstheme="majorBidi"/>
          <w:color w:val="000000"/>
        </w:rPr>
        <w:fldChar w:fldCharType="separate"/>
      </w:r>
      <w:r w:rsidR="000841DF" w:rsidRPr="000841DF">
        <w:t>[1]</w:t>
      </w:r>
      <w:r w:rsidR="008B6E02">
        <w:rPr>
          <w:rFonts w:asciiTheme="majorBidi" w:hAnsiTheme="majorBidi" w:cstheme="majorBidi"/>
          <w:color w:val="000000"/>
        </w:rPr>
        <w:fldChar w:fldCharType="end"/>
      </w:r>
      <w:r w:rsidR="004E316D" w:rsidRPr="001D5212">
        <w:rPr>
          <w:rFonts w:asciiTheme="majorBidi" w:hAnsiTheme="majorBidi" w:cstheme="majorBidi"/>
          <w:color w:val="000000"/>
        </w:rPr>
        <w:t>.</w:t>
      </w:r>
    </w:p>
    <w:p w:rsidR="00C61A25" w:rsidRPr="001D5212" w:rsidRDefault="00BC3CD2" w:rsidP="00A62E18">
      <w:pPr>
        <w:rPr>
          <w:rFonts w:asciiTheme="majorBidi" w:hAnsiTheme="majorBidi" w:cstheme="majorBidi"/>
          <w:color w:val="000000"/>
        </w:rPr>
      </w:pPr>
      <w:r w:rsidRPr="001D5212">
        <w:rPr>
          <w:rFonts w:asciiTheme="majorBidi" w:hAnsiTheme="majorBidi" w:cstheme="majorBidi"/>
          <w:color w:val="000000"/>
        </w:rPr>
        <w:lastRenderedPageBreak/>
        <w:t>CSP</w:t>
      </w:r>
      <w:r w:rsidR="00D20F43" w:rsidRPr="001D5212">
        <w:rPr>
          <w:rFonts w:asciiTheme="majorBidi" w:hAnsiTheme="majorBidi" w:cstheme="majorBidi"/>
          <w:color w:val="000000"/>
        </w:rPr>
        <w:t xml:space="preserve"> permet </w:t>
      </w:r>
      <w:r w:rsidR="00A62E18" w:rsidRPr="001D5212">
        <w:rPr>
          <w:rFonts w:asciiTheme="majorBidi" w:hAnsiTheme="majorBidi" w:cstheme="majorBidi"/>
          <w:color w:val="000000"/>
        </w:rPr>
        <w:t xml:space="preserve">aux </w:t>
      </w:r>
      <w:r w:rsidR="00D20F43" w:rsidRPr="001D5212">
        <w:rPr>
          <w:rFonts w:asciiTheme="majorBidi" w:hAnsiTheme="majorBidi" w:cstheme="majorBidi"/>
          <w:color w:val="000000"/>
        </w:rPr>
        <w:t>programme</w:t>
      </w:r>
      <w:r w:rsidR="00A62E18" w:rsidRPr="001D5212">
        <w:rPr>
          <w:rFonts w:asciiTheme="majorBidi" w:hAnsiTheme="majorBidi" w:cstheme="majorBidi"/>
          <w:color w:val="000000"/>
        </w:rPr>
        <w:t>s</w:t>
      </w:r>
      <w:r w:rsidR="00D20F43" w:rsidRPr="001D5212">
        <w:rPr>
          <w:rFonts w:asciiTheme="majorBidi" w:hAnsiTheme="majorBidi" w:cstheme="majorBidi"/>
          <w:color w:val="000000"/>
        </w:rPr>
        <w:t xml:space="preserve"> de bénéficier de deux po</w:t>
      </w:r>
      <w:r w:rsidR="00690D7E">
        <w:rPr>
          <w:rFonts w:asciiTheme="majorBidi" w:hAnsiTheme="majorBidi" w:cstheme="majorBidi"/>
          <w:color w:val="000000"/>
        </w:rPr>
        <w:t>i</w:t>
      </w:r>
      <w:r w:rsidR="00D20F43" w:rsidRPr="001D5212">
        <w:rPr>
          <w:rFonts w:asciiTheme="majorBidi" w:hAnsiTheme="majorBidi" w:cstheme="majorBidi"/>
          <w:color w:val="000000"/>
        </w:rPr>
        <w:t>nts très important</w:t>
      </w:r>
      <w:r w:rsidR="00690D7E">
        <w:rPr>
          <w:rFonts w:asciiTheme="majorBidi" w:hAnsiTheme="majorBidi" w:cstheme="majorBidi"/>
          <w:color w:val="000000"/>
        </w:rPr>
        <w:t> :</w:t>
      </w:r>
    </w:p>
    <w:p w:rsidR="00C61A25" w:rsidRPr="001D5212" w:rsidRDefault="00D20F43" w:rsidP="00BC3CD2">
      <w:pPr>
        <w:rPr>
          <w:rFonts w:asciiTheme="majorBidi" w:hAnsiTheme="majorBidi" w:cstheme="majorBidi"/>
          <w:color w:val="000000"/>
        </w:rPr>
      </w:pPr>
      <w:r w:rsidRPr="001D5212">
        <w:rPr>
          <w:rFonts w:asciiTheme="majorBidi" w:hAnsiTheme="majorBidi" w:cstheme="majorBidi"/>
          <w:color w:val="000000"/>
        </w:rPr>
        <w:t xml:space="preserve">1- il permet de rendre le programme très lisible </w:t>
      </w:r>
      <w:r w:rsidR="00BC3CD2" w:rsidRPr="001D5212">
        <w:rPr>
          <w:rFonts w:asciiTheme="majorBidi" w:hAnsiTheme="majorBidi" w:cstheme="majorBidi"/>
          <w:color w:val="000000"/>
        </w:rPr>
        <w:t>en</w:t>
      </w:r>
      <w:r w:rsidRPr="001D5212">
        <w:rPr>
          <w:rFonts w:asciiTheme="majorBidi" w:hAnsiTheme="majorBidi" w:cstheme="majorBidi"/>
          <w:color w:val="000000"/>
        </w:rPr>
        <w:t xml:space="preserve"> cach</w:t>
      </w:r>
      <w:r w:rsidR="00BC3CD2" w:rsidRPr="001D5212">
        <w:rPr>
          <w:rFonts w:asciiTheme="majorBidi" w:hAnsiTheme="majorBidi" w:cstheme="majorBidi"/>
          <w:color w:val="000000"/>
        </w:rPr>
        <w:t>ent</w:t>
      </w:r>
      <w:r w:rsidRPr="001D5212">
        <w:rPr>
          <w:rFonts w:asciiTheme="majorBidi" w:hAnsiTheme="majorBidi" w:cstheme="majorBidi"/>
          <w:color w:val="000000"/>
        </w:rPr>
        <w:t xml:space="preserve"> l’aspect technique de code source</w:t>
      </w:r>
      <w:r w:rsidR="00A47DEC">
        <w:rPr>
          <w:rFonts w:asciiTheme="majorBidi" w:hAnsiTheme="majorBidi" w:cstheme="majorBidi"/>
          <w:color w:val="000000"/>
        </w:rPr>
        <w:t xml:space="preserve"> bien précisément la concurrence.</w:t>
      </w:r>
    </w:p>
    <w:p w:rsidR="00C61A25" w:rsidRPr="001D5212" w:rsidRDefault="00D20F43" w:rsidP="003836AF">
      <w:pPr>
        <w:rPr>
          <w:rFonts w:asciiTheme="majorBidi" w:hAnsiTheme="majorBidi" w:cstheme="majorBidi"/>
          <w:color w:val="000000"/>
        </w:rPr>
      </w:pPr>
      <w:r w:rsidRPr="001D5212">
        <w:rPr>
          <w:rFonts w:asciiTheme="majorBidi" w:hAnsiTheme="majorBidi" w:cstheme="majorBidi"/>
          <w:color w:val="000000"/>
        </w:rPr>
        <w:t xml:space="preserve">2- il permet la vérification </w:t>
      </w:r>
      <w:r w:rsidR="003836AF" w:rsidRPr="001D5212">
        <w:rPr>
          <w:rFonts w:asciiTheme="majorBidi" w:hAnsiTheme="majorBidi" w:cstheme="majorBidi"/>
          <w:color w:val="000000"/>
        </w:rPr>
        <w:t>et</w:t>
      </w:r>
      <w:r w:rsidRPr="001D5212">
        <w:rPr>
          <w:rFonts w:asciiTheme="majorBidi" w:hAnsiTheme="majorBidi" w:cstheme="majorBidi"/>
          <w:color w:val="000000"/>
        </w:rPr>
        <w:t xml:space="preserve"> la valid</w:t>
      </w:r>
      <w:r w:rsidR="003836AF" w:rsidRPr="001D5212">
        <w:rPr>
          <w:rFonts w:asciiTheme="majorBidi" w:hAnsiTheme="majorBidi" w:cstheme="majorBidi"/>
          <w:color w:val="000000"/>
        </w:rPr>
        <w:t>ation</w:t>
      </w:r>
      <w:r w:rsidRPr="001D5212">
        <w:rPr>
          <w:rFonts w:asciiTheme="majorBidi" w:hAnsiTheme="majorBidi" w:cstheme="majorBidi"/>
          <w:color w:val="000000"/>
        </w:rPr>
        <w:t xml:space="preserve"> de programme avec la logique temporelle ce qui n’est pas permet dans </w:t>
      </w:r>
      <w:r w:rsidR="003836AF" w:rsidRPr="001D5212">
        <w:rPr>
          <w:rFonts w:asciiTheme="majorBidi" w:hAnsiTheme="majorBidi" w:cstheme="majorBidi"/>
          <w:color w:val="000000"/>
        </w:rPr>
        <w:t>les autres langages</w:t>
      </w:r>
      <w:r w:rsidRPr="001D5212">
        <w:rPr>
          <w:rFonts w:asciiTheme="majorBidi" w:hAnsiTheme="majorBidi" w:cstheme="majorBidi"/>
          <w:color w:val="000000"/>
        </w:rPr>
        <w:t xml:space="preserve"> comme</w:t>
      </w:r>
      <w:r w:rsidR="00BC3CD2" w:rsidRPr="001D5212">
        <w:rPr>
          <w:rFonts w:asciiTheme="majorBidi" w:hAnsiTheme="majorBidi" w:cstheme="majorBidi"/>
          <w:color w:val="000000"/>
        </w:rPr>
        <w:t xml:space="preserve"> java,</w:t>
      </w:r>
      <w:r w:rsidRPr="001D5212">
        <w:rPr>
          <w:rFonts w:asciiTheme="majorBidi" w:hAnsiTheme="majorBidi" w:cstheme="majorBidi"/>
          <w:color w:val="000000"/>
        </w:rPr>
        <w:t xml:space="preserve"> C++</w:t>
      </w:r>
      <w:r w:rsidR="00A62E18" w:rsidRPr="001D5212">
        <w:rPr>
          <w:rFonts w:asciiTheme="majorBidi" w:hAnsiTheme="majorBidi" w:cstheme="majorBidi"/>
          <w:color w:val="000000"/>
        </w:rPr>
        <w:t xml:space="preserve">, </w:t>
      </w:r>
      <w:r w:rsidRPr="001D5212">
        <w:rPr>
          <w:rFonts w:asciiTheme="majorBidi" w:hAnsiTheme="majorBidi" w:cstheme="majorBidi"/>
          <w:color w:val="000000"/>
        </w:rPr>
        <w:t>Fortron</w:t>
      </w:r>
      <w:r w:rsidR="00A47DEC">
        <w:rPr>
          <w:rFonts w:asciiTheme="majorBidi" w:hAnsiTheme="majorBidi" w:cstheme="majorBidi"/>
          <w:color w:val="000000"/>
        </w:rPr>
        <w:t>, sauf en recoure a un expert de modélisation</w:t>
      </w:r>
      <w:r w:rsidR="00A62E18" w:rsidRPr="001D5212">
        <w:rPr>
          <w:rFonts w:asciiTheme="majorBidi" w:hAnsiTheme="majorBidi" w:cstheme="majorBidi"/>
          <w:color w:val="000000"/>
        </w:rPr>
        <w:t>.</w:t>
      </w:r>
    </w:p>
    <w:p w:rsidR="00C61A25" w:rsidRPr="00EA7348" w:rsidRDefault="007A2630" w:rsidP="00535836">
      <w:pPr>
        <w:pStyle w:val="Titreniveau1"/>
      </w:pPr>
      <w:bookmarkStart w:id="67" w:name="_Toc517734708"/>
      <w:r w:rsidRPr="00EA7348">
        <w:t>2.</w:t>
      </w:r>
      <w:r w:rsidR="00535836">
        <w:t>1</w:t>
      </w:r>
      <w:r w:rsidRPr="00EA7348">
        <w:t>.3</w:t>
      </w:r>
      <w:r w:rsidR="005B01A1" w:rsidRPr="00EA7348">
        <w:t>)</w:t>
      </w:r>
      <w:r w:rsidRPr="00EA7348">
        <w:t xml:space="preserve"> </w:t>
      </w:r>
      <w:r w:rsidR="00D20F43" w:rsidRPr="00EA7348">
        <w:t>Syntaxe CSP</w:t>
      </w:r>
      <w:r w:rsidR="008C3CFD" w:rsidRPr="00EA7348">
        <w:t> :</w:t>
      </w:r>
      <w:bookmarkEnd w:id="67"/>
    </w:p>
    <w:p w:rsidR="00C61A25" w:rsidRPr="001D5212" w:rsidRDefault="00D20F43" w:rsidP="00690D7E">
      <w:pPr>
        <w:rPr>
          <w:rFonts w:asciiTheme="majorBidi" w:hAnsiTheme="majorBidi" w:cstheme="majorBidi"/>
          <w:color w:val="000000"/>
        </w:rPr>
      </w:pPr>
      <w:r w:rsidRPr="001D5212">
        <w:rPr>
          <w:rFonts w:asciiTheme="majorBidi" w:hAnsiTheme="majorBidi" w:cstheme="majorBidi"/>
          <w:color w:val="000000"/>
        </w:rPr>
        <w:t xml:space="preserve">Les processus dans </w:t>
      </w:r>
      <w:r w:rsidR="00BC3CD2" w:rsidRPr="001D5212">
        <w:rPr>
          <w:rFonts w:asciiTheme="majorBidi" w:hAnsiTheme="majorBidi" w:cstheme="majorBidi"/>
          <w:color w:val="000000"/>
        </w:rPr>
        <w:t>CSP</w:t>
      </w:r>
      <w:r w:rsidRPr="001D5212">
        <w:rPr>
          <w:rFonts w:asciiTheme="majorBidi" w:hAnsiTheme="majorBidi" w:cstheme="majorBidi"/>
          <w:color w:val="000000"/>
        </w:rPr>
        <w:t xml:space="preserve"> son des objets qui exécutent une tache en permanente et n’acceptent la communication que par des canaux</w:t>
      </w:r>
      <w:r w:rsidR="00BC3CD2" w:rsidRPr="001D5212">
        <w:rPr>
          <w:rFonts w:asciiTheme="majorBidi" w:hAnsiTheme="majorBidi" w:cstheme="majorBidi"/>
          <w:color w:val="000000"/>
        </w:rPr>
        <w:t xml:space="preserve">, </w:t>
      </w:r>
      <w:r w:rsidR="00383289" w:rsidRPr="001D5212">
        <w:rPr>
          <w:rFonts w:asciiTheme="majorBidi" w:hAnsiTheme="majorBidi" w:cstheme="majorBidi"/>
          <w:color w:val="000000"/>
        </w:rPr>
        <w:t>en effet</w:t>
      </w:r>
      <w:r w:rsidR="00BC3CD2" w:rsidRPr="001D5212">
        <w:rPr>
          <w:rFonts w:asciiTheme="majorBidi" w:hAnsiTheme="majorBidi" w:cstheme="majorBidi"/>
          <w:color w:val="000000"/>
        </w:rPr>
        <w:t xml:space="preserve"> c</w:t>
      </w:r>
      <w:r w:rsidR="00690D7E">
        <w:rPr>
          <w:rFonts w:asciiTheme="majorBidi" w:hAnsiTheme="majorBidi" w:cstheme="majorBidi"/>
          <w:color w:val="000000"/>
        </w:rPr>
        <w:t>’</w:t>
      </w:r>
      <w:r w:rsidR="00BC3CD2" w:rsidRPr="001D5212">
        <w:rPr>
          <w:rFonts w:asciiTheme="majorBidi" w:hAnsiTheme="majorBidi" w:cstheme="majorBidi"/>
          <w:color w:val="000000"/>
        </w:rPr>
        <w:t xml:space="preserve">est comme sa que </w:t>
      </w:r>
      <w:r w:rsidR="00383289" w:rsidRPr="001D5212">
        <w:rPr>
          <w:rFonts w:asciiTheme="majorBidi" w:hAnsiTheme="majorBidi" w:cstheme="majorBidi"/>
          <w:color w:val="000000"/>
        </w:rPr>
        <w:t>les objets</w:t>
      </w:r>
      <w:r w:rsidR="00BC3CD2" w:rsidRPr="001D5212">
        <w:rPr>
          <w:rFonts w:asciiTheme="majorBidi" w:hAnsiTheme="majorBidi" w:cstheme="majorBidi"/>
          <w:color w:val="000000"/>
        </w:rPr>
        <w:t xml:space="preserve"> de monde réel</w:t>
      </w:r>
      <w:r w:rsidR="00383289" w:rsidRPr="001D5212">
        <w:rPr>
          <w:rFonts w:asciiTheme="majorBidi" w:hAnsiTheme="majorBidi" w:cstheme="majorBidi"/>
          <w:color w:val="000000"/>
        </w:rPr>
        <w:t xml:space="preserve"> réagissent</w:t>
      </w:r>
      <w:r w:rsidR="00BC3CD2" w:rsidRPr="001D5212">
        <w:rPr>
          <w:rFonts w:asciiTheme="majorBidi" w:hAnsiTheme="majorBidi" w:cstheme="majorBidi"/>
          <w:color w:val="000000"/>
        </w:rPr>
        <w:t>.</w:t>
      </w:r>
    </w:p>
    <w:p w:rsidR="00C61A25" w:rsidRPr="001D5212" w:rsidRDefault="0050146C">
      <w:pPr>
        <w:rPr>
          <w:rFonts w:asciiTheme="majorBidi" w:hAnsiTheme="majorBidi" w:cstheme="majorBidi"/>
          <w:color w:val="000000"/>
        </w:rPr>
      </w:pPr>
      <w:r>
        <w:rPr>
          <w:rFonts w:asciiTheme="majorBidi" w:hAnsiTheme="majorBidi" w:cstheme="majorBidi"/>
          <w:color w:val="000000"/>
        </w:rPr>
        <w:t>S</w:t>
      </w:r>
      <w:r w:rsidR="00D20F43" w:rsidRPr="001D5212">
        <w:rPr>
          <w:rFonts w:asciiTheme="majorBidi" w:hAnsiTheme="majorBidi" w:cstheme="majorBidi"/>
          <w:color w:val="000000"/>
        </w:rPr>
        <w:t xml:space="preserve">es processus peuvent être </w:t>
      </w:r>
      <w:r w:rsidR="00383289" w:rsidRPr="001D5212">
        <w:rPr>
          <w:rFonts w:asciiTheme="majorBidi" w:hAnsiTheme="majorBidi" w:cstheme="majorBidi"/>
          <w:color w:val="000000"/>
        </w:rPr>
        <w:t>lancés</w:t>
      </w:r>
      <w:r w:rsidR="00D20F43" w:rsidRPr="001D5212">
        <w:rPr>
          <w:rFonts w:asciiTheme="majorBidi" w:hAnsiTheme="majorBidi" w:cstheme="majorBidi"/>
          <w:color w:val="000000"/>
        </w:rPr>
        <w:t xml:space="preserve"> séquentiellement ou parallèlement ou alternativement par un choix </w:t>
      </w:r>
      <w:r w:rsidR="00383289" w:rsidRPr="001D5212">
        <w:rPr>
          <w:rFonts w:asciiTheme="majorBidi" w:hAnsiTheme="majorBidi" w:cstheme="majorBidi"/>
          <w:color w:val="000000"/>
        </w:rPr>
        <w:t>indéterminé</w:t>
      </w:r>
      <w:r w:rsidR="00BC3CD2" w:rsidRPr="001D5212">
        <w:rPr>
          <w:rFonts w:asciiTheme="majorBidi" w:hAnsiTheme="majorBidi" w:cstheme="majorBidi"/>
          <w:color w:val="000000"/>
        </w:rPr>
        <w:t>.</w:t>
      </w:r>
    </w:p>
    <w:p w:rsidR="00C61A25" w:rsidRPr="001D5212" w:rsidRDefault="00383289">
      <w:pPr>
        <w:rPr>
          <w:rFonts w:asciiTheme="majorBidi" w:hAnsiTheme="majorBidi" w:cstheme="majorBidi"/>
          <w:color w:val="000000"/>
        </w:rPr>
      </w:pPr>
      <w:r w:rsidRPr="001D5212">
        <w:rPr>
          <w:rFonts w:asciiTheme="majorBidi" w:hAnsiTheme="majorBidi" w:cstheme="majorBidi"/>
          <w:color w:val="000000"/>
        </w:rPr>
        <w:t>L’envoi</w:t>
      </w:r>
      <w:r w:rsidR="00D20F43" w:rsidRPr="001D5212">
        <w:rPr>
          <w:rFonts w:asciiTheme="majorBidi" w:hAnsiTheme="majorBidi" w:cstheme="majorBidi"/>
          <w:color w:val="000000"/>
        </w:rPr>
        <w:t xml:space="preserve"> des donnés sur un canal quelconque se fait par le mot clé ! sur le</w:t>
      </w:r>
      <w:r w:rsidRPr="001D5212">
        <w:rPr>
          <w:rFonts w:asciiTheme="majorBidi" w:hAnsiTheme="majorBidi" w:cstheme="majorBidi"/>
          <w:color w:val="000000"/>
        </w:rPr>
        <w:t xml:space="preserve"> nom de</w:t>
      </w:r>
      <w:r w:rsidR="00D20F43" w:rsidRPr="001D5212">
        <w:rPr>
          <w:rFonts w:asciiTheme="majorBidi" w:hAnsiTheme="majorBidi" w:cstheme="majorBidi"/>
          <w:color w:val="000000"/>
        </w:rPr>
        <w:t xml:space="preserve"> ce canaux</w:t>
      </w:r>
    </w:p>
    <w:p w:rsidR="00C61A25" w:rsidRPr="001D5212" w:rsidRDefault="00D20F43">
      <w:pPr>
        <w:rPr>
          <w:rFonts w:asciiTheme="majorBidi" w:hAnsiTheme="majorBidi" w:cstheme="majorBidi"/>
          <w:color w:val="000000"/>
        </w:rPr>
      </w:pPr>
      <w:r w:rsidRPr="001D5212">
        <w:rPr>
          <w:rFonts w:asciiTheme="majorBidi" w:hAnsiTheme="majorBidi" w:cstheme="majorBidi"/>
          <w:color w:val="000000"/>
        </w:rPr>
        <w:t>Et la réception se fait par le mot clé ? sur le</w:t>
      </w:r>
      <w:r w:rsidR="00383289" w:rsidRPr="001D5212">
        <w:rPr>
          <w:rFonts w:asciiTheme="majorBidi" w:hAnsiTheme="majorBidi" w:cstheme="majorBidi"/>
          <w:color w:val="000000"/>
        </w:rPr>
        <w:t xml:space="preserve"> nom de ce</w:t>
      </w:r>
      <w:r w:rsidRPr="001D5212">
        <w:rPr>
          <w:rFonts w:asciiTheme="majorBidi" w:hAnsiTheme="majorBidi" w:cstheme="majorBidi"/>
          <w:color w:val="000000"/>
        </w:rPr>
        <w:t xml:space="preserve"> canaux</w:t>
      </w:r>
      <w:r w:rsidR="00690D7E">
        <w:rPr>
          <w:rFonts w:asciiTheme="majorBidi" w:hAnsiTheme="majorBidi" w:cstheme="majorBidi"/>
          <w:color w:val="000000"/>
        </w:rPr>
        <w:t>.</w:t>
      </w:r>
    </w:p>
    <w:p w:rsidR="00C61A25" w:rsidRPr="001D5212" w:rsidRDefault="00D20F43">
      <w:pPr>
        <w:rPr>
          <w:rFonts w:asciiTheme="majorBidi" w:hAnsiTheme="majorBidi" w:cstheme="majorBidi"/>
          <w:color w:val="000000"/>
        </w:rPr>
      </w:pPr>
      <w:r w:rsidRPr="001D5212">
        <w:rPr>
          <w:rFonts w:asciiTheme="majorBidi" w:hAnsiTheme="majorBidi" w:cstheme="majorBidi"/>
          <w:color w:val="000000"/>
        </w:rPr>
        <w:t xml:space="preserve">Par exemple </w:t>
      </w:r>
      <w:r w:rsidR="008C3CFD" w:rsidRPr="001D5212">
        <w:rPr>
          <w:rFonts w:asciiTheme="majorBidi" w:hAnsiTheme="majorBidi" w:cstheme="majorBidi"/>
          <w:color w:val="000000"/>
        </w:rPr>
        <w:t>en peut lire ou écrire sur un canal nommé K</w:t>
      </w:r>
      <w:r w:rsidRPr="001D5212">
        <w:rPr>
          <w:rFonts w:asciiTheme="majorBidi" w:hAnsiTheme="majorBidi" w:cstheme="majorBidi"/>
          <w:color w:val="000000"/>
        </w:rPr>
        <w:t>:</w:t>
      </w:r>
    </w:p>
    <w:p w:rsidR="00C61A25" w:rsidRPr="001D5212" w:rsidRDefault="008C3CFD" w:rsidP="00944F3C">
      <w:pPr>
        <w:rPr>
          <w:rFonts w:asciiTheme="majorBidi" w:hAnsiTheme="majorBidi" w:cstheme="majorBidi"/>
          <w:color w:val="000000"/>
        </w:rPr>
      </w:pPr>
      <w:r w:rsidRPr="001D5212">
        <w:rPr>
          <w:rFonts w:asciiTheme="majorBidi" w:hAnsiTheme="majorBidi" w:cstheme="majorBidi"/>
          <w:color w:val="000000"/>
        </w:rPr>
        <w:t>K</w:t>
      </w:r>
      <w:r w:rsidR="00D20F43" w:rsidRPr="001D5212">
        <w:rPr>
          <w:rFonts w:asciiTheme="majorBidi" w:hAnsiTheme="majorBidi" w:cstheme="majorBidi"/>
          <w:color w:val="000000"/>
        </w:rPr>
        <w:t xml:space="preserve">? Ou </w:t>
      </w:r>
      <w:r w:rsidRPr="001D5212">
        <w:rPr>
          <w:rFonts w:asciiTheme="majorBidi" w:hAnsiTheme="majorBidi" w:cstheme="majorBidi"/>
          <w:color w:val="000000"/>
        </w:rPr>
        <w:t>K</w:t>
      </w:r>
      <w:r w:rsidR="00D20F43" w:rsidRPr="001D5212">
        <w:rPr>
          <w:rFonts w:asciiTheme="majorBidi" w:hAnsiTheme="majorBidi" w:cstheme="majorBidi"/>
          <w:color w:val="000000"/>
        </w:rPr>
        <w:t>!</w:t>
      </w:r>
      <w:r w:rsidR="008B6E02">
        <w:rPr>
          <w:rFonts w:asciiTheme="majorBidi" w:hAnsiTheme="majorBidi" w:cstheme="majorBidi"/>
          <w:color w:val="000000"/>
        </w:rPr>
        <w:fldChar w:fldCharType="begin"/>
      </w:r>
      <w:r w:rsidR="00944F3C">
        <w:rPr>
          <w:rFonts w:asciiTheme="majorBidi" w:hAnsiTheme="majorBidi" w:cstheme="majorBidi"/>
          <w:color w:val="000000"/>
        </w:rPr>
        <w:instrText xml:space="preserve"> ADDIN ZOTERO_ITEM CSL_CITATION {"citationID":"iGHt88QB","properties":{"formattedCitation":"[15]","plainCitation":"[15]","noteIndex":0},"citationItems":[{"id":53,"uris":["http://zotero.org/users/4740593/items/MVT5U6TL"],"uri":["http://zotero.org/users/4740593/items/MVT5U6TL"],"itemData":{"id":53,"type":"speech","title":"Chapitre 3  les formalismes sémantiques de spécification","genre":"Chapitre","URL":"D:\\memoire\\bibliographie\\Ben ouhiba Chapitre 3  les formalismes sémantiques de spécification.pptx","author":[{"literal":"DR. T. BENOUHIBA"}]}}],"schema":"https://github.com/citation-style-language/schema/raw/master/csl-citation.json"} </w:instrText>
      </w:r>
      <w:r w:rsidR="008B6E02">
        <w:rPr>
          <w:rFonts w:asciiTheme="majorBidi" w:hAnsiTheme="majorBidi" w:cstheme="majorBidi"/>
          <w:color w:val="000000"/>
        </w:rPr>
        <w:fldChar w:fldCharType="separate"/>
      </w:r>
      <w:r w:rsidR="00944F3C" w:rsidRPr="00944F3C">
        <w:t>[15]</w:t>
      </w:r>
      <w:r w:rsidR="008B6E02">
        <w:rPr>
          <w:rFonts w:asciiTheme="majorBidi" w:hAnsiTheme="majorBidi" w:cstheme="majorBidi"/>
          <w:color w:val="000000"/>
        </w:rPr>
        <w:fldChar w:fldCharType="end"/>
      </w:r>
    </w:p>
    <w:p w:rsidR="00CA5B21" w:rsidRPr="007A2630" w:rsidRDefault="007A2630" w:rsidP="00690D7E">
      <w:pPr>
        <w:rPr>
          <w:rFonts w:asciiTheme="majorBidi" w:hAnsiTheme="majorBidi" w:cstheme="majorBidi"/>
          <w:b/>
          <w:bCs/>
          <w:color w:val="000000"/>
          <w:u w:val="single"/>
        </w:rPr>
      </w:pPr>
      <w:r w:rsidRPr="007A2630">
        <w:rPr>
          <w:rFonts w:asciiTheme="majorBidi" w:hAnsiTheme="majorBidi" w:cstheme="majorBidi"/>
          <w:b/>
          <w:bCs/>
          <w:color w:val="000000"/>
          <w:u w:val="single"/>
        </w:rPr>
        <w:t>Mots clé</w:t>
      </w:r>
      <w:r w:rsidR="00CA5B21" w:rsidRPr="007A2630">
        <w:rPr>
          <w:rFonts w:asciiTheme="majorBidi" w:hAnsiTheme="majorBidi" w:cstheme="majorBidi"/>
          <w:b/>
          <w:bCs/>
          <w:color w:val="000000"/>
          <w:u w:val="single"/>
        </w:rPr>
        <w:t xml:space="preserve"> </w:t>
      </w:r>
      <w:r w:rsidR="00690D7E">
        <w:rPr>
          <w:rFonts w:asciiTheme="majorBidi" w:hAnsiTheme="majorBidi" w:cstheme="majorBidi"/>
          <w:b/>
          <w:bCs/>
          <w:color w:val="000000"/>
          <w:u w:val="single"/>
        </w:rPr>
        <w:t xml:space="preserve">de langage </w:t>
      </w:r>
      <w:r w:rsidR="00CA5B21" w:rsidRPr="007A2630">
        <w:rPr>
          <w:rFonts w:asciiTheme="majorBidi" w:hAnsiTheme="majorBidi" w:cstheme="majorBidi"/>
          <w:b/>
          <w:bCs/>
          <w:color w:val="000000"/>
          <w:u w:val="single"/>
        </w:rPr>
        <w:t>CSP</w:t>
      </w:r>
      <w:r w:rsidR="008C3CFD" w:rsidRPr="007A2630">
        <w:rPr>
          <w:rFonts w:asciiTheme="majorBidi" w:hAnsiTheme="majorBidi" w:cstheme="majorBidi"/>
          <w:b/>
          <w:bCs/>
          <w:color w:val="000000"/>
          <w:u w:val="single"/>
        </w:rPr>
        <w:t>:</w:t>
      </w:r>
      <w:r w:rsidR="00CA5B21" w:rsidRPr="007A2630">
        <w:rPr>
          <w:rFonts w:asciiTheme="majorBidi" w:hAnsiTheme="majorBidi" w:cstheme="majorBidi"/>
          <w:b/>
          <w:bCs/>
          <w:color w:val="000000"/>
          <w:u w:val="single"/>
        </w:rPr>
        <w:t xml:space="preserve"> </w:t>
      </w:r>
    </w:p>
    <w:p w:rsidR="003E36F0" w:rsidRPr="001D5212" w:rsidRDefault="007D1E7D" w:rsidP="006A3959">
      <w:pPr>
        <w:rPr>
          <w:rFonts w:asciiTheme="majorBidi" w:hAnsiTheme="majorBidi" w:cstheme="majorBidi"/>
          <w:color w:val="000000"/>
        </w:rPr>
      </w:pPr>
      <w:r w:rsidRPr="001D5212">
        <w:rPr>
          <w:rFonts w:asciiTheme="majorBidi" w:hAnsiTheme="majorBidi" w:cstheme="majorBidi"/>
          <w:color w:val="000000"/>
        </w:rPr>
        <w:t>Étant donné</w:t>
      </w:r>
      <w:r w:rsidR="00383289" w:rsidRPr="001D5212">
        <w:rPr>
          <w:rFonts w:asciiTheme="majorBidi" w:hAnsiTheme="majorBidi" w:cstheme="majorBidi"/>
          <w:color w:val="000000"/>
        </w:rPr>
        <w:t xml:space="preserve"> que</w:t>
      </w:r>
      <w:r w:rsidR="00BC57E2" w:rsidRPr="001D5212">
        <w:rPr>
          <w:rFonts w:asciiTheme="majorBidi" w:hAnsiTheme="majorBidi" w:cstheme="majorBidi"/>
          <w:color w:val="000000"/>
        </w:rPr>
        <w:t xml:space="preserve"> (K est un canal) :</w:t>
      </w:r>
    </w:p>
    <w:p w:rsidR="006A3959" w:rsidRPr="001D5212" w:rsidRDefault="006A3959" w:rsidP="0048038F">
      <w:pPr>
        <w:numPr>
          <w:ilvl w:val="0"/>
          <w:numId w:val="11"/>
        </w:numPr>
        <w:rPr>
          <w:rFonts w:asciiTheme="majorBidi" w:hAnsiTheme="majorBidi" w:cstheme="majorBidi"/>
          <w:color w:val="000000"/>
        </w:rPr>
      </w:pPr>
      <w:r w:rsidRPr="001D5212">
        <w:rPr>
          <w:rFonts w:asciiTheme="majorBidi" w:hAnsiTheme="majorBidi" w:cstheme="majorBidi"/>
          <w:b/>
          <w:bCs/>
          <w:color w:val="000000"/>
        </w:rPr>
        <w:t>Skip :</w:t>
      </w:r>
      <w:r w:rsidRPr="001D5212">
        <w:rPr>
          <w:rFonts w:asciiTheme="majorBidi" w:hAnsiTheme="majorBidi" w:cstheme="majorBidi"/>
          <w:color w:val="000000"/>
        </w:rPr>
        <w:t xml:space="preserve"> ne fait rien</w:t>
      </w:r>
    </w:p>
    <w:p w:rsidR="006A3959" w:rsidRPr="001D5212" w:rsidRDefault="006A3959" w:rsidP="0048038F">
      <w:pPr>
        <w:numPr>
          <w:ilvl w:val="0"/>
          <w:numId w:val="11"/>
        </w:numPr>
        <w:rPr>
          <w:rFonts w:asciiTheme="majorBidi" w:hAnsiTheme="majorBidi" w:cstheme="majorBidi"/>
          <w:color w:val="000000"/>
        </w:rPr>
      </w:pPr>
      <w:r w:rsidRPr="001D5212">
        <w:rPr>
          <w:rFonts w:asciiTheme="majorBidi" w:hAnsiTheme="majorBidi" w:cstheme="majorBidi"/>
          <w:b/>
          <w:bCs/>
          <w:color w:val="000000"/>
        </w:rPr>
        <w:t>abort</w:t>
      </w:r>
      <w:r w:rsidR="00690D7E">
        <w:rPr>
          <w:rFonts w:asciiTheme="majorBidi" w:hAnsiTheme="majorBidi" w:cstheme="majorBidi"/>
          <w:color w:val="000000"/>
        </w:rPr>
        <w:t> : (blocage pour toujours)</w:t>
      </w:r>
      <w:r w:rsidRPr="001D5212">
        <w:rPr>
          <w:rFonts w:asciiTheme="majorBidi" w:hAnsiTheme="majorBidi" w:cstheme="majorBidi"/>
          <w:color w:val="000000"/>
        </w:rPr>
        <w:t>.</w:t>
      </w:r>
    </w:p>
    <w:p w:rsidR="003E36F0" w:rsidRPr="001D5212" w:rsidRDefault="00BC57E2" w:rsidP="0048038F">
      <w:pPr>
        <w:numPr>
          <w:ilvl w:val="0"/>
          <w:numId w:val="11"/>
        </w:numPr>
        <w:rPr>
          <w:rFonts w:asciiTheme="majorBidi" w:hAnsiTheme="majorBidi" w:cstheme="majorBidi"/>
          <w:color w:val="000000"/>
        </w:rPr>
      </w:pPr>
      <w:r w:rsidRPr="001D5212">
        <w:rPr>
          <w:rFonts w:asciiTheme="majorBidi" w:hAnsiTheme="majorBidi" w:cstheme="majorBidi"/>
          <w:b/>
          <w:bCs/>
          <w:color w:val="000000"/>
        </w:rPr>
        <w:t>K?X</w:t>
      </w:r>
      <w:r w:rsidRPr="001D5212">
        <w:rPr>
          <w:rFonts w:asciiTheme="majorBidi" w:hAnsiTheme="majorBidi" w:cstheme="majorBidi"/>
          <w:color w:val="000000"/>
        </w:rPr>
        <w:t xml:space="preserve"> : </w:t>
      </w:r>
      <w:r w:rsidR="00057AD6" w:rsidRPr="001D5212">
        <w:rPr>
          <w:rFonts w:asciiTheme="majorBidi" w:hAnsiTheme="majorBidi" w:cstheme="majorBidi"/>
          <w:color w:val="000000"/>
        </w:rPr>
        <w:t>cette instruction est bloquante elle attendre a</w:t>
      </w:r>
      <w:r w:rsidRPr="001D5212">
        <w:rPr>
          <w:rFonts w:asciiTheme="majorBidi" w:hAnsiTheme="majorBidi" w:cstheme="majorBidi"/>
          <w:color w:val="000000"/>
        </w:rPr>
        <w:t xml:space="preserve"> lire une valeur du canal </w:t>
      </w:r>
      <w:r w:rsidRPr="001D5212">
        <w:rPr>
          <w:rFonts w:asciiTheme="majorBidi" w:hAnsiTheme="majorBidi" w:cstheme="majorBidi"/>
          <w:b/>
          <w:bCs/>
          <w:color w:val="000000"/>
        </w:rPr>
        <w:t>K</w:t>
      </w:r>
      <w:r w:rsidRPr="001D5212">
        <w:rPr>
          <w:rFonts w:asciiTheme="majorBidi" w:hAnsiTheme="majorBidi" w:cstheme="majorBidi"/>
          <w:color w:val="000000"/>
        </w:rPr>
        <w:t xml:space="preserve">, le résultat est mis dans </w:t>
      </w:r>
      <w:r w:rsidRPr="001D5212">
        <w:rPr>
          <w:rFonts w:asciiTheme="majorBidi" w:hAnsiTheme="majorBidi" w:cstheme="majorBidi"/>
          <w:b/>
          <w:bCs/>
          <w:color w:val="000000"/>
        </w:rPr>
        <w:t>X</w:t>
      </w:r>
    </w:p>
    <w:p w:rsidR="003E36F0" w:rsidRPr="001D5212" w:rsidRDefault="00BC57E2" w:rsidP="0048038F">
      <w:pPr>
        <w:numPr>
          <w:ilvl w:val="0"/>
          <w:numId w:val="11"/>
        </w:numPr>
        <w:rPr>
          <w:rFonts w:asciiTheme="majorBidi" w:hAnsiTheme="majorBidi" w:cstheme="majorBidi"/>
          <w:color w:val="000000"/>
        </w:rPr>
      </w:pPr>
      <w:r w:rsidRPr="001D5212">
        <w:rPr>
          <w:rFonts w:asciiTheme="majorBidi" w:hAnsiTheme="majorBidi" w:cstheme="majorBidi"/>
          <w:b/>
          <w:bCs/>
          <w:color w:val="000000"/>
        </w:rPr>
        <w:t>K!X</w:t>
      </w:r>
      <w:r w:rsidRPr="001D5212">
        <w:rPr>
          <w:rFonts w:asciiTheme="majorBidi" w:hAnsiTheme="majorBidi" w:cstheme="majorBidi"/>
          <w:color w:val="000000"/>
        </w:rPr>
        <w:t xml:space="preserve"> : l’expression </w:t>
      </w:r>
      <w:r w:rsidRPr="001D5212">
        <w:rPr>
          <w:rFonts w:asciiTheme="majorBidi" w:hAnsiTheme="majorBidi" w:cstheme="majorBidi"/>
          <w:b/>
          <w:bCs/>
          <w:color w:val="000000"/>
        </w:rPr>
        <w:t>X</w:t>
      </w:r>
      <w:r w:rsidRPr="001D5212">
        <w:rPr>
          <w:rFonts w:asciiTheme="majorBidi" w:hAnsiTheme="majorBidi" w:cstheme="majorBidi"/>
          <w:color w:val="000000"/>
        </w:rPr>
        <w:t xml:space="preserve"> est écrite dans le canal </w:t>
      </w:r>
      <w:r w:rsidRPr="001D5212">
        <w:rPr>
          <w:rFonts w:asciiTheme="majorBidi" w:hAnsiTheme="majorBidi" w:cstheme="majorBidi"/>
          <w:b/>
          <w:bCs/>
          <w:color w:val="000000"/>
        </w:rPr>
        <w:t>K</w:t>
      </w:r>
    </w:p>
    <w:p w:rsidR="003E36F0" w:rsidRPr="001D5212" w:rsidRDefault="00BC57E2" w:rsidP="0048038F">
      <w:pPr>
        <w:numPr>
          <w:ilvl w:val="0"/>
          <w:numId w:val="11"/>
        </w:numPr>
        <w:rPr>
          <w:rFonts w:asciiTheme="majorBidi" w:hAnsiTheme="majorBidi" w:cstheme="majorBidi"/>
          <w:color w:val="000000"/>
        </w:rPr>
      </w:pPr>
      <w:r w:rsidRPr="0065561F">
        <w:rPr>
          <w:rFonts w:asciiTheme="majorBidi" w:hAnsiTheme="majorBidi" w:cstheme="majorBidi"/>
          <w:b/>
          <w:bCs/>
          <w:color w:val="000000"/>
        </w:rPr>
        <w:t>Une commande gardée</w:t>
      </w:r>
      <w:r w:rsidR="00057AD6" w:rsidRPr="001D5212">
        <w:rPr>
          <w:rFonts w:asciiTheme="majorBidi" w:hAnsiTheme="majorBidi" w:cstheme="majorBidi"/>
          <w:color w:val="000000"/>
        </w:rPr>
        <w:t xml:space="preserve"> : a </w:t>
      </w:r>
      <w:r w:rsidRPr="001D5212">
        <w:rPr>
          <w:rFonts w:asciiTheme="majorBidi" w:hAnsiTheme="majorBidi" w:cstheme="majorBidi"/>
          <w:color w:val="000000"/>
        </w:rPr>
        <w:t xml:space="preserve">la </w:t>
      </w:r>
      <w:r w:rsidRPr="0065561F">
        <w:rPr>
          <w:rFonts w:asciiTheme="majorBidi" w:hAnsiTheme="majorBidi" w:cstheme="majorBidi"/>
          <w:color w:val="000000"/>
        </w:rPr>
        <w:t>forme</w:t>
      </w:r>
      <w:r w:rsidR="00057AD6" w:rsidRPr="0065561F">
        <w:rPr>
          <w:rFonts w:asciiTheme="majorBidi" w:hAnsiTheme="majorBidi" w:cstheme="majorBidi"/>
          <w:color w:val="000000"/>
        </w:rPr>
        <w:t xml:space="preserve"> suivante</w:t>
      </w:r>
      <w:r w:rsidR="00057AD6" w:rsidRPr="001D5212">
        <w:rPr>
          <w:rFonts w:asciiTheme="majorBidi" w:hAnsiTheme="majorBidi" w:cstheme="majorBidi"/>
          <w:b/>
          <w:bCs/>
          <w:color w:val="000000"/>
        </w:rPr>
        <w:t xml:space="preserve"> </w:t>
      </w:r>
      <w:r w:rsidRPr="001D5212">
        <w:rPr>
          <w:rFonts w:asciiTheme="majorBidi" w:hAnsiTheme="majorBidi" w:cstheme="majorBidi"/>
          <w:b/>
          <w:bCs/>
          <w:color w:val="000000"/>
        </w:rPr>
        <w:t xml:space="preserve"> [ B1-&gt;C1 [] B2-&gt;C2 [] ...BN-&gt;CN ]</w:t>
      </w:r>
      <w:r w:rsidR="0065561F">
        <w:rPr>
          <w:rFonts w:asciiTheme="majorBidi" w:hAnsiTheme="majorBidi" w:cstheme="majorBidi"/>
          <w:b/>
          <w:bCs/>
          <w:color w:val="000000"/>
        </w:rPr>
        <w:t xml:space="preserve"> cette </w:t>
      </w:r>
      <w:r w:rsidR="0065561F" w:rsidRPr="0065561F">
        <w:rPr>
          <w:rFonts w:asciiTheme="majorBidi" w:hAnsiTheme="majorBidi" w:cstheme="majorBidi"/>
          <w:color w:val="000000"/>
        </w:rPr>
        <w:t>instruction fait les taches suivante :</w:t>
      </w:r>
    </w:p>
    <w:p w:rsidR="003E36F0" w:rsidRPr="001D5212" w:rsidRDefault="00BC57E2" w:rsidP="004F52FC">
      <w:pPr>
        <w:numPr>
          <w:ilvl w:val="1"/>
          <w:numId w:val="47"/>
        </w:numPr>
        <w:rPr>
          <w:rFonts w:asciiTheme="majorBidi" w:hAnsiTheme="majorBidi" w:cstheme="majorBidi"/>
          <w:color w:val="000000"/>
        </w:rPr>
      </w:pPr>
      <w:r w:rsidRPr="001D5212">
        <w:rPr>
          <w:rFonts w:asciiTheme="majorBidi" w:hAnsiTheme="majorBidi" w:cstheme="majorBidi"/>
          <w:color w:val="000000"/>
        </w:rPr>
        <w:t xml:space="preserve">On évalue chacune des conditions </w:t>
      </w:r>
      <w:r w:rsidRPr="001D5212">
        <w:rPr>
          <w:rFonts w:asciiTheme="majorBidi" w:hAnsiTheme="majorBidi" w:cstheme="majorBidi"/>
          <w:b/>
          <w:bCs/>
          <w:color w:val="000000"/>
        </w:rPr>
        <w:t>Bi</w:t>
      </w:r>
      <w:r w:rsidRPr="001D5212">
        <w:rPr>
          <w:rFonts w:asciiTheme="majorBidi" w:hAnsiTheme="majorBidi" w:cstheme="majorBidi"/>
          <w:color w:val="000000"/>
        </w:rPr>
        <w:t xml:space="preserve"> (que l’on appelle gardes)</w:t>
      </w:r>
    </w:p>
    <w:p w:rsidR="003E36F0" w:rsidRPr="001D5212" w:rsidRDefault="00BC57E2" w:rsidP="004F52FC">
      <w:pPr>
        <w:numPr>
          <w:ilvl w:val="1"/>
          <w:numId w:val="47"/>
        </w:numPr>
        <w:rPr>
          <w:rFonts w:asciiTheme="majorBidi" w:hAnsiTheme="majorBidi" w:cstheme="majorBidi"/>
          <w:color w:val="000000"/>
        </w:rPr>
      </w:pPr>
      <w:r w:rsidRPr="001D5212">
        <w:rPr>
          <w:rFonts w:asciiTheme="majorBidi" w:hAnsiTheme="majorBidi" w:cstheme="majorBidi"/>
          <w:color w:val="000000"/>
        </w:rPr>
        <w:t xml:space="preserve">S’il existe une seule garde vraie Bi, on exécute </w:t>
      </w:r>
      <w:r w:rsidRPr="001D5212">
        <w:rPr>
          <w:rFonts w:asciiTheme="majorBidi" w:hAnsiTheme="majorBidi" w:cstheme="majorBidi"/>
          <w:b/>
          <w:bCs/>
          <w:color w:val="000000"/>
        </w:rPr>
        <w:t>Ci</w:t>
      </w:r>
    </w:p>
    <w:p w:rsidR="003E36F0" w:rsidRPr="001D5212" w:rsidRDefault="00BC57E2" w:rsidP="004F52FC">
      <w:pPr>
        <w:numPr>
          <w:ilvl w:val="1"/>
          <w:numId w:val="47"/>
        </w:numPr>
        <w:rPr>
          <w:rFonts w:asciiTheme="majorBidi" w:hAnsiTheme="majorBidi" w:cstheme="majorBidi"/>
          <w:color w:val="000000"/>
        </w:rPr>
      </w:pPr>
      <w:r w:rsidRPr="001D5212">
        <w:rPr>
          <w:rFonts w:asciiTheme="majorBidi" w:hAnsiTheme="majorBidi" w:cstheme="majorBidi"/>
          <w:color w:val="000000"/>
        </w:rPr>
        <w:t>S’il y en a plusieurs, le choix de la commande à exécuter est non déterministe</w:t>
      </w:r>
    </w:p>
    <w:p w:rsidR="008C3CFD" w:rsidRPr="001D5212" w:rsidRDefault="00BC57E2" w:rsidP="004F52FC">
      <w:pPr>
        <w:numPr>
          <w:ilvl w:val="1"/>
          <w:numId w:val="47"/>
        </w:numPr>
        <w:rPr>
          <w:rFonts w:asciiTheme="majorBidi" w:hAnsiTheme="majorBidi" w:cstheme="majorBidi"/>
          <w:color w:val="000000"/>
        </w:rPr>
      </w:pPr>
      <w:r w:rsidRPr="001D5212">
        <w:rPr>
          <w:rFonts w:asciiTheme="majorBidi" w:hAnsiTheme="majorBidi" w:cstheme="majorBidi"/>
          <w:color w:val="000000"/>
        </w:rPr>
        <w:lastRenderedPageBreak/>
        <w:t xml:space="preserve">Si aucune garde n’est correcte, l’instruction complète est équivalente à </w:t>
      </w:r>
      <w:r w:rsidR="00015627" w:rsidRPr="001D5212">
        <w:rPr>
          <w:rFonts w:asciiTheme="majorBidi" w:hAnsiTheme="majorBidi" w:cstheme="majorBidi"/>
          <w:color w:val="000000"/>
        </w:rPr>
        <w:t>abort (blocage pour toujours)</w:t>
      </w:r>
    </w:p>
    <w:p w:rsidR="003E36F0" w:rsidRPr="001D5212" w:rsidRDefault="00BC57E2" w:rsidP="0048038F">
      <w:pPr>
        <w:numPr>
          <w:ilvl w:val="0"/>
          <w:numId w:val="11"/>
        </w:numPr>
        <w:rPr>
          <w:rFonts w:asciiTheme="majorBidi" w:hAnsiTheme="majorBidi" w:cstheme="majorBidi"/>
          <w:color w:val="000000"/>
        </w:rPr>
      </w:pPr>
      <w:r w:rsidRPr="0065561F">
        <w:rPr>
          <w:rFonts w:asciiTheme="majorBidi" w:hAnsiTheme="majorBidi" w:cstheme="majorBidi"/>
          <w:b/>
          <w:bCs/>
          <w:color w:val="000000"/>
        </w:rPr>
        <w:t>Commande gardée avec étoile</w:t>
      </w:r>
      <w:r w:rsidRPr="001D5212">
        <w:rPr>
          <w:rFonts w:asciiTheme="majorBidi" w:hAnsiTheme="majorBidi" w:cstheme="majorBidi"/>
          <w:color w:val="000000"/>
        </w:rPr>
        <w:t xml:space="preserve"> :</w:t>
      </w:r>
    </w:p>
    <w:p w:rsidR="003E36F0" w:rsidRPr="001D5212" w:rsidRDefault="00015627" w:rsidP="004F52FC">
      <w:pPr>
        <w:numPr>
          <w:ilvl w:val="1"/>
          <w:numId w:val="48"/>
        </w:numPr>
        <w:rPr>
          <w:rFonts w:asciiTheme="majorBidi" w:hAnsiTheme="majorBidi" w:cstheme="majorBidi"/>
          <w:color w:val="000000"/>
        </w:rPr>
      </w:pPr>
      <w:r w:rsidRPr="001D5212">
        <w:rPr>
          <w:rFonts w:asciiTheme="majorBidi" w:hAnsiTheme="majorBidi" w:cstheme="majorBidi"/>
          <w:color w:val="000000"/>
        </w:rPr>
        <w:t>Equivalent a</w:t>
      </w:r>
      <w:r w:rsidR="00BC57E2" w:rsidRPr="001D5212">
        <w:rPr>
          <w:rFonts w:asciiTheme="majorBidi" w:hAnsiTheme="majorBidi" w:cstheme="majorBidi"/>
          <w:color w:val="000000"/>
        </w:rPr>
        <w:t xml:space="preserve"> la version sans étoile</w:t>
      </w:r>
      <w:r w:rsidRPr="001D5212">
        <w:rPr>
          <w:rFonts w:asciiTheme="majorBidi" w:hAnsiTheme="majorBidi" w:cstheme="majorBidi"/>
          <w:color w:val="000000"/>
        </w:rPr>
        <w:t xml:space="preserve"> a la d</w:t>
      </w:r>
      <w:r w:rsidR="00BC57E2" w:rsidRPr="001D5212">
        <w:rPr>
          <w:rFonts w:asciiTheme="majorBidi" w:hAnsiTheme="majorBidi" w:cstheme="majorBidi"/>
          <w:color w:val="000000"/>
        </w:rPr>
        <w:t>ifférence</w:t>
      </w:r>
      <w:r w:rsidRPr="001D5212">
        <w:rPr>
          <w:rFonts w:asciiTheme="majorBidi" w:hAnsiTheme="majorBidi" w:cstheme="majorBidi"/>
          <w:color w:val="000000"/>
        </w:rPr>
        <w:t xml:space="preserve"> que</w:t>
      </w:r>
      <w:r w:rsidR="00BC57E2" w:rsidRPr="001D5212">
        <w:rPr>
          <w:rFonts w:asciiTheme="majorBidi" w:hAnsiTheme="majorBidi" w:cstheme="majorBidi"/>
          <w:color w:val="000000"/>
        </w:rPr>
        <w:t xml:space="preserve"> on boucle sur la commande jusqu’à ce qu’il n’y ait plus de gardes vraies</w:t>
      </w:r>
      <w:r w:rsidRPr="001D5212">
        <w:rPr>
          <w:rFonts w:asciiTheme="majorBidi" w:hAnsiTheme="majorBidi" w:cstheme="majorBidi"/>
          <w:color w:val="000000"/>
        </w:rPr>
        <w:t>.</w:t>
      </w:r>
    </w:p>
    <w:p w:rsidR="003E36F0" w:rsidRPr="001D5212" w:rsidRDefault="00BC57E2" w:rsidP="004F52FC">
      <w:pPr>
        <w:numPr>
          <w:ilvl w:val="1"/>
          <w:numId w:val="48"/>
        </w:numPr>
        <w:rPr>
          <w:rFonts w:asciiTheme="majorBidi" w:hAnsiTheme="majorBidi" w:cstheme="majorBidi"/>
          <w:color w:val="000000"/>
        </w:rPr>
      </w:pPr>
      <w:r w:rsidRPr="001D5212">
        <w:rPr>
          <w:rFonts w:asciiTheme="majorBidi" w:hAnsiTheme="majorBidi" w:cstheme="majorBidi"/>
          <w:color w:val="000000"/>
        </w:rPr>
        <w:t>si aucune garde n’est vraie, la commande est équivalente à skip</w:t>
      </w:r>
      <w:r w:rsidR="006A3959" w:rsidRPr="001D5212">
        <w:rPr>
          <w:rFonts w:asciiTheme="majorBidi" w:hAnsiTheme="majorBidi" w:cstheme="majorBidi"/>
          <w:color w:val="000000"/>
        </w:rPr>
        <w:t xml:space="preserve"> (ne fait rien)</w:t>
      </w:r>
    </w:p>
    <w:p w:rsidR="003E36F0" w:rsidRPr="001D5212" w:rsidRDefault="00BC57E2" w:rsidP="0048038F">
      <w:pPr>
        <w:numPr>
          <w:ilvl w:val="0"/>
          <w:numId w:val="11"/>
        </w:numPr>
        <w:rPr>
          <w:rFonts w:asciiTheme="majorBidi" w:hAnsiTheme="majorBidi" w:cstheme="majorBidi"/>
          <w:color w:val="000000"/>
        </w:rPr>
      </w:pPr>
      <w:r w:rsidRPr="001D5212">
        <w:rPr>
          <w:rFonts w:asciiTheme="majorBidi" w:hAnsiTheme="majorBidi" w:cstheme="majorBidi"/>
          <w:b/>
          <w:bCs/>
          <w:color w:val="000000"/>
        </w:rPr>
        <w:t>c0</w:t>
      </w:r>
      <w:r w:rsidR="00002567" w:rsidRPr="001D5212">
        <w:rPr>
          <w:rFonts w:asciiTheme="majorBidi" w:hAnsiTheme="majorBidi" w:cstheme="majorBidi"/>
          <w:b/>
          <w:bCs/>
          <w:color w:val="000000"/>
        </w:rPr>
        <w:t xml:space="preserve"> </w:t>
      </w:r>
      <w:r w:rsidRPr="001D5212">
        <w:rPr>
          <w:rFonts w:asciiTheme="majorBidi" w:hAnsiTheme="majorBidi" w:cstheme="majorBidi"/>
          <w:b/>
          <w:bCs/>
          <w:color w:val="000000"/>
        </w:rPr>
        <w:t>||</w:t>
      </w:r>
      <w:r w:rsidR="00002567" w:rsidRPr="001D5212">
        <w:rPr>
          <w:rFonts w:asciiTheme="majorBidi" w:hAnsiTheme="majorBidi" w:cstheme="majorBidi"/>
          <w:b/>
          <w:bCs/>
          <w:color w:val="000000"/>
        </w:rPr>
        <w:t xml:space="preserve"> </w:t>
      </w:r>
      <w:r w:rsidRPr="001D5212">
        <w:rPr>
          <w:rFonts w:asciiTheme="majorBidi" w:hAnsiTheme="majorBidi" w:cstheme="majorBidi"/>
          <w:b/>
          <w:bCs/>
          <w:color w:val="000000"/>
        </w:rPr>
        <w:t xml:space="preserve">c1 </w:t>
      </w:r>
      <w:r w:rsidRPr="001D5212">
        <w:rPr>
          <w:rFonts w:asciiTheme="majorBidi" w:hAnsiTheme="majorBidi" w:cstheme="majorBidi"/>
          <w:color w:val="000000"/>
        </w:rPr>
        <w:t xml:space="preserve">: exécuter les commandes </w:t>
      </w:r>
      <w:r w:rsidRPr="001D5212">
        <w:rPr>
          <w:rFonts w:asciiTheme="majorBidi" w:hAnsiTheme="majorBidi" w:cstheme="majorBidi"/>
          <w:b/>
          <w:bCs/>
          <w:color w:val="000000"/>
        </w:rPr>
        <w:t>c0</w:t>
      </w:r>
      <w:r w:rsidRPr="001D5212">
        <w:rPr>
          <w:rFonts w:asciiTheme="majorBidi" w:hAnsiTheme="majorBidi" w:cstheme="majorBidi"/>
          <w:color w:val="000000"/>
        </w:rPr>
        <w:t xml:space="preserve"> et </w:t>
      </w:r>
      <w:r w:rsidRPr="001D5212">
        <w:rPr>
          <w:rFonts w:asciiTheme="majorBidi" w:hAnsiTheme="majorBidi" w:cstheme="majorBidi"/>
          <w:b/>
          <w:bCs/>
          <w:color w:val="000000"/>
        </w:rPr>
        <w:t>c1</w:t>
      </w:r>
      <w:r w:rsidRPr="001D5212">
        <w:rPr>
          <w:rFonts w:asciiTheme="majorBidi" w:hAnsiTheme="majorBidi" w:cstheme="majorBidi"/>
          <w:color w:val="000000"/>
        </w:rPr>
        <w:t xml:space="preserve"> en parallèle</w:t>
      </w:r>
    </w:p>
    <w:p w:rsidR="003E36F0" w:rsidRPr="001D5212" w:rsidRDefault="00BC57E2" w:rsidP="0048038F">
      <w:pPr>
        <w:numPr>
          <w:ilvl w:val="1"/>
          <w:numId w:val="11"/>
        </w:numPr>
        <w:tabs>
          <w:tab w:val="num" w:pos="1800"/>
        </w:tabs>
        <w:rPr>
          <w:rFonts w:asciiTheme="majorBidi" w:hAnsiTheme="majorBidi" w:cstheme="majorBidi"/>
          <w:color w:val="000000"/>
        </w:rPr>
      </w:pPr>
      <w:r w:rsidRPr="001D5212">
        <w:rPr>
          <w:rFonts w:asciiTheme="majorBidi" w:hAnsiTheme="majorBidi" w:cstheme="majorBidi"/>
          <w:color w:val="000000"/>
        </w:rPr>
        <w:t>La commande se termine lorsque toutes les commandes parallèles internes se terminent</w:t>
      </w:r>
    </w:p>
    <w:p w:rsidR="003E36F0" w:rsidRPr="001D5212" w:rsidRDefault="00BC57E2" w:rsidP="0048038F">
      <w:pPr>
        <w:numPr>
          <w:ilvl w:val="0"/>
          <w:numId w:val="11"/>
        </w:numPr>
        <w:rPr>
          <w:rFonts w:asciiTheme="majorBidi" w:hAnsiTheme="majorBidi" w:cstheme="majorBidi"/>
          <w:color w:val="000000"/>
        </w:rPr>
      </w:pPr>
      <w:r w:rsidRPr="001D5212">
        <w:rPr>
          <w:rFonts w:asciiTheme="majorBidi" w:hAnsiTheme="majorBidi" w:cstheme="majorBidi"/>
          <w:b/>
          <w:bCs/>
          <w:color w:val="000000"/>
        </w:rPr>
        <w:t>c\K</w:t>
      </w:r>
      <w:r w:rsidRPr="001D5212">
        <w:rPr>
          <w:rFonts w:asciiTheme="majorBidi" w:hAnsiTheme="majorBidi" w:cstheme="majorBidi"/>
          <w:color w:val="000000"/>
        </w:rPr>
        <w:t xml:space="preserve"> : cacher le canal </w:t>
      </w:r>
      <w:r w:rsidRPr="001D5212">
        <w:rPr>
          <w:rFonts w:asciiTheme="majorBidi" w:hAnsiTheme="majorBidi" w:cstheme="majorBidi"/>
          <w:b/>
          <w:bCs/>
          <w:color w:val="000000"/>
        </w:rPr>
        <w:t>K</w:t>
      </w:r>
      <w:r w:rsidRPr="001D5212">
        <w:rPr>
          <w:rFonts w:asciiTheme="majorBidi" w:hAnsiTheme="majorBidi" w:cstheme="majorBidi"/>
          <w:color w:val="000000"/>
        </w:rPr>
        <w:t xml:space="preserve"> dans la commande </w:t>
      </w:r>
      <w:r w:rsidRPr="001D5212">
        <w:rPr>
          <w:rFonts w:asciiTheme="majorBidi" w:hAnsiTheme="majorBidi" w:cstheme="majorBidi"/>
          <w:b/>
          <w:bCs/>
          <w:color w:val="000000"/>
        </w:rPr>
        <w:t>c</w:t>
      </w:r>
    </w:p>
    <w:p w:rsidR="006A3959" w:rsidRPr="00135961" w:rsidRDefault="008C3CFD" w:rsidP="0048038F">
      <w:pPr>
        <w:numPr>
          <w:ilvl w:val="1"/>
          <w:numId w:val="11"/>
        </w:numPr>
        <w:rPr>
          <w:rFonts w:asciiTheme="majorBidi" w:hAnsiTheme="majorBidi" w:cstheme="majorBidi"/>
          <w:b/>
          <w:bCs/>
          <w:color w:val="000000"/>
          <w:u w:val="single"/>
        </w:rPr>
      </w:pPr>
      <w:r w:rsidRPr="001D5212">
        <w:rPr>
          <w:rFonts w:asciiTheme="majorBidi" w:hAnsiTheme="majorBidi" w:cstheme="majorBidi"/>
          <w:color w:val="000000"/>
        </w:rPr>
        <w:t xml:space="preserve">Le canal est seulement visible et utilisable à l’intérieur de </w:t>
      </w:r>
      <w:r w:rsidRPr="001D5212">
        <w:rPr>
          <w:rFonts w:asciiTheme="majorBidi" w:hAnsiTheme="majorBidi" w:cstheme="majorBidi"/>
          <w:b/>
          <w:bCs/>
          <w:color w:val="000000"/>
        </w:rPr>
        <w:t>c</w:t>
      </w:r>
      <w:r w:rsidRPr="001D5212">
        <w:rPr>
          <w:rFonts w:asciiTheme="majorBidi" w:hAnsiTheme="majorBidi" w:cstheme="majorBidi"/>
          <w:color w:val="000000"/>
        </w:rPr>
        <w:t xml:space="preserve"> </w:t>
      </w:r>
    </w:p>
    <w:p w:rsidR="00135961" w:rsidRPr="00135961" w:rsidRDefault="00135961" w:rsidP="00135961">
      <w:pPr>
        <w:numPr>
          <w:ilvl w:val="0"/>
          <w:numId w:val="11"/>
        </w:numPr>
        <w:rPr>
          <w:rFonts w:asciiTheme="majorBidi" w:hAnsiTheme="majorBidi" w:cstheme="majorBidi"/>
          <w:color w:val="000000"/>
        </w:rPr>
      </w:pPr>
      <w:r w:rsidRPr="001D5212">
        <w:rPr>
          <w:rFonts w:asciiTheme="majorBidi" w:hAnsiTheme="majorBidi" w:cstheme="majorBidi"/>
          <w:b/>
          <w:bCs/>
          <w:color w:val="000000"/>
        </w:rPr>
        <w:t xml:space="preserve">b → c : </w:t>
      </w:r>
      <w:r w:rsidRPr="001D5212">
        <w:rPr>
          <w:rFonts w:asciiTheme="majorBidi" w:hAnsiTheme="majorBidi" w:cstheme="majorBidi"/>
          <w:color w:val="000000"/>
        </w:rPr>
        <w:t xml:space="preserve">lorsque b est correct, on exécute </w:t>
      </w:r>
      <w:r w:rsidRPr="001D5212">
        <w:rPr>
          <w:rFonts w:asciiTheme="majorBidi" w:hAnsiTheme="majorBidi" w:cstheme="majorBidi"/>
          <w:b/>
          <w:bCs/>
          <w:color w:val="000000"/>
        </w:rPr>
        <w:t>c</w:t>
      </w:r>
    </w:p>
    <w:p w:rsidR="00074486" w:rsidRPr="00135961" w:rsidRDefault="00074486" w:rsidP="00135961">
      <w:pPr>
        <w:numPr>
          <w:ilvl w:val="0"/>
          <w:numId w:val="11"/>
        </w:numPr>
        <w:rPr>
          <w:rFonts w:asciiTheme="majorBidi" w:hAnsiTheme="majorBidi" w:cstheme="majorBidi"/>
          <w:color w:val="000000"/>
        </w:rPr>
      </w:pPr>
      <w:r w:rsidRPr="001D5212">
        <w:rPr>
          <w:rFonts w:asciiTheme="majorBidi" w:hAnsiTheme="majorBidi" w:cstheme="majorBidi"/>
          <w:color w:val="000000"/>
        </w:rPr>
        <w:t>Les gardes peuvent être enrichies par des commandes d’entrée/sortie</w:t>
      </w:r>
      <w:r w:rsidR="00135961">
        <w:rPr>
          <w:rFonts w:asciiTheme="majorBidi" w:hAnsiTheme="majorBidi" w:cstheme="majorBidi"/>
          <w:color w:val="000000"/>
        </w:rPr>
        <w:t xml:space="preserve"> : </w:t>
      </w:r>
      <w:r w:rsidR="00135961" w:rsidRPr="00135961">
        <w:rPr>
          <w:rFonts w:asciiTheme="majorBidi" w:hAnsiTheme="majorBidi" w:cstheme="majorBidi"/>
          <w:b/>
          <w:bCs/>
          <w:color w:val="000000"/>
        </w:rPr>
        <w:t xml:space="preserve">b ; K?X → c : </w:t>
      </w:r>
      <w:r w:rsidR="00135961" w:rsidRPr="00135961">
        <w:rPr>
          <w:rFonts w:asciiTheme="majorBidi" w:hAnsiTheme="majorBidi" w:cstheme="majorBidi"/>
          <w:color w:val="000000"/>
        </w:rPr>
        <w:t>lorsque b est correct et que le processus est prêt à lire du canal K, il affecte la variable X et exécuté c</w:t>
      </w:r>
      <w:r w:rsidRPr="00135961">
        <w:rPr>
          <w:rFonts w:asciiTheme="majorBidi" w:hAnsiTheme="majorBidi" w:cstheme="majorBidi"/>
          <w:color w:val="000000"/>
        </w:rPr>
        <w:t xml:space="preserve">  </w:t>
      </w:r>
    </w:p>
    <w:p w:rsidR="008C3CFD" w:rsidRPr="001D5212" w:rsidRDefault="0083270A" w:rsidP="006A3959">
      <w:pPr>
        <w:rPr>
          <w:rFonts w:asciiTheme="majorBidi" w:hAnsiTheme="majorBidi" w:cstheme="majorBidi"/>
          <w:b/>
          <w:bCs/>
          <w:color w:val="000000"/>
          <w:u w:val="single"/>
        </w:rPr>
      </w:pPr>
      <w:r w:rsidRPr="001D5212">
        <w:rPr>
          <w:rFonts w:asciiTheme="majorBidi" w:hAnsiTheme="majorBidi" w:cstheme="majorBidi"/>
          <w:b/>
          <w:bCs/>
          <w:color w:val="000000"/>
          <w:u w:val="single"/>
        </w:rPr>
        <w:t>Un e</w:t>
      </w:r>
      <w:r w:rsidR="008C3CFD" w:rsidRPr="001D5212">
        <w:rPr>
          <w:rFonts w:asciiTheme="majorBidi" w:hAnsiTheme="majorBidi" w:cstheme="majorBidi"/>
          <w:b/>
          <w:bCs/>
          <w:color w:val="000000"/>
          <w:u w:val="single"/>
        </w:rPr>
        <w:t>xemple </w:t>
      </w:r>
      <w:r w:rsidR="00135961">
        <w:rPr>
          <w:rFonts w:asciiTheme="majorBidi" w:hAnsiTheme="majorBidi" w:cstheme="majorBidi"/>
          <w:b/>
          <w:bCs/>
          <w:color w:val="000000"/>
          <w:u w:val="single"/>
        </w:rPr>
        <w:t xml:space="preserve">de programme CSP </w:t>
      </w:r>
      <w:r w:rsidR="008C3CFD" w:rsidRPr="001D5212">
        <w:rPr>
          <w:rFonts w:asciiTheme="majorBidi" w:hAnsiTheme="majorBidi" w:cstheme="majorBidi"/>
          <w:b/>
          <w:bCs/>
          <w:color w:val="000000"/>
          <w:u w:val="single"/>
        </w:rPr>
        <w:t>:</w:t>
      </w:r>
    </w:p>
    <w:p w:rsidR="003E36F0" w:rsidRPr="001D5212" w:rsidRDefault="00BC57E2" w:rsidP="0048038F">
      <w:pPr>
        <w:numPr>
          <w:ilvl w:val="0"/>
          <w:numId w:val="12"/>
        </w:numPr>
        <w:rPr>
          <w:rFonts w:asciiTheme="majorBidi" w:hAnsiTheme="majorBidi" w:cstheme="majorBidi"/>
          <w:color w:val="000000"/>
        </w:rPr>
      </w:pPr>
      <w:r w:rsidRPr="001D5212">
        <w:rPr>
          <w:rFonts w:asciiTheme="majorBidi" w:hAnsiTheme="majorBidi" w:cstheme="majorBidi"/>
          <w:color w:val="000000"/>
        </w:rPr>
        <w:t>Rechercher une valeur n dans un tableau tab (la conjonction est notée par  ’;’ ) :</w:t>
      </w:r>
    </w:p>
    <w:p w:rsidR="008C3CFD" w:rsidRPr="00E27D24" w:rsidRDefault="008C3CFD" w:rsidP="008C3CFD">
      <w:pPr>
        <w:rPr>
          <w:rFonts w:asciiTheme="majorBidi" w:hAnsiTheme="majorBidi" w:cstheme="majorBidi"/>
          <w:color w:val="000000"/>
          <w:lang w:val="en-US"/>
        </w:rPr>
      </w:pPr>
      <w:r w:rsidRPr="00E27D24">
        <w:rPr>
          <w:rFonts w:asciiTheme="majorBidi" w:hAnsiTheme="majorBidi" w:cstheme="majorBidi"/>
          <w:color w:val="000000"/>
          <w:lang w:val="en-US"/>
        </w:rPr>
        <w:t>i:=0;</w:t>
      </w:r>
    </w:p>
    <w:p w:rsidR="008C3CFD" w:rsidRPr="00E27D24" w:rsidRDefault="008C3CFD" w:rsidP="004626EE">
      <w:pPr>
        <w:rPr>
          <w:rFonts w:asciiTheme="majorBidi" w:hAnsiTheme="majorBidi" w:cstheme="majorBidi"/>
          <w:color w:val="000000"/>
          <w:lang w:val="en-US"/>
        </w:rPr>
      </w:pPr>
      <w:r w:rsidRPr="00E27D24">
        <w:rPr>
          <w:rFonts w:asciiTheme="majorBidi" w:hAnsiTheme="majorBidi" w:cstheme="majorBidi"/>
          <w:color w:val="000000"/>
          <w:lang w:val="en-US"/>
        </w:rPr>
        <w:t>*[</w:t>
      </w:r>
      <w:r w:rsidR="0083270A" w:rsidRPr="00E27D24">
        <w:rPr>
          <w:rFonts w:asciiTheme="majorBidi" w:hAnsiTheme="majorBidi" w:cstheme="majorBidi"/>
          <w:color w:val="000000"/>
          <w:lang w:val="en-US"/>
        </w:rPr>
        <w:t xml:space="preserve"> </w:t>
      </w:r>
      <w:r w:rsidRPr="00E27D24">
        <w:rPr>
          <w:rFonts w:asciiTheme="majorBidi" w:hAnsiTheme="majorBidi" w:cstheme="majorBidi"/>
          <w:color w:val="000000"/>
          <w:lang w:val="en-US"/>
        </w:rPr>
        <w:t>i</w:t>
      </w:r>
      <w:r w:rsidR="004626EE" w:rsidRPr="00E27D24">
        <w:rPr>
          <w:rFonts w:asciiTheme="majorBidi" w:hAnsiTheme="majorBidi" w:cstheme="majorBidi"/>
          <w:color w:val="000000"/>
          <w:lang w:val="en-US"/>
        </w:rPr>
        <w:t xml:space="preserve"> </w:t>
      </w:r>
      <w:r w:rsidRPr="00E27D24">
        <w:rPr>
          <w:rFonts w:asciiTheme="majorBidi" w:hAnsiTheme="majorBidi" w:cstheme="majorBidi"/>
          <w:color w:val="000000"/>
          <w:lang w:val="en-US"/>
        </w:rPr>
        <w:t>&lt;</w:t>
      </w:r>
      <w:r w:rsidR="004626EE" w:rsidRPr="00E27D24">
        <w:rPr>
          <w:rFonts w:asciiTheme="majorBidi" w:hAnsiTheme="majorBidi" w:cstheme="majorBidi"/>
          <w:color w:val="000000"/>
          <w:lang w:val="en-US"/>
        </w:rPr>
        <w:t xml:space="preserve"> </w:t>
      </w:r>
      <w:r w:rsidRPr="00E27D24">
        <w:rPr>
          <w:rFonts w:asciiTheme="majorBidi" w:hAnsiTheme="majorBidi" w:cstheme="majorBidi"/>
          <w:color w:val="000000"/>
          <w:lang w:val="en-US"/>
        </w:rPr>
        <w:t>size</w:t>
      </w:r>
      <w:r w:rsidR="0083270A" w:rsidRPr="00E27D24">
        <w:rPr>
          <w:rFonts w:asciiTheme="majorBidi" w:hAnsiTheme="majorBidi" w:cstheme="majorBidi"/>
          <w:color w:val="000000"/>
          <w:lang w:val="en-US"/>
        </w:rPr>
        <w:t xml:space="preserve"> </w:t>
      </w:r>
      <w:r w:rsidRPr="00E27D24">
        <w:rPr>
          <w:rFonts w:asciiTheme="majorBidi" w:hAnsiTheme="majorBidi" w:cstheme="majorBidi"/>
          <w:color w:val="000000"/>
          <w:lang w:val="en-US"/>
        </w:rPr>
        <w:t>;</w:t>
      </w:r>
      <w:r w:rsidR="0083270A" w:rsidRPr="00E27D24">
        <w:rPr>
          <w:rFonts w:asciiTheme="majorBidi" w:hAnsiTheme="majorBidi" w:cstheme="majorBidi"/>
          <w:color w:val="000000"/>
          <w:lang w:val="en-US"/>
        </w:rPr>
        <w:t xml:space="preserve"> </w:t>
      </w:r>
      <w:r w:rsidRPr="00E27D24">
        <w:rPr>
          <w:rFonts w:asciiTheme="majorBidi" w:hAnsiTheme="majorBidi" w:cstheme="majorBidi"/>
          <w:color w:val="000000"/>
          <w:lang w:val="en-US"/>
        </w:rPr>
        <w:t>tab[i]</w:t>
      </w:r>
      <w:r w:rsidR="004626EE" w:rsidRPr="00E27D24">
        <w:rPr>
          <w:rFonts w:asciiTheme="majorBidi" w:hAnsiTheme="majorBidi" w:cstheme="majorBidi"/>
          <w:color w:val="000000"/>
          <w:lang w:val="en-US"/>
        </w:rPr>
        <w:t xml:space="preserve"> </w:t>
      </w:r>
      <w:r w:rsidRPr="00E27D24">
        <w:rPr>
          <w:rFonts w:asciiTheme="majorBidi" w:hAnsiTheme="majorBidi" w:cstheme="majorBidi"/>
          <w:color w:val="000000"/>
          <w:lang w:val="en-US"/>
        </w:rPr>
        <w:t>&lt;&gt;</w:t>
      </w:r>
      <w:r w:rsidR="004626EE" w:rsidRPr="00E27D24">
        <w:rPr>
          <w:rFonts w:asciiTheme="majorBidi" w:hAnsiTheme="majorBidi" w:cstheme="majorBidi"/>
          <w:color w:val="000000"/>
          <w:lang w:val="en-US"/>
        </w:rPr>
        <w:t xml:space="preserve"> </w:t>
      </w:r>
      <w:r w:rsidRPr="00E27D24">
        <w:rPr>
          <w:rFonts w:asciiTheme="majorBidi" w:hAnsiTheme="majorBidi" w:cstheme="majorBidi"/>
          <w:color w:val="000000"/>
          <w:lang w:val="en-US"/>
        </w:rPr>
        <w:t xml:space="preserve">n </w:t>
      </w:r>
      <w:r w:rsidR="004626EE" w:rsidRPr="00E27D24">
        <w:rPr>
          <w:rFonts w:asciiTheme="majorBidi" w:hAnsiTheme="majorBidi" w:cstheme="majorBidi"/>
          <w:b/>
          <w:bCs/>
          <w:color w:val="000000"/>
          <w:lang w:val="en-US"/>
        </w:rPr>
        <w:t>→</w:t>
      </w:r>
      <w:r w:rsidRPr="00E27D24">
        <w:rPr>
          <w:rFonts w:asciiTheme="majorBidi" w:hAnsiTheme="majorBidi" w:cstheme="majorBidi"/>
          <w:color w:val="000000"/>
          <w:lang w:val="en-US"/>
        </w:rPr>
        <w:t xml:space="preserve"> i:=i+1</w:t>
      </w:r>
      <w:r w:rsidR="0083270A" w:rsidRPr="00E27D24">
        <w:rPr>
          <w:rFonts w:asciiTheme="majorBidi" w:hAnsiTheme="majorBidi" w:cstheme="majorBidi"/>
          <w:color w:val="000000"/>
          <w:lang w:val="en-US"/>
        </w:rPr>
        <w:t xml:space="preserve"> </w:t>
      </w:r>
      <w:r w:rsidRPr="00E27D24">
        <w:rPr>
          <w:rFonts w:asciiTheme="majorBidi" w:hAnsiTheme="majorBidi" w:cstheme="majorBidi"/>
          <w:color w:val="000000"/>
          <w:lang w:val="en-US"/>
        </w:rPr>
        <w:t>]</w:t>
      </w:r>
    </w:p>
    <w:p w:rsidR="0083270A" w:rsidRPr="001D5212" w:rsidRDefault="0083270A" w:rsidP="0083270A">
      <w:pPr>
        <w:rPr>
          <w:rFonts w:asciiTheme="majorBidi" w:hAnsiTheme="majorBidi" w:cstheme="majorBidi"/>
          <w:b/>
          <w:bCs/>
          <w:color w:val="000000"/>
          <w:u w:val="single"/>
        </w:rPr>
      </w:pPr>
      <w:r w:rsidRPr="001D5212">
        <w:rPr>
          <w:rFonts w:asciiTheme="majorBidi" w:hAnsiTheme="majorBidi" w:cstheme="majorBidi"/>
          <w:b/>
          <w:bCs/>
          <w:color w:val="000000"/>
          <w:u w:val="single"/>
        </w:rPr>
        <w:t xml:space="preserve">Un autre exemple : </w:t>
      </w:r>
    </w:p>
    <w:p w:rsidR="003E36F0" w:rsidRPr="001D5212" w:rsidRDefault="00BC57E2" w:rsidP="00944F3C">
      <w:pPr>
        <w:rPr>
          <w:rFonts w:asciiTheme="majorBidi" w:hAnsiTheme="majorBidi" w:cstheme="majorBidi"/>
          <w:color w:val="000000"/>
        </w:rPr>
      </w:pPr>
      <w:r w:rsidRPr="001D5212">
        <w:rPr>
          <w:rFonts w:asciiTheme="majorBidi" w:hAnsiTheme="majorBidi" w:cstheme="majorBidi"/>
          <w:color w:val="000000"/>
        </w:rPr>
        <w:t xml:space="preserve">Un processus qui imprime sur un écran ce qu’il lit depuis un le clavier </w:t>
      </w:r>
      <w:r w:rsidR="00A10FB3" w:rsidRPr="001D5212">
        <w:rPr>
          <w:rFonts w:asciiTheme="majorBidi" w:hAnsiTheme="majorBidi" w:cstheme="majorBidi"/>
          <w:color w:val="000000"/>
        </w:rPr>
        <w:t xml:space="preserve"> </w:t>
      </w:r>
      <w:r w:rsidR="008B6E02" w:rsidRPr="001D5212">
        <w:rPr>
          <w:rFonts w:asciiTheme="majorBidi" w:hAnsiTheme="majorBidi" w:cstheme="majorBidi"/>
          <w:color w:val="000000"/>
        </w:rPr>
        <w:fldChar w:fldCharType="begin"/>
      </w:r>
      <w:r w:rsidR="00944F3C">
        <w:rPr>
          <w:rFonts w:asciiTheme="majorBidi" w:hAnsiTheme="majorBidi" w:cstheme="majorBidi"/>
          <w:color w:val="000000"/>
        </w:rPr>
        <w:instrText xml:space="preserve"> ADDIN ZOTERO_ITEM CSL_CITATION {"citationID":"cG3a9NpA","properties":{"formattedCitation":"[15]","plainCitation":"[15]","noteIndex":0},"citationItems":[{"id":53,"uris":["http://zotero.org/users/4740593/items/MVT5U6TL"],"uri":["http://zotero.org/users/4740593/items/MVT5U6TL"],"itemData":{"id":53,"type":"speech","title":"Chapitre 3  les formalismes sémantiques de spécification","genre":"Chapitre","URL":"D:\\memoire\\bibliographie\\Ben ouhiba Chapitre 3  les formalismes sémantiques de spécification.pptx","author":[{"literal":"DR. T. BENOUHIBA"}]}}],"schema":"https://github.com/citation-style-language/schema/raw/master/csl-citation.json"} </w:instrText>
      </w:r>
      <w:r w:rsidR="008B6E02" w:rsidRPr="001D5212">
        <w:rPr>
          <w:rFonts w:asciiTheme="majorBidi" w:hAnsiTheme="majorBidi" w:cstheme="majorBidi"/>
          <w:color w:val="000000"/>
        </w:rPr>
        <w:fldChar w:fldCharType="separate"/>
      </w:r>
      <w:r w:rsidR="00944F3C" w:rsidRPr="00944F3C">
        <w:t>[15]</w:t>
      </w:r>
      <w:r w:rsidR="008B6E02" w:rsidRPr="001D5212">
        <w:rPr>
          <w:rFonts w:asciiTheme="majorBidi" w:hAnsiTheme="majorBidi" w:cstheme="majorBidi"/>
          <w:color w:val="000000"/>
        </w:rPr>
        <w:fldChar w:fldCharType="end"/>
      </w:r>
      <w:r w:rsidR="00A10FB3" w:rsidRPr="001D5212">
        <w:rPr>
          <w:rFonts w:asciiTheme="majorBidi" w:hAnsiTheme="majorBidi" w:cstheme="majorBidi"/>
          <w:color w:val="000000"/>
        </w:rPr>
        <w:t xml:space="preserve"> </w:t>
      </w:r>
      <w:r w:rsidR="008B6E02" w:rsidRPr="001D5212">
        <w:rPr>
          <w:rFonts w:asciiTheme="majorBidi" w:hAnsiTheme="majorBidi" w:cstheme="majorBidi"/>
          <w:color w:val="000000"/>
        </w:rPr>
        <w:fldChar w:fldCharType="begin"/>
      </w:r>
      <w:r w:rsidR="00944F3C">
        <w:rPr>
          <w:rFonts w:asciiTheme="majorBidi" w:hAnsiTheme="majorBidi" w:cstheme="majorBidi"/>
          <w:color w:val="000000"/>
        </w:rPr>
        <w:instrText xml:space="preserve"> ADDIN ZOTERO_ITEM CSL_CITATION {"citationID":"KlBhZyA6","properties":{"formattedCitation":"[16]","plainCitation":"[16]","noteIndex":0},"citationItems":[{"id":33,"uris":["http://zotero.org/users/4740593/items/LXPR73SW"],"uri":["http://zotero.org/users/4740593/items/LXPR73SW"],"itemData":{"id":33,"type":"chapter","title":"Communicating Sequential Processes","container-title":"Programming Languages","publisher":"Springer Berlin Heidelberg","publisher-place":"Berlin, Heidelberg","page":"306-317","source":"CrossRef","event-place":"Berlin, Heidelberg","URL":"http://link.springer.com/10.1007/978-3-662-09507-2_19","ISBN":"978-3-662-09509-6","note":"DOI: 10.1007/978-3-662-09507-2_19","language":"en","editor":[{"family":"Horowitz","given":"Ellis"}],"author":[{"family":"Hoare","given":"C. A. R."}],"issued":{"date-parts":[["1983"]]},"accessed":{"date-parts":[["2018",3,19]]}}}],"schema":"https://github.com/citation-style-language/schema/raw/master/csl-citation.json"} </w:instrText>
      </w:r>
      <w:r w:rsidR="008B6E02" w:rsidRPr="001D5212">
        <w:rPr>
          <w:rFonts w:asciiTheme="majorBidi" w:hAnsiTheme="majorBidi" w:cstheme="majorBidi"/>
          <w:color w:val="000000"/>
        </w:rPr>
        <w:fldChar w:fldCharType="separate"/>
      </w:r>
      <w:r w:rsidR="00944F3C" w:rsidRPr="00944F3C">
        <w:t>[16]</w:t>
      </w:r>
      <w:r w:rsidR="008B6E02" w:rsidRPr="001D5212">
        <w:rPr>
          <w:rFonts w:asciiTheme="majorBidi" w:hAnsiTheme="majorBidi" w:cstheme="majorBidi"/>
          <w:color w:val="000000"/>
        </w:rPr>
        <w:fldChar w:fldCharType="end"/>
      </w:r>
      <w:r w:rsidRPr="001D5212">
        <w:rPr>
          <w:rFonts w:asciiTheme="majorBidi" w:hAnsiTheme="majorBidi" w:cstheme="majorBidi"/>
          <w:color w:val="000000"/>
        </w:rPr>
        <w:t>:</w:t>
      </w:r>
    </w:p>
    <w:p w:rsidR="00A10FB3" w:rsidRPr="001D5212" w:rsidRDefault="008C3CFD" w:rsidP="00B63571">
      <w:pPr>
        <w:rPr>
          <w:rFonts w:asciiTheme="majorBidi" w:hAnsiTheme="majorBidi" w:cstheme="majorBidi"/>
          <w:color w:val="000000"/>
        </w:rPr>
      </w:pPr>
      <w:r w:rsidRPr="001D5212">
        <w:rPr>
          <w:rFonts w:asciiTheme="majorBidi" w:hAnsiTheme="majorBidi" w:cstheme="majorBidi"/>
          <w:color w:val="000000"/>
        </w:rPr>
        <w:t>*[</w:t>
      </w:r>
      <w:r w:rsidR="00015062" w:rsidRPr="001D5212">
        <w:rPr>
          <w:rFonts w:asciiTheme="majorBidi" w:hAnsiTheme="majorBidi" w:cstheme="majorBidi"/>
          <w:color w:val="000000"/>
        </w:rPr>
        <w:t xml:space="preserve"> </w:t>
      </w:r>
      <w:r w:rsidRPr="001D5212">
        <w:rPr>
          <w:rFonts w:asciiTheme="majorBidi" w:hAnsiTheme="majorBidi" w:cstheme="majorBidi"/>
          <w:color w:val="000000"/>
        </w:rPr>
        <w:t>clavier?c -&gt; écran!c ]</w:t>
      </w:r>
      <w:r w:rsidR="00A10FB3" w:rsidRPr="001D5212">
        <w:rPr>
          <w:rFonts w:asciiTheme="majorBidi" w:hAnsiTheme="majorBidi" w:cstheme="majorBidi"/>
          <w:color w:val="000000"/>
        </w:rPr>
        <w:t xml:space="preserve"> </w:t>
      </w:r>
    </w:p>
    <w:p w:rsidR="00C32421" w:rsidRPr="001D5212" w:rsidRDefault="00E86318" w:rsidP="00944F3C">
      <w:pPr>
        <w:rPr>
          <w:rFonts w:asciiTheme="majorBidi" w:hAnsiTheme="majorBidi" w:cstheme="majorBidi"/>
          <w:color w:val="000000"/>
        </w:rPr>
      </w:pPr>
      <w:r w:rsidRPr="001D5212">
        <w:rPr>
          <w:rFonts w:asciiTheme="majorBidi" w:hAnsiTheme="majorBidi" w:cstheme="majorBidi"/>
          <w:color w:val="000000"/>
        </w:rPr>
        <w:t xml:space="preserve">Ce langage a été </w:t>
      </w:r>
      <w:r w:rsidR="00C32421" w:rsidRPr="001D5212">
        <w:rPr>
          <w:rFonts w:asciiTheme="majorBidi" w:hAnsiTheme="majorBidi" w:cstheme="majorBidi"/>
          <w:color w:val="000000"/>
        </w:rPr>
        <w:t>implémentée</w:t>
      </w:r>
      <w:r w:rsidRPr="001D5212">
        <w:rPr>
          <w:rFonts w:asciiTheme="majorBidi" w:hAnsiTheme="majorBidi" w:cstheme="majorBidi"/>
          <w:color w:val="000000"/>
        </w:rPr>
        <w:t xml:space="preserve"> dans </w:t>
      </w:r>
      <w:r w:rsidR="00C32421" w:rsidRPr="001D5212">
        <w:rPr>
          <w:rFonts w:asciiTheme="majorBidi" w:hAnsiTheme="majorBidi" w:cstheme="majorBidi"/>
          <w:color w:val="000000"/>
        </w:rPr>
        <w:t>déférant</w:t>
      </w:r>
      <w:r w:rsidRPr="001D5212">
        <w:rPr>
          <w:rFonts w:asciiTheme="majorBidi" w:hAnsiTheme="majorBidi" w:cstheme="majorBidi"/>
          <w:color w:val="000000"/>
        </w:rPr>
        <w:t xml:space="preserve"> compilateur</w:t>
      </w:r>
      <w:r w:rsidR="00C32421" w:rsidRPr="001D5212">
        <w:rPr>
          <w:rFonts w:asciiTheme="majorBidi" w:hAnsiTheme="majorBidi" w:cstheme="majorBidi"/>
          <w:color w:val="000000"/>
        </w:rPr>
        <w:t xml:space="preserve"> comme occam</w:t>
      </w:r>
      <w:r w:rsidR="00B63571" w:rsidRPr="001D5212">
        <w:rPr>
          <w:rFonts w:asciiTheme="majorBidi" w:hAnsiTheme="majorBidi" w:cstheme="majorBidi"/>
          <w:color w:val="000000"/>
        </w:rPr>
        <w:t>-pi</w:t>
      </w:r>
      <w:r w:rsidRPr="001D5212">
        <w:rPr>
          <w:rFonts w:asciiTheme="majorBidi" w:hAnsiTheme="majorBidi" w:cstheme="majorBidi"/>
          <w:color w:val="000000"/>
        </w:rPr>
        <w:t xml:space="preserve"> </w:t>
      </w:r>
      <w:r w:rsidR="00B63571" w:rsidRPr="001D5212">
        <w:rPr>
          <w:rFonts w:asciiTheme="majorBidi" w:hAnsiTheme="majorBidi" w:cstheme="majorBidi"/>
          <w:color w:val="000000"/>
        </w:rPr>
        <w:t>(KRoC)</w:t>
      </w:r>
      <w:r w:rsidR="008B6E02" w:rsidRPr="001D5212">
        <w:rPr>
          <w:rFonts w:asciiTheme="majorBidi" w:hAnsiTheme="majorBidi" w:cstheme="majorBidi"/>
          <w:color w:val="000000"/>
        </w:rPr>
        <w:fldChar w:fldCharType="begin"/>
      </w:r>
      <w:r w:rsidR="00944F3C">
        <w:rPr>
          <w:rFonts w:asciiTheme="majorBidi" w:hAnsiTheme="majorBidi" w:cstheme="majorBidi"/>
          <w:color w:val="000000"/>
        </w:rPr>
        <w:instrText xml:space="preserve"> ADDIN ZOTERO_ITEM CSL_CITATION {"citationID":"g7sqm9XV","properties":{"formattedCitation":"[17]","plainCitation":"[17]","noteIndex":0},"citationItems":[{"id":80,"uris":["http://zotero.org/users/4740593/items/6QTRNHGF"],"uri":["http://zotero.org/users/4740593/items/6QTRNHGF"],"itemData":{"id":80,"type":"webpage","title":"occam-pi and KRoC: blending CSP and the pi-calculus","URL":"https://www.cs.kent.ac.uk/projects/ofa/kroc/","accessed":{"date-parts":[["2018",6,18]]}}}],"schema":"https://github.com/citation-style-language/schema/raw/master/csl-citation.json"} </w:instrText>
      </w:r>
      <w:r w:rsidR="008B6E02" w:rsidRPr="001D5212">
        <w:rPr>
          <w:rFonts w:asciiTheme="majorBidi" w:hAnsiTheme="majorBidi" w:cstheme="majorBidi"/>
          <w:color w:val="000000"/>
        </w:rPr>
        <w:fldChar w:fldCharType="separate"/>
      </w:r>
      <w:r w:rsidR="00944F3C" w:rsidRPr="00944F3C">
        <w:t>[17]</w:t>
      </w:r>
      <w:r w:rsidR="008B6E02" w:rsidRPr="001D5212">
        <w:rPr>
          <w:rFonts w:asciiTheme="majorBidi" w:hAnsiTheme="majorBidi" w:cstheme="majorBidi"/>
          <w:color w:val="000000"/>
        </w:rPr>
        <w:fldChar w:fldCharType="end"/>
      </w:r>
      <w:r w:rsidR="00B63571" w:rsidRPr="001D5212">
        <w:rPr>
          <w:rFonts w:asciiTheme="majorBidi" w:hAnsiTheme="majorBidi" w:cstheme="majorBidi"/>
          <w:color w:val="000000"/>
        </w:rPr>
        <w:t xml:space="preserve"> </w:t>
      </w:r>
      <w:r w:rsidRPr="001D5212">
        <w:rPr>
          <w:rFonts w:asciiTheme="majorBidi" w:hAnsiTheme="majorBidi" w:cstheme="majorBidi"/>
          <w:color w:val="000000"/>
        </w:rPr>
        <w:t>et</w:t>
      </w:r>
      <w:r w:rsidR="00C32421" w:rsidRPr="001D5212">
        <w:rPr>
          <w:rFonts w:asciiTheme="majorBidi" w:hAnsiTheme="majorBidi" w:cstheme="majorBidi"/>
          <w:color w:val="000000"/>
        </w:rPr>
        <w:t xml:space="preserve"> des API JAVA comme CTJ</w:t>
      </w:r>
      <w:r w:rsidR="008B6E02" w:rsidRPr="001D5212">
        <w:rPr>
          <w:rFonts w:asciiTheme="majorBidi" w:hAnsiTheme="majorBidi" w:cstheme="majorBidi"/>
          <w:color w:val="000000"/>
        </w:rPr>
        <w:fldChar w:fldCharType="begin"/>
      </w:r>
      <w:r w:rsidR="00944F3C">
        <w:rPr>
          <w:rFonts w:asciiTheme="majorBidi" w:hAnsiTheme="majorBidi" w:cstheme="majorBidi"/>
          <w:color w:val="000000"/>
        </w:rPr>
        <w:instrText xml:space="preserve"> ADDIN ZOTERO_ITEM CSL_CITATION {"citationID":"w39pZV8c","properties":{"formattedCitation":"[18]","plainCitation":"[18]","noteIndex":0},"citationItems":[{"id":82,"uris":["http://zotero.org/users/4740593/items/43PBWEPI"],"uri":["http://zotero.org/users/4740593/items/43PBWEPI"],"itemData":{"id":82,"type":"article-journal","title":"Communicating Threads for Java","source":"ResearchGate","abstract":". The Java * thread model provides support for multithreading within the language and runtime system of Java. The Java synchronization and scheduling strategy is poorly specified and turns out to be of unsatisfactory real-time performance. The idea of Java is to let the underlying operating system specify the synchronization and scheduling principles. This may possibly result in different behavior on different operating systems whereas Sun claims Java to be system independent -- \"write once, run everywhere\". In this paper we present a comprehensive specification for a new thread model for the Java platform. The theory of CSP fully specifies the behavior of synchronization and scheduling of threads at a higher level of abstraction, which is based on processes, compositions and synchronization primitives. The CSP concept is well thought-out and has been proven to be successful for realizing concurrent software for real-time and embedded systems. The Communicating Threads fo...","author":[{"family":"M. Cook (ed","given":"B"},{"family":"Hilderink","given":"Gerald"},{"family":"Broenink","given":"J.F."},{"family":"Bakkers","given":"Andr"}],"issued":{"date-parts":[["1999",11,12]]}}}],"schema":"https://github.com/citation-style-language/schema/raw/master/csl-citation.json"} </w:instrText>
      </w:r>
      <w:r w:rsidR="008B6E02" w:rsidRPr="001D5212">
        <w:rPr>
          <w:rFonts w:asciiTheme="majorBidi" w:hAnsiTheme="majorBidi" w:cstheme="majorBidi"/>
          <w:color w:val="000000"/>
        </w:rPr>
        <w:fldChar w:fldCharType="separate"/>
      </w:r>
      <w:r w:rsidR="00944F3C" w:rsidRPr="00944F3C">
        <w:t>[18]</w:t>
      </w:r>
      <w:r w:rsidR="008B6E02" w:rsidRPr="001D5212">
        <w:rPr>
          <w:rFonts w:asciiTheme="majorBidi" w:hAnsiTheme="majorBidi" w:cstheme="majorBidi"/>
          <w:color w:val="000000"/>
        </w:rPr>
        <w:fldChar w:fldCharType="end"/>
      </w:r>
      <w:r w:rsidR="004F6413" w:rsidRPr="001D5212">
        <w:rPr>
          <w:rFonts w:asciiTheme="majorBidi" w:hAnsiTheme="majorBidi" w:cstheme="majorBidi"/>
          <w:color w:val="000000"/>
        </w:rPr>
        <w:t>,</w:t>
      </w:r>
      <w:r w:rsidR="00C32421" w:rsidRPr="001D5212">
        <w:rPr>
          <w:rFonts w:asciiTheme="majorBidi" w:hAnsiTheme="majorBidi" w:cstheme="majorBidi"/>
          <w:color w:val="000000"/>
        </w:rPr>
        <w:t xml:space="preserve"> et C++ comme C++CSP2</w:t>
      </w:r>
      <w:r w:rsidR="004F6413" w:rsidRPr="001D5212">
        <w:rPr>
          <w:rFonts w:asciiTheme="majorBidi" w:hAnsiTheme="majorBidi" w:cstheme="majorBidi"/>
          <w:color w:val="000000"/>
        </w:rPr>
        <w:t xml:space="preserve"> </w:t>
      </w:r>
      <w:r w:rsidR="008B6E02" w:rsidRPr="001D5212">
        <w:rPr>
          <w:rFonts w:asciiTheme="majorBidi" w:hAnsiTheme="majorBidi" w:cstheme="majorBidi"/>
          <w:color w:val="000000"/>
        </w:rPr>
        <w:fldChar w:fldCharType="begin"/>
      </w:r>
      <w:r w:rsidR="00944F3C">
        <w:rPr>
          <w:rFonts w:asciiTheme="majorBidi" w:hAnsiTheme="majorBidi" w:cstheme="majorBidi"/>
          <w:color w:val="000000"/>
        </w:rPr>
        <w:instrText xml:space="preserve"> ADDIN ZOTERO_ITEM CSL_CITATION {"citationID":"L9qMJJYA","properties":{"formattedCitation":"[19]","plainCitation":"[19]","noteIndex":0},"citationItems":[{"id":78,"uris":["http://zotero.org/users/4740593/items/QNWPNZU2"],"uri":["http://zotero.org/users/4740593/items/QNWPNZU2"],"itemData":{"id":78,"type":"webpage","title":"C++CSP2: Main Page","URL":"https://www.cs.kent.ac.uk/projects/ofa/c++csp/doc/index.html","accessed":{"date-parts":[["2018",6,18]]}}}],"schema":"https://github.com/citation-style-language/schema/raw/master/csl-citation.json"} </w:instrText>
      </w:r>
      <w:r w:rsidR="008B6E02" w:rsidRPr="001D5212">
        <w:rPr>
          <w:rFonts w:asciiTheme="majorBidi" w:hAnsiTheme="majorBidi" w:cstheme="majorBidi"/>
          <w:color w:val="000000"/>
        </w:rPr>
        <w:fldChar w:fldCharType="separate"/>
      </w:r>
      <w:r w:rsidR="00944F3C" w:rsidRPr="00944F3C">
        <w:t>[19]</w:t>
      </w:r>
      <w:r w:rsidR="008B6E02" w:rsidRPr="001D5212">
        <w:rPr>
          <w:rFonts w:asciiTheme="majorBidi" w:hAnsiTheme="majorBidi" w:cstheme="majorBidi"/>
          <w:color w:val="000000"/>
        </w:rPr>
        <w:fldChar w:fldCharType="end"/>
      </w:r>
      <w:r w:rsidR="00C32421" w:rsidRPr="001D5212">
        <w:rPr>
          <w:rFonts w:asciiTheme="majorBidi" w:hAnsiTheme="majorBidi" w:cstheme="majorBidi"/>
          <w:color w:val="000000"/>
        </w:rPr>
        <w:t>, il  y</w:t>
      </w:r>
      <w:r w:rsidR="004F6413" w:rsidRPr="001D5212">
        <w:rPr>
          <w:rFonts w:asciiTheme="majorBidi" w:hAnsiTheme="majorBidi" w:cstheme="majorBidi"/>
          <w:color w:val="000000"/>
        </w:rPr>
        <w:t xml:space="preserve"> </w:t>
      </w:r>
      <w:r w:rsidR="00C32421" w:rsidRPr="001D5212">
        <w:rPr>
          <w:rFonts w:asciiTheme="majorBidi" w:hAnsiTheme="majorBidi" w:cstheme="majorBidi"/>
          <w:color w:val="000000"/>
        </w:rPr>
        <w:t>a même des API pour la plateforme .net de Microsoft CSP.net</w:t>
      </w:r>
      <w:r w:rsidR="008B6E02" w:rsidRPr="001D5212">
        <w:rPr>
          <w:rFonts w:asciiTheme="majorBidi" w:hAnsiTheme="majorBidi" w:cstheme="majorBidi"/>
          <w:color w:val="000000"/>
        </w:rPr>
        <w:fldChar w:fldCharType="begin"/>
      </w:r>
      <w:r w:rsidR="00944F3C">
        <w:rPr>
          <w:rFonts w:asciiTheme="majorBidi" w:hAnsiTheme="majorBidi" w:cstheme="majorBidi"/>
          <w:color w:val="000000"/>
        </w:rPr>
        <w:instrText xml:space="preserve"> ADDIN ZOTERO_ITEM CSL_CITATION {"citationID":"xTusUb0o","properties":{"formattedCitation":"[20]","plainCitation":"[20]","noteIndex":0},"citationItems":[{"id":86,"uris":["http://zotero.org/users/4740593/items/K5VXTVXL"],"uri":["http://zotero.org/users/4740593/items/K5VXTVXL"],"itemData":{"id":86,"type":"article-journal","title":"An Introduction to CSP.NET","page":"18","source":"Zotero","abstract":"This paper reports on CSP.NET, developed over the last three months at the University of Copenhagen. CSP.NET is an object oriented CSP library designed to ease concurrent and distributed programming in Microsoft.NET 2.0. The library supports both shared memory multiprocessor systems and distributed-memory multicomputers and aims towards making the architecture transparent to the programmer. CSP.NET exploits the power of .NET Remoting to provide the distributed capabilities and like JCSP, CSP.NET relies exclusively on operating system threads. A Name Server and a workerpool are included in the library, both implemented as Windows Services. This paper presents CSP.NET from a users perspective and provides a tutorial along with some implementation details and performance tests.","language":"en","author":[{"family":"LEHMBERG","given":"Alex A"},{"family":"OLSEN","given":"Martin N"}]}}],"schema":"https://github.com/citation-style-language/schema/raw/master/csl-citation.json"} </w:instrText>
      </w:r>
      <w:r w:rsidR="008B6E02" w:rsidRPr="001D5212">
        <w:rPr>
          <w:rFonts w:asciiTheme="majorBidi" w:hAnsiTheme="majorBidi" w:cstheme="majorBidi"/>
          <w:color w:val="000000"/>
        </w:rPr>
        <w:fldChar w:fldCharType="separate"/>
      </w:r>
      <w:r w:rsidR="00944F3C" w:rsidRPr="00944F3C">
        <w:t>[20]</w:t>
      </w:r>
      <w:r w:rsidR="008B6E02" w:rsidRPr="001D5212">
        <w:rPr>
          <w:rFonts w:asciiTheme="majorBidi" w:hAnsiTheme="majorBidi" w:cstheme="majorBidi"/>
          <w:color w:val="000000"/>
        </w:rPr>
        <w:fldChar w:fldCharType="end"/>
      </w:r>
      <w:r w:rsidR="00C32421" w:rsidRPr="001D5212">
        <w:rPr>
          <w:rFonts w:asciiTheme="majorBidi" w:hAnsiTheme="majorBidi" w:cstheme="majorBidi"/>
          <w:color w:val="000000"/>
        </w:rPr>
        <w:t xml:space="preserve"> a ne pas confondre avec JCSP.net de JAVA</w:t>
      </w:r>
      <w:r w:rsidR="004F6413" w:rsidRPr="001D5212">
        <w:rPr>
          <w:rFonts w:asciiTheme="majorBidi" w:hAnsiTheme="majorBidi" w:cstheme="majorBidi"/>
          <w:color w:val="000000"/>
        </w:rPr>
        <w:t>.</w:t>
      </w:r>
    </w:p>
    <w:p w:rsidR="00E86318" w:rsidRPr="001D5212" w:rsidRDefault="00C32421" w:rsidP="00CB630E">
      <w:pPr>
        <w:rPr>
          <w:rFonts w:asciiTheme="majorBidi" w:hAnsiTheme="majorBidi" w:cstheme="majorBidi"/>
          <w:color w:val="000000"/>
        </w:rPr>
      </w:pPr>
      <w:r w:rsidRPr="001D5212">
        <w:rPr>
          <w:rFonts w:asciiTheme="majorBidi" w:hAnsiTheme="majorBidi" w:cstheme="majorBidi"/>
          <w:color w:val="000000"/>
        </w:rPr>
        <w:t>E</w:t>
      </w:r>
      <w:r w:rsidR="00E86318" w:rsidRPr="001D5212">
        <w:rPr>
          <w:rFonts w:asciiTheme="majorBidi" w:hAnsiTheme="majorBidi" w:cstheme="majorBidi"/>
          <w:color w:val="000000"/>
        </w:rPr>
        <w:t xml:space="preserve">n vas aborder JCSP qui est </w:t>
      </w:r>
      <w:r w:rsidR="00CB630E" w:rsidRPr="001D5212">
        <w:rPr>
          <w:rFonts w:asciiTheme="majorBidi" w:hAnsiTheme="majorBidi" w:cstheme="majorBidi"/>
          <w:color w:val="000000"/>
        </w:rPr>
        <w:t>la</w:t>
      </w:r>
      <w:r w:rsidR="00E86318" w:rsidRPr="001D5212">
        <w:rPr>
          <w:rFonts w:asciiTheme="majorBidi" w:hAnsiTheme="majorBidi" w:cstheme="majorBidi"/>
          <w:color w:val="000000"/>
        </w:rPr>
        <w:t xml:space="preserve"> version </w:t>
      </w:r>
      <w:r w:rsidR="00CB630E" w:rsidRPr="001D5212">
        <w:rPr>
          <w:rFonts w:asciiTheme="majorBidi" w:hAnsiTheme="majorBidi" w:cstheme="majorBidi"/>
          <w:color w:val="000000"/>
        </w:rPr>
        <w:t>locale de JCSP.net</w:t>
      </w:r>
      <w:r w:rsidR="0059568C" w:rsidRPr="001D5212">
        <w:rPr>
          <w:rFonts w:asciiTheme="majorBidi" w:hAnsiTheme="majorBidi" w:cstheme="majorBidi"/>
          <w:color w:val="000000"/>
        </w:rPr>
        <w:t xml:space="preserve"> pour la </w:t>
      </w:r>
      <w:r w:rsidR="00CF3AE1" w:rsidRPr="001D5212">
        <w:rPr>
          <w:rFonts w:asciiTheme="majorBidi" w:hAnsiTheme="majorBidi" w:cstheme="majorBidi"/>
          <w:color w:val="000000"/>
        </w:rPr>
        <w:t>plateforme</w:t>
      </w:r>
      <w:r w:rsidR="0059568C" w:rsidRPr="001D5212">
        <w:rPr>
          <w:rFonts w:asciiTheme="majorBidi" w:hAnsiTheme="majorBidi" w:cstheme="majorBidi"/>
          <w:color w:val="000000"/>
        </w:rPr>
        <w:t xml:space="preserve"> java</w:t>
      </w:r>
      <w:r w:rsidR="00135961">
        <w:rPr>
          <w:rFonts w:asciiTheme="majorBidi" w:hAnsiTheme="majorBidi" w:cstheme="majorBidi"/>
          <w:color w:val="000000"/>
        </w:rPr>
        <w:t xml:space="preserve"> après en vas aborder JCSP.net</w:t>
      </w:r>
      <w:r w:rsidR="00CB630E" w:rsidRPr="001D5212">
        <w:rPr>
          <w:rFonts w:asciiTheme="majorBidi" w:hAnsiTheme="majorBidi" w:cstheme="majorBidi"/>
          <w:color w:val="000000"/>
        </w:rPr>
        <w:t xml:space="preserve">. </w:t>
      </w:r>
    </w:p>
    <w:p w:rsidR="00C61A25" w:rsidRPr="00EA7348" w:rsidRDefault="007A2630" w:rsidP="00535836">
      <w:pPr>
        <w:pStyle w:val="Titreniveau1"/>
      </w:pPr>
      <w:bookmarkStart w:id="68" w:name="_Toc517734709"/>
      <w:r w:rsidRPr="00EA7348">
        <w:lastRenderedPageBreak/>
        <w:t>2.</w:t>
      </w:r>
      <w:r w:rsidR="00535836">
        <w:t>2</w:t>
      </w:r>
      <w:r w:rsidR="005B01A1" w:rsidRPr="00EA7348">
        <w:t>)</w:t>
      </w:r>
      <w:r w:rsidRPr="00EA7348">
        <w:t xml:space="preserve"> </w:t>
      </w:r>
      <w:r w:rsidR="00D20F43" w:rsidRPr="00EA7348">
        <w:t>Présentation de</w:t>
      </w:r>
      <w:r w:rsidR="002430B4" w:rsidRPr="00EA7348">
        <w:t xml:space="preserve"> </w:t>
      </w:r>
      <w:r w:rsidR="00D20F43" w:rsidRPr="00EA7348">
        <w:t>JCSP</w:t>
      </w:r>
      <w:bookmarkEnd w:id="68"/>
    </w:p>
    <w:p w:rsidR="008D3EEE" w:rsidRPr="00EA7348" w:rsidRDefault="00284EB5" w:rsidP="00535836">
      <w:pPr>
        <w:pStyle w:val="Titreniveau1"/>
      </w:pPr>
      <w:bookmarkStart w:id="69" w:name="_Toc517734710"/>
      <w:r w:rsidRPr="00EA7348">
        <w:t>2.</w:t>
      </w:r>
      <w:r w:rsidR="00535836">
        <w:t>2</w:t>
      </w:r>
      <w:r w:rsidRPr="00EA7348">
        <w:t>.1</w:t>
      </w:r>
      <w:r w:rsidR="005B01A1" w:rsidRPr="00EA7348">
        <w:t>)</w:t>
      </w:r>
      <w:r w:rsidRPr="00EA7348">
        <w:t xml:space="preserve"> </w:t>
      </w:r>
      <w:r w:rsidR="008D3EEE" w:rsidRPr="00EA7348">
        <w:t>Définition :</w:t>
      </w:r>
      <w:bookmarkEnd w:id="69"/>
    </w:p>
    <w:p w:rsidR="008D3EEE" w:rsidRPr="008D3EEE" w:rsidRDefault="008D3EEE" w:rsidP="00FA7011">
      <w:r>
        <w:t>JCSP est une</w:t>
      </w:r>
      <w:r w:rsidR="00FA7011">
        <w:t xml:space="preserve"> API </w:t>
      </w:r>
      <w:r w:rsidR="00FA7011" w:rsidRPr="008D3EEE">
        <w:t>Java</w:t>
      </w:r>
      <w:r w:rsidR="00FA7011">
        <w:t xml:space="preserve"> open source qui reprisent l’implémentation</w:t>
      </w:r>
      <w:r>
        <w:t xml:space="preserve"> </w:t>
      </w:r>
      <w:r w:rsidR="00FA7011">
        <w:t>des concepts</w:t>
      </w:r>
      <w:r>
        <w:t xml:space="preserve"> CSP</w:t>
      </w:r>
      <w:r w:rsidR="00FA7011">
        <w:t xml:space="preserve">, développé par </w:t>
      </w:r>
      <w:r w:rsidR="00FA7011" w:rsidRPr="00FA7011">
        <w:t xml:space="preserve">Peter Welch </w:t>
      </w:r>
      <w:r w:rsidR="00FA7011">
        <w:t xml:space="preserve"> a l’université Kent,</w:t>
      </w:r>
      <w:r>
        <w:t xml:space="preserve"> </w:t>
      </w:r>
      <w:r w:rsidR="00FA7011">
        <w:t>cette API</w:t>
      </w:r>
      <w:r w:rsidRPr="008D3EEE">
        <w:t xml:space="preserve"> peut être utilisée </w:t>
      </w:r>
      <w:r w:rsidR="00E44470">
        <w:t>a la place des</w:t>
      </w:r>
      <w:r w:rsidRPr="008D3EEE">
        <w:t xml:space="preserve"> différents mécanismes de concurrence de threads et de moniteurs intégrés</w:t>
      </w:r>
      <w:r>
        <w:t xml:space="preserve"> dans Java.</w:t>
      </w:r>
      <w:r w:rsidR="00185E33">
        <w:t xml:space="preserve"> </w:t>
      </w:r>
      <w:r w:rsidR="00E44470">
        <w:t xml:space="preserve">Cette API </w:t>
      </w:r>
      <w:r w:rsidRPr="008D3EEE">
        <w:t xml:space="preserve">prend en charge la </w:t>
      </w:r>
      <w:r w:rsidR="00185E33" w:rsidRPr="008D3EEE">
        <w:t xml:space="preserve">concurrence </w:t>
      </w:r>
      <w:r w:rsidRPr="008D3EEE">
        <w:t>au sein d'une seule machine virtuelle Java (qui peut être</w:t>
      </w:r>
      <w:r w:rsidR="00E44470">
        <w:t xml:space="preserve"> mono processeur ou </w:t>
      </w:r>
      <w:r w:rsidRPr="008D3EEE">
        <w:t xml:space="preserve"> multiprocesseur).</w:t>
      </w:r>
      <w:r>
        <w:t xml:space="preserve"> </w:t>
      </w:r>
    </w:p>
    <w:p w:rsidR="00185E33" w:rsidRPr="00EA7348" w:rsidRDefault="00284EB5" w:rsidP="00535836">
      <w:pPr>
        <w:pStyle w:val="Titreniveau1"/>
      </w:pPr>
      <w:bookmarkStart w:id="70" w:name="_Toc517734711"/>
      <w:r w:rsidRPr="00EA7348">
        <w:t>2.</w:t>
      </w:r>
      <w:r w:rsidR="00535836">
        <w:t>2</w:t>
      </w:r>
      <w:r w:rsidRPr="00EA7348">
        <w:t>.2</w:t>
      </w:r>
      <w:r w:rsidR="005B01A1" w:rsidRPr="00EA7348">
        <w:t>)</w:t>
      </w:r>
      <w:r w:rsidRPr="00EA7348">
        <w:t xml:space="preserve"> </w:t>
      </w:r>
      <w:r w:rsidR="00185E33" w:rsidRPr="00EA7348">
        <w:t>Syntaxe de JCSP :</w:t>
      </w:r>
      <w:bookmarkEnd w:id="70"/>
    </w:p>
    <w:p w:rsidR="00185E33" w:rsidRPr="00185E33" w:rsidRDefault="00185E33" w:rsidP="00185E33">
      <w:pPr>
        <w:rPr>
          <w:rFonts w:asciiTheme="majorBidi" w:hAnsiTheme="majorBidi" w:cstheme="majorBidi"/>
          <w:b/>
          <w:bCs/>
          <w:color w:val="000000"/>
          <w:u w:val="single"/>
        </w:rPr>
      </w:pPr>
      <w:r w:rsidRPr="0050146C">
        <w:rPr>
          <w:rFonts w:asciiTheme="majorBidi" w:hAnsiTheme="majorBidi" w:cstheme="majorBidi"/>
          <w:b/>
          <w:bCs/>
          <w:color w:val="000000"/>
          <w:u w:val="single"/>
        </w:rPr>
        <w:t xml:space="preserve">Les </w:t>
      </w:r>
      <w:r>
        <w:rPr>
          <w:rFonts w:asciiTheme="majorBidi" w:hAnsiTheme="majorBidi" w:cstheme="majorBidi"/>
          <w:b/>
          <w:bCs/>
          <w:color w:val="000000"/>
          <w:u w:val="single"/>
        </w:rPr>
        <w:t>Processus</w:t>
      </w:r>
      <w:r w:rsidRPr="0050146C">
        <w:rPr>
          <w:rFonts w:asciiTheme="majorBidi" w:hAnsiTheme="majorBidi" w:cstheme="majorBidi"/>
          <w:b/>
          <w:bCs/>
          <w:color w:val="000000"/>
          <w:u w:val="single"/>
        </w:rPr>
        <w:t> :</w:t>
      </w:r>
    </w:p>
    <w:p w:rsidR="00292CDB" w:rsidRPr="00185E33" w:rsidRDefault="00D20F43" w:rsidP="002430B4">
      <w:pPr>
        <w:pStyle w:val="Titre5"/>
        <w:shd w:val="clear" w:color="auto" w:fill="FFFFFF"/>
        <w:spacing w:beforeAutospacing="0" w:afterAutospacing="0"/>
        <w:textAlignment w:val="baseline"/>
        <w:rPr>
          <w:rFonts w:asciiTheme="majorBidi" w:hAnsiTheme="majorBidi" w:cstheme="majorBidi" w:hint="default"/>
          <w:b w:val="0"/>
          <w:bCs w:val="0"/>
          <w:color w:val="000000"/>
          <w:sz w:val="24"/>
          <w:szCs w:val="24"/>
          <w:lang w:val="fr-FR"/>
        </w:rPr>
      </w:pPr>
      <w:r w:rsidRPr="00185E33">
        <w:rPr>
          <w:rFonts w:asciiTheme="majorBidi" w:eastAsia="Times New Roman" w:hAnsiTheme="majorBidi" w:cstheme="majorBidi" w:hint="default"/>
          <w:b w:val="0"/>
          <w:bCs w:val="0"/>
          <w:color w:val="000000"/>
          <w:sz w:val="24"/>
          <w:szCs w:val="24"/>
          <w:lang w:val="fr-FR" w:eastAsia="fr-FR"/>
        </w:rPr>
        <w:t xml:space="preserve">Un processeur dans </w:t>
      </w:r>
      <w:r w:rsidR="002430B4" w:rsidRPr="00185E33">
        <w:rPr>
          <w:rFonts w:asciiTheme="majorBidi" w:eastAsia="Times New Roman" w:hAnsiTheme="majorBidi" w:cstheme="majorBidi" w:hint="default"/>
          <w:b w:val="0"/>
          <w:bCs w:val="0"/>
          <w:color w:val="000000"/>
          <w:sz w:val="24"/>
          <w:szCs w:val="24"/>
          <w:lang w:val="fr-FR" w:eastAsia="fr-FR"/>
        </w:rPr>
        <w:t>JCSP</w:t>
      </w:r>
      <w:r w:rsidRPr="00185E33">
        <w:rPr>
          <w:rFonts w:asciiTheme="majorBidi" w:eastAsia="Times New Roman" w:hAnsiTheme="majorBidi" w:cstheme="majorBidi" w:hint="default"/>
          <w:b w:val="0"/>
          <w:bCs w:val="0"/>
          <w:color w:val="000000"/>
          <w:sz w:val="24"/>
          <w:szCs w:val="24"/>
          <w:lang w:val="fr-FR" w:eastAsia="fr-FR"/>
        </w:rPr>
        <w:t xml:space="preserve"> est un classe qui implémente </w:t>
      </w:r>
      <w:r w:rsidR="00293737" w:rsidRPr="00185E33">
        <w:rPr>
          <w:rFonts w:asciiTheme="majorBidi" w:eastAsia="Times New Roman" w:hAnsiTheme="majorBidi" w:cstheme="majorBidi" w:hint="default"/>
          <w:b w:val="0"/>
          <w:bCs w:val="0"/>
          <w:color w:val="000000"/>
          <w:sz w:val="24"/>
          <w:szCs w:val="24"/>
          <w:lang w:val="fr-FR" w:eastAsia="fr-FR"/>
        </w:rPr>
        <w:t>l’</w:t>
      </w:r>
      <w:r w:rsidRPr="00185E33">
        <w:rPr>
          <w:rFonts w:asciiTheme="majorBidi" w:eastAsia="Times New Roman" w:hAnsiTheme="majorBidi" w:cstheme="majorBidi" w:hint="default"/>
          <w:b w:val="0"/>
          <w:bCs w:val="0"/>
          <w:color w:val="000000"/>
          <w:sz w:val="24"/>
          <w:szCs w:val="24"/>
          <w:lang w:val="fr-FR" w:eastAsia="fr-FR"/>
        </w:rPr>
        <w:t>interface CSProcess d</w:t>
      </w:r>
      <w:r w:rsidR="00293737" w:rsidRPr="00185E33">
        <w:rPr>
          <w:rFonts w:asciiTheme="majorBidi" w:eastAsia="Times New Roman" w:hAnsiTheme="majorBidi" w:cstheme="majorBidi" w:hint="default"/>
          <w:b w:val="0"/>
          <w:bCs w:val="0"/>
          <w:color w:val="000000"/>
          <w:sz w:val="24"/>
          <w:szCs w:val="24"/>
          <w:lang w:val="fr-FR" w:eastAsia="fr-FR"/>
        </w:rPr>
        <w:t xml:space="preserve">u </w:t>
      </w:r>
      <w:r w:rsidRPr="00185E33">
        <w:rPr>
          <w:rFonts w:asciiTheme="majorBidi" w:hAnsiTheme="majorBidi" w:cstheme="majorBidi" w:hint="default"/>
          <w:b w:val="0"/>
          <w:bCs w:val="0"/>
          <w:color w:val="000000"/>
          <w:sz w:val="24"/>
          <w:szCs w:val="24"/>
          <w:lang w:val="fr-FR"/>
        </w:rPr>
        <w:t>package jcsp.lang;</w:t>
      </w:r>
    </w:p>
    <w:p w:rsidR="00C61A25" w:rsidRPr="00E27D24" w:rsidRDefault="00D20F43" w:rsidP="00F2402E">
      <w:pPr>
        <w:pStyle w:val="PrformatHTML"/>
        <w:spacing w:after="0"/>
        <w:rPr>
          <w:color w:val="000000"/>
          <w:sz w:val="24"/>
          <w:szCs w:val="24"/>
          <w:lang w:val="en-US"/>
        </w:rPr>
      </w:pPr>
      <w:r w:rsidRPr="00E27D24">
        <w:rPr>
          <w:color w:val="000000"/>
          <w:sz w:val="24"/>
          <w:szCs w:val="24"/>
          <w:lang w:val="en-US"/>
        </w:rPr>
        <w:t>public interface CSProcess</w:t>
      </w:r>
    </w:p>
    <w:p w:rsidR="00C61A25" w:rsidRPr="00E27D24" w:rsidRDefault="00D20F43" w:rsidP="00F2402E">
      <w:pPr>
        <w:pStyle w:val="PrformatHTML"/>
        <w:spacing w:after="0"/>
        <w:rPr>
          <w:color w:val="000000"/>
          <w:sz w:val="24"/>
          <w:szCs w:val="24"/>
          <w:lang w:val="en-US"/>
        </w:rPr>
      </w:pPr>
      <w:r w:rsidRPr="00E27D24">
        <w:rPr>
          <w:color w:val="000000"/>
          <w:sz w:val="24"/>
          <w:szCs w:val="24"/>
          <w:lang w:val="en-US"/>
        </w:rPr>
        <w:t>{</w:t>
      </w:r>
    </w:p>
    <w:p w:rsidR="00C61A25" w:rsidRPr="00E27D24" w:rsidRDefault="00D20F43" w:rsidP="00F2402E">
      <w:pPr>
        <w:pStyle w:val="PrformatHTML"/>
        <w:spacing w:after="0"/>
        <w:rPr>
          <w:color w:val="000000"/>
          <w:sz w:val="24"/>
          <w:szCs w:val="24"/>
          <w:lang w:val="en-US"/>
        </w:rPr>
      </w:pPr>
      <w:r w:rsidRPr="00E27D24">
        <w:rPr>
          <w:color w:val="000000"/>
          <w:sz w:val="24"/>
          <w:szCs w:val="24"/>
          <w:lang w:val="en-US"/>
        </w:rPr>
        <w:t>    </w:t>
      </w:r>
      <w:r w:rsidR="003E213B" w:rsidRPr="00E27D24">
        <w:rPr>
          <w:color w:val="000000"/>
          <w:sz w:val="24"/>
          <w:szCs w:val="24"/>
          <w:lang w:val="en-US"/>
        </w:rPr>
        <w:t>P</w:t>
      </w:r>
      <w:r w:rsidRPr="00E27D24">
        <w:rPr>
          <w:color w:val="000000"/>
          <w:sz w:val="24"/>
          <w:szCs w:val="24"/>
          <w:lang w:val="en-US"/>
        </w:rPr>
        <w:t>ublic</w:t>
      </w:r>
      <w:r w:rsidR="003E213B" w:rsidRPr="00E27D24">
        <w:rPr>
          <w:color w:val="000000"/>
          <w:sz w:val="24"/>
          <w:szCs w:val="24"/>
          <w:lang w:val="en-US"/>
        </w:rPr>
        <w:t xml:space="preserve"> </w:t>
      </w:r>
      <w:r w:rsidRPr="00E27D24">
        <w:rPr>
          <w:color w:val="000000"/>
          <w:sz w:val="24"/>
          <w:szCs w:val="24"/>
          <w:lang w:val="en-US"/>
        </w:rPr>
        <w:t>void run();</w:t>
      </w:r>
    </w:p>
    <w:p w:rsidR="00C61A25" w:rsidRPr="001D5212" w:rsidRDefault="00D20F43" w:rsidP="00F2402E">
      <w:pPr>
        <w:pStyle w:val="PrformatHTML"/>
        <w:spacing w:after="0"/>
        <w:rPr>
          <w:color w:val="000000"/>
          <w:sz w:val="24"/>
          <w:szCs w:val="24"/>
        </w:rPr>
      </w:pPr>
      <w:r w:rsidRPr="001D5212">
        <w:rPr>
          <w:color w:val="000000"/>
          <w:sz w:val="24"/>
          <w:szCs w:val="24"/>
        </w:rPr>
        <w:t>}</w:t>
      </w:r>
    </w:p>
    <w:p w:rsidR="0050146C" w:rsidRPr="0050146C" w:rsidRDefault="0050146C" w:rsidP="0050146C">
      <w:pPr>
        <w:rPr>
          <w:rFonts w:asciiTheme="majorBidi" w:hAnsiTheme="majorBidi" w:cstheme="majorBidi"/>
          <w:b/>
          <w:bCs/>
          <w:color w:val="000000"/>
          <w:u w:val="single"/>
        </w:rPr>
      </w:pPr>
      <w:r w:rsidRPr="0050146C">
        <w:rPr>
          <w:rFonts w:asciiTheme="majorBidi" w:hAnsiTheme="majorBidi" w:cstheme="majorBidi"/>
          <w:b/>
          <w:bCs/>
          <w:color w:val="000000"/>
          <w:u w:val="single"/>
        </w:rPr>
        <w:t>Les canaux :</w:t>
      </w:r>
    </w:p>
    <w:p w:rsidR="00E82E24" w:rsidRPr="001D5212" w:rsidRDefault="00DA31F2" w:rsidP="00E82E24">
      <w:pPr>
        <w:rPr>
          <w:rFonts w:asciiTheme="majorBidi" w:hAnsiTheme="majorBidi" w:cstheme="majorBidi"/>
          <w:color w:val="000000"/>
        </w:rPr>
      </w:pPr>
      <w:r w:rsidRPr="001D5212">
        <w:rPr>
          <w:rFonts w:asciiTheme="majorBidi" w:hAnsiTheme="majorBidi" w:cstheme="majorBidi"/>
          <w:color w:val="000000"/>
        </w:rPr>
        <w:t xml:space="preserve">Ces processus </w:t>
      </w:r>
      <w:r w:rsidR="00387F92" w:rsidRPr="001D5212">
        <w:rPr>
          <w:rFonts w:asciiTheme="majorBidi" w:hAnsiTheme="majorBidi" w:cstheme="majorBidi"/>
          <w:color w:val="000000"/>
        </w:rPr>
        <w:t>communiquent</w:t>
      </w:r>
      <w:r w:rsidRPr="001D5212">
        <w:rPr>
          <w:rFonts w:asciiTheme="majorBidi" w:hAnsiTheme="majorBidi" w:cstheme="majorBidi"/>
          <w:color w:val="000000"/>
        </w:rPr>
        <w:t xml:space="preserve"> avec le monde extérieur par des canaux</w:t>
      </w:r>
      <w:r w:rsidR="00E82E24" w:rsidRPr="001D5212">
        <w:rPr>
          <w:rFonts w:asciiTheme="majorBidi" w:hAnsiTheme="majorBidi" w:cstheme="majorBidi"/>
          <w:color w:val="000000"/>
        </w:rPr>
        <w:t>, il n y a pas un moyenne d’échanger les données entre processus que les canaux</w:t>
      </w:r>
      <w:r w:rsidRPr="001D5212">
        <w:rPr>
          <w:rFonts w:asciiTheme="majorBidi" w:hAnsiTheme="majorBidi" w:cstheme="majorBidi"/>
          <w:color w:val="000000"/>
        </w:rPr>
        <w:t>.</w:t>
      </w:r>
    </w:p>
    <w:p w:rsidR="00DA31F2" w:rsidRPr="001D5212" w:rsidRDefault="00DA31F2" w:rsidP="00C1353B">
      <w:pPr>
        <w:rPr>
          <w:rFonts w:asciiTheme="majorBidi" w:hAnsiTheme="majorBidi" w:cstheme="majorBidi"/>
          <w:color w:val="000000"/>
        </w:rPr>
      </w:pPr>
      <w:r w:rsidRPr="001D5212">
        <w:rPr>
          <w:rFonts w:asciiTheme="majorBidi" w:hAnsiTheme="majorBidi" w:cstheme="majorBidi"/>
          <w:color w:val="000000"/>
        </w:rPr>
        <w:t>Tout type de canal a deux interface une pour la lecture</w:t>
      </w:r>
      <w:r w:rsidR="002A432E" w:rsidRPr="001D5212">
        <w:rPr>
          <w:rFonts w:asciiTheme="majorBidi" w:hAnsiTheme="majorBidi" w:cstheme="majorBidi"/>
          <w:color w:val="000000"/>
        </w:rPr>
        <w:t xml:space="preserve"> comporte une seul méthode read()</w:t>
      </w:r>
      <w:r w:rsidR="00C1353B" w:rsidRPr="001D5212">
        <w:rPr>
          <w:rFonts w:asciiTheme="majorBidi" w:hAnsiTheme="majorBidi" w:cstheme="majorBidi"/>
          <w:color w:val="000000"/>
        </w:rPr>
        <w:t>,</w:t>
      </w:r>
      <w:r w:rsidRPr="001D5212">
        <w:rPr>
          <w:rFonts w:asciiTheme="majorBidi" w:hAnsiTheme="majorBidi" w:cstheme="majorBidi"/>
          <w:color w:val="000000"/>
        </w:rPr>
        <w:t xml:space="preserve"> </w:t>
      </w:r>
      <w:r w:rsidR="00056726" w:rsidRPr="001D5212">
        <w:rPr>
          <w:rFonts w:asciiTheme="majorBidi" w:hAnsiTheme="majorBidi" w:cstheme="majorBidi"/>
          <w:color w:val="000000"/>
        </w:rPr>
        <w:t>et une autre pour l’écriture</w:t>
      </w:r>
      <w:r w:rsidR="002A432E" w:rsidRPr="001D5212">
        <w:rPr>
          <w:rFonts w:asciiTheme="majorBidi" w:hAnsiTheme="majorBidi" w:cstheme="majorBidi"/>
          <w:color w:val="000000"/>
        </w:rPr>
        <w:t xml:space="preserve"> comporte une seul méthode write(Object obj)</w:t>
      </w:r>
      <w:r w:rsidR="00C1353B" w:rsidRPr="001D5212">
        <w:rPr>
          <w:rFonts w:asciiTheme="majorBidi" w:hAnsiTheme="majorBidi" w:cstheme="majorBidi"/>
          <w:color w:val="000000"/>
        </w:rPr>
        <w:t>,</w:t>
      </w:r>
      <w:r w:rsidR="00056726" w:rsidRPr="001D5212">
        <w:rPr>
          <w:rFonts w:asciiTheme="majorBidi" w:hAnsiTheme="majorBidi" w:cstheme="majorBidi"/>
          <w:color w:val="000000"/>
        </w:rPr>
        <w:t xml:space="preserve"> ses interface sont les suivante</w:t>
      </w:r>
      <w:r w:rsidRPr="001D5212">
        <w:rPr>
          <w:rFonts w:asciiTheme="majorBidi" w:hAnsiTheme="majorBidi" w:cstheme="majorBidi"/>
          <w:color w:val="000000"/>
        </w:rPr>
        <w:t>:</w:t>
      </w:r>
    </w:p>
    <w:p w:rsidR="00056726" w:rsidRPr="00E27D24" w:rsidRDefault="00056726" w:rsidP="00C1353B">
      <w:pPr>
        <w:pStyle w:val="PrformatHTML"/>
        <w:spacing w:after="0"/>
        <w:rPr>
          <w:color w:val="000000"/>
          <w:sz w:val="24"/>
          <w:szCs w:val="24"/>
          <w:lang w:val="en-US"/>
        </w:rPr>
      </w:pPr>
      <w:r w:rsidRPr="00E27D24">
        <w:rPr>
          <w:color w:val="000000"/>
          <w:sz w:val="24"/>
          <w:szCs w:val="24"/>
          <w:lang w:val="en-US"/>
        </w:rPr>
        <w:t xml:space="preserve">interface ChannelInput { </w:t>
      </w:r>
    </w:p>
    <w:p w:rsidR="00056726" w:rsidRPr="00E27D24" w:rsidRDefault="00056726" w:rsidP="00C1353B">
      <w:pPr>
        <w:pStyle w:val="PrformatHTML"/>
        <w:spacing w:after="0"/>
        <w:rPr>
          <w:color w:val="000000"/>
          <w:sz w:val="24"/>
          <w:szCs w:val="24"/>
          <w:lang w:val="en-US"/>
        </w:rPr>
      </w:pPr>
      <w:r w:rsidRPr="00E27D24">
        <w:rPr>
          <w:color w:val="000000"/>
          <w:sz w:val="24"/>
          <w:szCs w:val="24"/>
          <w:lang w:val="en-US"/>
        </w:rPr>
        <w:t xml:space="preserve">public Object read (); </w:t>
      </w:r>
    </w:p>
    <w:p w:rsidR="00056726" w:rsidRPr="001D5212" w:rsidRDefault="00056726" w:rsidP="00C1353B">
      <w:pPr>
        <w:pStyle w:val="PrformatHTML"/>
        <w:spacing w:after="0"/>
        <w:rPr>
          <w:color w:val="000000"/>
          <w:sz w:val="24"/>
          <w:szCs w:val="24"/>
        </w:rPr>
      </w:pPr>
      <w:r w:rsidRPr="001D5212">
        <w:rPr>
          <w:color w:val="000000"/>
          <w:sz w:val="24"/>
          <w:szCs w:val="24"/>
        </w:rPr>
        <w:t xml:space="preserve">} </w:t>
      </w:r>
    </w:p>
    <w:p w:rsidR="00056726" w:rsidRPr="001D5212" w:rsidRDefault="00056726" w:rsidP="00C1353B">
      <w:pPr>
        <w:pStyle w:val="PrformatHTML"/>
        <w:spacing w:after="0"/>
        <w:rPr>
          <w:color w:val="000000"/>
          <w:sz w:val="24"/>
          <w:szCs w:val="24"/>
        </w:rPr>
      </w:pPr>
      <w:r w:rsidRPr="001D5212">
        <w:rPr>
          <w:color w:val="000000"/>
          <w:sz w:val="24"/>
          <w:szCs w:val="24"/>
        </w:rPr>
        <w:t xml:space="preserve">interface ChannelOutput { </w:t>
      </w:r>
    </w:p>
    <w:p w:rsidR="00056726" w:rsidRPr="001D5212" w:rsidRDefault="00056726" w:rsidP="00C1353B">
      <w:pPr>
        <w:pStyle w:val="PrformatHTML"/>
        <w:spacing w:after="0"/>
        <w:rPr>
          <w:color w:val="000000"/>
          <w:sz w:val="24"/>
          <w:szCs w:val="24"/>
        </w:rPr>
      </w:pPr>
      <w:r w:rsidRPr="001D5212">
        <w:rPr>
          <w:color w:val="000000"/>
          <w:sz w:val="24"/>
          <w:szCs w:val="24"/>
        </w:rPr>
        <w:t xml:space="preserve">public void write (Object obj); </w:t>
      </w:r>
    </w:p>
    <w:p w:rsidR="00056726" w:rsidRPr="001D5212" w:rsidRDefault="00056726" w:rsidP="00C1353B">
      <w:pPr>
        <w:pStyle w:val="PrformatHTML"/>
        <w:spacing w:after="0"/>
        <w:rPr>
          <w:color w:val="000000"/>
          <w:sz w:val="24"/>
          <w:szCs w:val="24"/>
        </w:rPr>
      </w:pPr>
      <w:r w:rsidRPr="001D5212">
        <w:rPr>
          <w:color w:val="000000"/>
          <w:sz w:val="24"/>
          <w:szCs w:val="24"/>
        </w:rPr>
        <w:t>}</w:t>
      </w:r>
    </w:p>
    <w:p w:rsidR="00CD2003" w:rsidRPr="001D5212" w:rsidRDefault="00E82E24" w:rsidP="00CD2003">
      <w:pPr>
        <w:rPr>
          <w:rFonts w:asciiTheme="majorBidi" w:hAnsiTheme="majorBidi" w:cstheme="majorBidi"/>
          <w:color w:val="000000"/>
        </w:rPr>
      </w:pPr>
      <w:r w:rsidRPr="001D5212">
        <w:rPr>
          <w:rFonts w:asciiTheme="majorBidi" w:hAnsiTheme="majorBidi" w:cstheme="majorBidi"/>
          <w:color w:val="000000"/>
        </w:rPr>
        <w:t xml:space="preserve">Ces canaux son équivalent </w:t>
      </w:r>
      <w:r w:rsidR="00CD2003" w:rsidRPr="001D5212">
        <w:rPr>
          <w:rFonts w:asciiTheme="majorBidi" w:hAnsiTheme="majorBidi" w:cstheme="majorBidi"/>
          <w:color w:val="000000"/>
        </w:rPr>
        <w:t>aux canaux</w:t>
      </w:r>
      <w:r w:rsidRPr="001D5212">
        <w:rPr>
          <w:rFonts w:asciiTheme="majorBidi" w:hAnsiTheme="majorBidi" w:cstheme="majorBidi"/>
          <w:color w:val="000000"/>
        </w:rPr>
        <w:t xml:space="preserve"> de CSP, a la seul différance que il existe plusieurs type des canaux </w:t>
      </w:r>
      <w:r w:rsidR="00CD2003" w:rsidRPr="001D5212">
        <w:rPr>
          <w:rFonts w:asciiTheme="majorBidi" w:hAnsiTheme="majorBidi" w:cstheme="majorBidi"/>
          <w:color w:val="000000"/>
        </w:rPr>
        <w:t>à</w:t>
      </w:r>
      <w:r w:rsidRPr="001D5212">
        <w:rPr>
          <w:rFonts w:asciiTheme="majorBidi" w:hAnsiTheme="majorBidi" w:cstheme="majorBidi"/>
          <w:color w:val="000000"/>
        </w:rPr>
        <w:t xml:space="preserve"> savoir :</w:t>
      </w:r>
    </w:p>
    <w:p w:rsidR="00CD2003" w:rsidRPr="001D5212" w:rsidRDefault="00CD2003" w:rsidP="00CD2003">
      <w:r w:rsidRPr="001D5212">
        <w:rPr>
          <w:rFonts w:asciiTheme="majorBidi" w:hAnsiTheme="majorBidi" w:cstheme="majorBidi"/>
          <w:color w:val="000000"/>
        </w:rPr>
        <w:t xml:space="preserve">Le plus simple des canaux et le canal One2OneCannel avec </w:t>
      </w:r>
      <w:r w:rsidRPr="001D5212">
        <w:t>zero-buffered, Mais, nous pouvons avoir des canaux avec des tampons  (blocage / écrasement).</w:t>
      </w:r>
    </w:p>
    <w:p w:rsidR="00CD2003" w:rsidRPr="001D5212" w:rsidRDefault="00CD2003" w:rsidP="002D5102">
      <w:r w:rsidRPr="001D5212">
        <w:t>Et les canaux any</w:t>
      </w:r>
      <w:r w:rsidR="002D5102" w:rsidRPr="001D5212">
        <w:t>2OneChannel</w:t>
      </w:r>
      <w:r w:rsidRPr="001D5212">
        <w:t xml:space="preserve">, </w:t>
      </w:r>
      <w:r w:rsidR="002D5102" w:rsidRPr="001D5212">
        <w:t>One2</w:t>
      </w:r>
      <w:r w:rsidRPr="001D5212">
        <w:t>any</w:t>
      </w:r>
      <w:r w:rsidR="002D5102" w:rsidRPr="001D5212">
        <w:t>Channel</w:t>
      </w:r>
      <w:r w:rsidRPr="001D5212">
        <w:t xml:space="preserve"> et any</w:t>
      </w:r>
      <w:r w:rsidR="002D5102" w:rsidRPr="001D5212">
        <w:t>2</w:t>
      </w:r>
      <w:r w:rsidRPr="001D5212">
        <w:t>any</w:t>
      </w:r>
      <w:r w:rsidR="002D5102" w:rsidRPr="001D5212">
        <w:t>Chnnal</w:t>
      </w:r>
      <w:r w:rsidRPr="001D5212">
        <w:t>.</w:t>
      </w:r>
    </w:p>
    <w:p w:rsidR="00CD2003" w:rsidRPr="001D5212" w:rsidRDefault="002D5102" w:rsidP="002D5102">
      <w:r w:rsidRPr="001D5212">
        <w:lastRenderedPageBreak/>
        <w:t>En peut avoir aussi un canal de</w:t>
      </w:r>
      <w:r w:rsidR="00CD2003" w:rsidRPr="001D5212">
        <w:t xml:space="preserve"> synchronisation multi-voies structurée (par exemple les barrières) ...</w:t>
      </w:r>
    </w:p>
    <w:p w:rsidR="00CD2003" w:rsidRPr="001D5212" w:rsidRDefault="00CD2003" w:rsidP="00944F3C">
      <w:pPr>
        <w:rPr>
          <w:rFonts w:asciiTheme="majorBidi" w:hAnsiTheme="majorBidi" w:cstheme="majorBidi"/>
          <w:b/>
          <w:bCs/>
          <w:color w:val="000000"/>
        </w:rPr>
      </w:pPr>
      <w:r w:rsidRPr="001D5212">
        <w:t>Et des verrous de mémoire partagée de haut niveau (par exemple, CREW)</w:t>
      </w:r>
      <w:r w:rsidRPr="001D5212">
        <w:rPr>
          <w:rFonts w:asciiTheme="majorBidi" w:hAnsiTheme="majorBidi" w:cstheme="majorBidi"/>
          <w:b/>
          <w:bCs/>
          <w:color w:val="000000"/>
        </w:rPr>
        <w:t xml:space="preserve"> </w:t>
      </w:r>
      <w:r w:rsidR="008B6E02">
        <w:rPr>
          <w:rFonts w:asciiTheme="majorBidi" w:hAnsiTheme="majorBidi" w:cstheme="majorBidi"/>
          <w:b/>
          <w:bCs/>
          <w:color w:val="000000"/>
        </w:rPr>
        <w:fldChar w:fldCharType="begin"/>
      </w:r>
      <w:r w:rsidR="00944F3C">
        <w:rPr>
          <w:rFonts w:asciiTheme="majorBidi" w:hAnsiTheme="majorBidi" w:cstheme="majorBidi"/>
          <w:b/>
          <w:bCs/>
          <w:color w:val="000000"/>
        </w:rPr>
        <w:instrText xml:space="preserve"> ADDIN ZOTERO_ITEM CSL_CITATION {"citationID":"SIpxrK8x","properties":{"formattedCitation":"[21]","plainCitation":"[21]","noteIndex":0},"citationItems":[{"id":113,"uris":["http://zotero.org/users/4740593/items/9CF4H2PJ"],"uri":["http://zotero.org/users/4740593/items/9CF4H2PJ"],"itemData":{"id":113,"type":"chapter","title":"Process Oriented Design for Java: Concurrency for All","container-title":"Computational Science — ICCS 2002","publisher":"Springer Berlin Heidelberg","publisher-place":"Berlin, Heidelberg","page":"687-687","volume":"2330","source":"Crossref","event-place":"Berlin, Heidelberg","URL":"http://link.springer.com/10.1007/3-540-46080-2_72","ISBN":"978-3-540-43593-8","note":"DOI: 10.1007/3-540-46080-2_72","shortTitle":"Process Oriented Design for Java","language":"en","collection-editor":[{"family":"Goos","given":"Gerhard"},{"family":"Hartmanis","given":"Juris"},{"family":"Leeuwen","given":"Jan","non-dropping-particle":"van"}],"editor":[{"family":"Sloot","given":"Peter M. A."},{"family":"Hoekstra","given":"Alfons G."},{"family":"Tan","given":"C. J. Kenneth"},{"family":"Dongarra","given":"Jack J."}],"author":[{"family":"Welch","given":"Peter"}],"issued":{"date-parts":[["2002"]]},"accessed":{"date-parts":[["2018",6,19]]}}}],"schema":"https://github.com/citation-style-language/schema/raw/master/csl-citation.json"} </w:instrText>
      </w:r>
      <w:r w:rsidR="008B6E02">
        <w:rPr>
          <w:rFonts w:asciiTheme="majorBidi" w:hAnsiTheme="majorBidi" w:cstheme="majorBidi"/>
          <w:b/>
          <w:bCs/>
          <w:color w:val="000000"/>
        </w:rPr>
        <w:fldChar w:fldCharType="separate"/>
      </w:r>
      <w:r w:rsidR="00944F3C" w:rsidRPr="00944F3C">
        <w:t>[21]</w:t>
      </w:r>
      <w:r w:rsidR="008B6E02">
        <w:rPr>
          <w:rFonts w:asciiTheme="majorBidi" w:hAnsiTheme="majorBidi" w:cstheme="majorBidi"/>
          <w:b/>
          <w:bCs/>
          <w:color w:val="000000"/>
        </w:rPr>
        <w:fldChar w:fldCharType="end"/>
      </w:r>
    </w:p>
    <w:p w:rsidR="00CD2003" w:rsidRPr="0050146C" w:rsidRDefault="00CD2003" w:rsidP="00CD2003">
      <w:pPr>
        <w:rPr>
          <w:rFonts w:asciiTheme="majorBidi" w:hAnsiTheme="majorBidi" w:cstheme="majorBidi"/>
          <w:color w:val="000000"/>
          <w:u w:val="single"/>
        </w:rPr>
      </w:pPr>
      <w:r w:rsidRPr="0050146C">
        <w:rPr>
          <w:rFonts w:asciiTheme="majorBidi" w:hAnsiTheme="majorBidi" w:cstheme="majorBidi"/>
          <w:b/>
          <w:bCs/>
          <w:color w:val="000000"/>
          <w:u w:val="single"/>
        </w:rPr>
        <w:t>Les types des buffers dans les canaux :</w:t>
      </w:r>
    </w:p>
    <w:p w:rsidR="005840C0" w:rsidRPr="001D5212" w:rsidRDefault="00CD2003" w:rsidP="005840C0">
      <w:pPr>
        <w:rPr>
          <w:rFonts w:asciiTheme="majorBidi" w:hAnsiTheme="majorBidi" w:cstheme="majorBidi"/>
          <w:color w:val="000000"/>
        </w:rPr>
      </w:pPr>
      <w:r w:rsidRPr="001D5212">
        <w:rPr>
          <w:rFonts w:asciiTheme="majorBidi" w:hAnsiTheme="majorBidi" w:cstheme="majorBidi"/>
          <w:color w:val="000000"/>
        </w:rPr>
        <w:t xml:space="preserve">par défaut les canaux n’ont pas de tampons </w:t>
      </w:r>
      <w:r w:rsidRPr="001D5212">
        <w:t>zero-buffered</w:t>
      </w:r>
      <w:r w:rsidRPr="001D5212">
        <w:rPr>
          <w:rFonts w:asciiTheme="majorBidi" w:hAnsiTheme="majorBidi" w:cstheme="majorBidi"/>
          <w:color w:val="000000"/>
        </w:rPr>
        <w:t xml:space="preserve">. En effet, il y a une </w:t>
      </w:r>
      <w:r w:rsidR="005840C0" w:rsidRPr="001D5212">
        <w:rPr>
          <w:rFonts w:asciiTheme="majorBidi" w:hAnsiTheme="majorBidi" w:cstheme="majorBidi"/>
          <w:color w:val="000000"/>
        </w:rPr>
        <w:t>interface</w:t>
      </w:r>
      <w:r w:rsidRPr="001D5212">
        <w:rPr>
          <w:rFonts w:asciiTheme="majorBidi" w:hAnsiTheme="majorBidi" w:cstheme="majorBidi"/>
          <w:color w:val="000000"/>
        </w:rPr>
        <w:t xml:space="preserve"> interne qui s’occupe de tampons</w:t>
      </w:r>
      <w:r w:rsidR="005840C0" w:rsidRPr="001D5212">
        <w:rPr>
          <w:rFonts w:asciiTheme="majorBidi" w:hAnsiTheme="majorBidi" w:cstheme="majorBidi"/>
          <w:color w:val="000000"/>
        </w:rPr>
        <w:t xml:space="preserve">, </w:t>
      </w:r>
      <w:r w:rsidRPr="001D5212">
        <w:rPr>
          <w:rFonts w:asciiTheme="majorBidi" w:hAnsiTheme="majorBidi" w:cstheme="majorBidi"/>
          <w:color w:val="000000"/>
        </w:rPr>
        <w:t xml:space="preserve"> </w:t>
      </w:r>
      <w:r w:rsidR="005840C0" w:rsidRPr="001D5212">
        <w:rPr>
          <w:rFonts w:asciiTheme="majorBidi" w:hAnsiTheme="majorBidi" w:cstheme="majorBidi"/>
          <w:color w:val="000000"/>
        </w:rPr>
        <w:t xml:space="preserve">cette interface est </w:t>
      </w:r>
      <w:r w:rsidRPr="001D5212">
        <w:rPr>
          <w:rFonts w:asciiTheme="majorBidi" w:hAnsiTheme="majorBidi" w:cstheme="majorBidi"/>
          <w:color w:val="000000"/>
        </w:rPr>
        <w:t>ChannelDataStore</w:t>
      </w:r>
      <w:r w:rsidR="005840C0" w:rsidRPr="001D5212">
        <w:rPr>
          <w:rFonts w:asciiTheme="majorBidi" w:hAnsiTheme="majorBidi" w:cstheme="majorBidi"/>
          <w:color w:val="000000"/>
        </w:rPr>
        <w:t>.</w:t>
      </w:r>
    </w:p>
    <w:p w:rsidR="00CD2003" w:rsidRPr="001D5212" w:rsidRDefault="005840C0" w:rsidP="005840C0">
      <w:pPr>
        <w:rPr>
          <w:rFonts w:asciiTheme="majorBidi" w:hAnsiTheme="majorBidi" w:cstheme="majorBidi"/>
          <w:color w:val="000000"/>
        </w:rPr>
      </w:pPr>
      <w:r w:rsidRPr="001D5212">
        <w:rPr>
          <w:rFonts w:asciiTheme="majorBidi" w:hAnsiTheme="majorBidi" w:cstheme="majorBidi"/>
          <w:color w:val="000000"/>
        </w:rPr>
        <w:t>JCSP fournit plusieurs implémentations intégrées pour cette interface, notamment:</w:t>
      </w:r>
      <w:r w:rsidR="00CD2003" w:rsidRPr="001D5212">
        <w:rPr>
          <w:rFonts w:asciiTheme="majorBidi" w:hAnsiTheme="majorBidi" w:cstheme="majorBidi"/>
          <w:color w:val="000000"/>
        </w:rPr>
        <w:t xml:space="preserve"> </w:t>
      </w:r>
    </w:p>
    <w:p w:rsidR="005840C0" w:rsidRPr="001D5212" w:rsidRDefault="005840C0" w:rsidP="005840C0">
      <w:pPr>
        <w:rPr>
          <w:rFonts w:asciiTheme="majorBidi" w:hAnsiTheme="majorBidi" w:cstheme="majorBidi"/>
          <w:color w:val="000000"/>
        </w:rPr>
      </w:pPr>
      <w:r w:rsidRPr="001D5212">
        <w:rPr>
          <w:rFonts w:asciiTheme="majorBidi" w:hAnsiTheme="majorBidi" w:cstheme="majorBidi"/>
          <w:color w:val="000000"/>
        </w:rPr>
        <w:t>ZeroBuffer, qui correspond à la caractéristique par défaut.</w:t>
      </w:r>
    </w:p>
    <w:p w:rsidR="005840C0" w:rsidRPr="001D5212" w:rsidRDefault="005840C0" w:rsidP="005840C0">
      <w:pPr>
        <w:rPr>
          <w:rFonts w:asciiTheme="majorBidi" w:hAnsiTheme="majorBidi" w:cstheme="majorBidi"/>
          <w:color w:val="000000"/>
        </w:rPr>
      </w:pPr>
      <w:r w:rsidRPr="001D5212">
        <w:rPr>
          <w:rFonts w:asciiTheme="majorBidi" w:hAnsiTheme="majorBidi" w:cstheme="majorBidi"/>
          <w:color w:val="000000"/>
        </w:rPr>
        <w:t>Buffer, qui fournit une sémantique tampon FIFO bloquante pour le canal auquel elle est associée.</w:t>
      </w:r>
    </w:p>
    <w:p w:rsidR="00CD2003" w:rsidRPr="001D5212" w:rsidRDefault="005840C0" w:rsidP="00944F3C">
      <w:pPr>
        <w:rPr>
          <w:rFonts w:asciiTheme="majorBidi" w:hAnsiTheme="majorBidi" w:cstheme="majorBidi"/>
          <w:color w:val="000000"/>
        </w:rPr>
      </w:pPr>
      <w:r w:rsidRPr="001D5212">
        <w:rPr>
          <w:rFonts w:asciiTheme="majorBidi" w:hAnsiTheme="majorBidi" w:cstheme="majorBidi"/>
          <w:color w:val="000000"/>
        </w:rPr>
        <w:t>InfiniteBuffer, qui fournit également une sémantique FIFO, sauf que seuls les lecteurs peuvent être bloqués si le tampon est vide. Les écrivains ne sont jamais bloqués car la capacité du tampon peut être étendue indéfiniment, ou au moins jusqu'à ce que la limite imposée par le système de mémoire sous-jacent soit atteinte</w:t>
      </w:r>
      <w:r w:rsidR="008B6E02" w:rsidRPr="001D5212">
        <w:rPr>
          <w:rFonts w:asciiTheme="majorBidi" w:hAnsiTheme="majorBidi" w:cstheme="majorBidi"/>
          <w:color w:val="000000"/>
        </w:rPr>
        <w:fldChar w:fldCharType="begin"/>
      </w:r>
      <w:r w:rsidR="00944F3C">
        <w:rPr>
          <w:rFonts w:asciiTheme="majorBidi" w:hAnsiTheme="majorBidi" w:cstheme="majorBidi"/>
          <w:color w:val="000000"/>
        </w:rPr>
        <w:instrText xml:space="preserve"> ADDIN ZOTERO_ITEM CSL_CITATION {"citationID":"81xTEHNx","properties":{"formattedCitation":"[22]","plainCitation":"[22]","noteIndex":0},"citationItems":[{"id":19,"uris":["http://zotero.org/users/4740593/items/MDL8X5KZ"],"uri":["http://zotero.org/users/4740593/items/MDL8X5KZ"],"itemData":{"id":19,"type":"webpage","title":"CSP for Java programmers, Part 2","URL":"https://www.ibm.com/developerworks/java/library/j-csp2/","accessed":{"date-parts":[["2018",3,16]]}}}],"schema":"https://github.com/citation-style-language/schema/raw/master/csl-citation.json"} </w:instrText>
      </w:r>
      <w:r w:rsidR="008B6E02" w:rsidRPr="001D5212">
        <w:rPr>
          <w:rFonts w:asciiTheme="majorBidi" w:hAnsiTheme="majorBidi" w:cstheme="majorBidi"/>
          <w:color w:val="000000"/>
        </w:rPr>
        <w:fldChar w:fldCharType="separate"/>
      </w:r>
      <w:r w:rsidR="00944F3C" w:rsidRPr="00944F3C">
        <w:t>[22]</w:t>
      </w:r>
      <w:r w:rsidR="008B6E02" w:rsidRPr="001D5212">
        <w:rPr>
          <w:rFonts w:asciiTheme="majorBidi" w:hAnsiTheme="majorBidi" w:cstheme="majorBidi"/>
          <w:color w:val="000000"/>
        </w:rPr>
        <w:fldChar w:fldCharType="end"/>
      </w:r>
      <w:r w:rsidRPr="001D5212">
        <w:rPr>
          <w:rFonts w:asciiTheme="majorBidi" w:hAnsiTheme="majorBidi" w:cstheme="majorBidi"/>
          <w:color w:val="000000"/>
        </w:rPr>
        <w:t>.</w:t>
      </w:r>
    </w:p>
    <w:p w:rsidR="00154A5B" w:rsidRDefault="00154A5B" w:rsidP="00185E33">
      <w:pPr>
        <w:rPr>
          <w:rFonts w:asciiTheme="majorBidi" w:hAnsiTheme="majorBidi" w:cstheme="majorBidi"/>
          <w:color w:val="000000"/>
        </w:rPr>
      </w:pPr>
      <w:r>
        <w:rPr>
          <w:rFonts w:asciiTheme="majorBidi" w:hAnsiTheme="majorBidi" w:cstheme="majorBidi"/>
          <w:color w:val="000000"/>
        </w:rPr>
        <w:t xml:space="preserve">La création de ces types de </w:t>
      </w:r>
      <w:r w:rsidR="00185E33">
        <w:rPr>
          <w:rFonts w:asciiTheme="majorBidi" w:hAnsiTheme="majorBidi" w:cstheme="majorBidi"/>
          <w:color w:val="000000"/>
        </w:rPr>
        <w:t>tampons</w:t>
      </w:r>
      <w:r>
        <w:rPr>
          <w:rFonts w:asciiTheme="majorBidi" w:hAnsiTheme="majorBidi" w:cstheme="majorBidi"/>
          <w:color w:val="000000"/>
        </w:rPr>
        <w:t xml:space="preserve"> se fait par </w:t>
      </w:r>
      <w:r w:rsidR="00185E33">
        <w:rPr>
          <w:rFonts w:asciiTheme="majorBidi" w:hAnsiTheme="majorBidi" w:cstheme="majorBidi"/>
          <w:color w:val="000000"/>
        </w:rPr>
        <w:t>l’</w:t>
      </w:r>
      <w:r>
        <w:rPr>
          <w:rFonts w:asciiTheme="majorBidi" w:hAnsiTheme="majorBidi" w:cstheme="majorBidi"/>
          <w:color w:val="000000"/>
        </w:rPr>
        <w:t xml:space="preserve">appel des méthodes statice de la classe Channel </w:t>
      </w:r>
    </w:p>
    <w:p w:rsidR="00185E33" w:rsidRDefault="00185E33" w:rsidP="00185E33">
      <w:pPr>
        <w:pStyle w:val="Paragraphedeliste"/>
        <w:numPr>
          <w:ilvl w:val="0"/>
          <w:numId w:val="8"/>
        </w:numPr>
      </w:pPr>
      <w:r>
        <w:t xml:space="preserve">Channel.one2one ()  </w:t>
      </w:r>
    </w:p>
    <w:p w:rsidR="00154A5B" w:rsidRDefault="00154A5B" w:rsidP="00154A5B">
      <w:pPr>
        <w:pStyle w:val="Paragraphedeliste"/>
        <w:numPr>
          <w:ilvl w:val="0"/>
          <w:numId w:val="8"/>
        </w:numPr>
      </w:pPr>
      <w:r>
        <w:t xml:space="preserve">Channel.one2one (new Buffer (42)) </w:t>
      </w:r>
    </w:p>
    <w:p w:rsidR="00154A5B" w:rsidRDefault="00154A5B" w:rsidP="00154A5B">
      <w:pPr>
        <w:pStyle w:val="Paragraphedeliste"/>
        <w:numPr>
          <w:ilvl w:val="0"/>
          <w:numId w:val="8"/>
        </w:numPr>
      </w:pPr>
      <w:r>
        <w:t>Channel.one2any (new OverFlowingBuffer(100)</w:t>
      </w:r>
    </w:p>
    <w:p w:rsidR="00154A5B" w:rsidRPr="00154A5B" w:rsidRDefault="00154A5B" w:rsidP="00154A5B">
      <w:pPr>
        <w:pStyle w:val="Paragraphedeliste"/>
        <w:numPr>
          <w:ilvl w:val="0"/>
          <w:numId w:val="8"/>
        </w:numPr>
        <w:rPr>
          <w:rFonts w:asciiTheme="majorBidi" w:hAnsiTheme="majorBidi" w:cstheme="majorBidi"/>
          <w:color w:val="000000"/>
        </w:rPr>
      </w:pPr>
      <w:r>
        <w:t>Channel.any2any (new InfiniteBuffer ())</w:t>
      </w:r>
    </w:p>
    <w:p w:rsidR="00C61A25" w:rsidRPr="0050146C" w:rsidRDefault="0050146C" w:rsidP="00C228F1">
      <w:pPr>
        <w:rPr>
          <w:rFonts w:asciiTheme="majorBidi" w:hAnsiTheme="majorBidi" w:cstheme="majorBidi"/>
          <w:b/>
          <w:bCs/>
          <w:color w:val="000000"/>
          <w:u w:val="single"/>
        </w:rPr>
      </w:pPr>
      <w:r w:rsidRPr="0050146C">
        <w:rPr>
          <w:rFonts w:asciiTheme="majorBidi" w:hAnsiTheme="majorBidi" w:cstheme="majorBidi"/>
          <w:b/>
          <w:bCs/>
          <w:color w:val="000000"/>
          <w:u w:val="single"/>
        </w:rPr>
        <w:t>U</w:t>
      </w:r>
      <w:r w:rsidR="00D20F43" w:rsidRPr="0050146C">
        <w:rPr>
          <w:rFonts w:asciiTheme="majorBidi" w:hAnsiTheme="majorBidi" w:cstheme="majorBidi"/>
          <w:b/>
          <w:bCs/>
          <w:color w:val="000000"/>
          <w:u w:val="single"/>
        </w:rPr>
        <w:t xml:space="preserve">n exemple de processus </w:t>
      </w:r>
      <w:r w:rsidR="00C228F1">
        <w:rPr>
          <w:rFonts w:asciiTheme="majorBidi" w:hAnsiTheme="majorBidi" w:cstheme="majorBidi"/>
          <w:b/>
          <w:bCs/>
          <w:color w:val="000000"/>
          <w:u w:val="single"/>
        </w:rPr>
        <w:t>reliée par un canaux d’entrée et un autre de sorite</w:t>
      </w:r>
      <w:r w:rsidR="00D20F43" w:rsidRPr="0050146C">
        <w:rPr>
          <w:rFonts w:asciiTheme="majorBidi" w:hAnsiTheme="majorBidi" w:cstheme="majorBidi"/>
          <w:b/>
          <w:bCs/>
          <w:color w:val="000000"/>
          <w:u w:val="single"/>
        </w:rPr>
        <w:t>:</w:t>
      </w:r>
    </w:p>
    <w:p w:rsidR="00C61A25" w:rsidRPr="00E27D24" w:rsidRDefault="00D20F43" w:rsidP="00C1353B">
      <w:pPr>
        <w:pStyle w:val="PrformatHTML"/>
        <w:spacing w:after="0"/>
        <w:rPr>
          <w:color w:val="000000"/>
          <w:sz w:val="24"/>
          <w:szCs w:val="24"/>
          <w:lang w:val="en-US"/>
        </w:rPr>
      </w:pPr>
      <w:r w:rsidRPr="00E27D24">
        <w:rPr>
          <w:color w:val="000000"/>
          <w:sz w:val="24"/>
          <w:szCs w:val="24"/>
          <w:lang w:val="en-US"/>
        </w:rPr>
        <w:t>class SuccInt implements CSProcess {</w:t>
      </w:r>
    </w:p>
    <w:p w:rsidR="00C61A25" w:rsidRPr="00E27D24" w:rsidRDefault="00D20F43" w:rsidP="00C1353B">
      <w:pPr>
        <w:pStyle w:val="PrformatHTML"/>
        <w:spacing w:after="0"/>
        <w:rPr>
          <w:color w:val="000000"/>
          <w:sz w:val="24"/>
          <w:szCs w:val="24"/>
          <w:lang w:val="en-US"/>
        </w:rPr>
      </w:pPr>
      <w:r w:rsidRPr="00E27D24">
        <w:rPr>
          <w:color w:val="000000"/>
          <w:sz w:val="24"/>
          <w:szCs w:val="24"/>
          <w:lang w:val="en-US"/>
        </w:rPr>
        <w:t>private final ChannelInputInt in;</w:t>
      </w:r>
    </w:p>
    <w:p w:rsidR="00C61A25" w:rsidRPr="00E27D24" w:rsidRDefault="00D20F43" w:rsidP="00C1353B">
      <w:pPr>
        <w:pStyle w:val="PrformatHTML"/>
        <w:spacing w:after="0"/>
        <w:rPr>
          <w:color w:val="000000"/>
          <w:sz w:val="24"/>
          <w:szCs w:val="24"/>
          <w:lang w:val="en-US"/>
        </w:rPr>
      </w:pPr>
      <w:r w:rsidRPr="00E27D24">
        <w:rPr>
          <w:color w:val="000000"/>
          <w:sz w:val="24"/>
          <w:szCs w:val="24"/>
          <w:lang w:val="en-US"/>
        </w:rPr>
        <w:t>private final ChannelOutputInt out;</w:t>
      </w:r>
    </w:p>
    <w:p w:rsidR="00C61A25" w:rsidRPr="00E27D24" w:rsidRDefault="00D20F43" w:rsidP="00C1353B">
      <w:pPr>
        <w:pStyle w:val="PrformatHTML"/>
        <w:spacing w:after="0"/>
        <w:rPr>
          <w:color w:val="000000"/>
          <w:sz w:val="24"/>
          <w:szCs w:val="24"/>
          <w:lang w:val="en-US"/>
        </w:rPr>
      </w:pPr>
      <w:r w:rsidRPr="00E27D24">
        <w:rPr>
          <w:color w:val="000000"/>
          <w:sz w:val="24"/>
          <w:szCs w:val="24"/>
          <w:lang w:val="en-US"/>
        </w:rPr>
        <w:t>public SuccInt (ChannelInputInt</w:t>
      </w:r>
      <w:r w:rsidR="00C1353B" w:rsidRPr="00E27D24">
        <w:rPr>
          <w:color w:val="000000"/>
          <w:sz w:val="24"/>
          <w:szCs w:val="24"/>
          <w:lang w:val="en-US"/>
        </w:rPr>
        <w:t xml:space="preserve"> </w:t>
      </w:r>
      <w:r w:rsidRPr="00E27D24">
        <w:rPr>
          <w:color w:val="000000"/>
          <w:sz w:val="24"/>
          <w:szCs w:val="24"/>
          <w:lang w:val="en-US"/>
        </w:rPr>
        <w:t>in,ChannelOutputInt out) {</w:t>
      </w:r>
    </w:p>
    <w:p w:rsidR="00C61A25" w:rsidRPr="00E27D24" w:rsidRDefault="00D20F43" w:rsidP="00C1353B">
      <w:pPr>
        <w:pStyle w:val="PrformatHTML"/>
        <w:spacing w:after="0"/>
        <w:rPr>
          <w:color w:val="000000"/>
          <w:sz w:val="24"/>
          <w:szCs w:val="24"/>
          <w:lang w:val="en-US"/>
        </w:rPr>
      </w:pPr>
      <w:r w:rsidRPr="00E27D24">
        <w:rPr>
          <w:color w:val="000000"/>
          <w:sz w:val="24"/>
          <w:szCs w:val="24"/>
          <w:lang w:val="en-US"/>
        </w:rPr>
        <w:t>this.in = in;</w:t>
      </w:r>
    </w:p>
    <w:p w:rsidR="00C61A25" w:rsidRPr="00E27D24" w:rsidRDefault="00D20F43" w:rsidP="00C1353B">
      <w:pPr>
        <w:pStyle w:val="PrformatHTML"/>
        <w:spacing w:after="0"/>
        <w:rPr>
          <w:color w:val="000000"/>
          <w:sz w:val="24"/>
          <w:szCs w:val="24"/>
          <w:lang w:val="en-US"/>
        </w:rPr>
      </w:pPr>
      <w:r w:rsidRPr="00E27D24">
        <w:rPr>
          <w:color w:val="000000"/>
          <w:sz w:val="24"/>
          <w:szCs w:val="24"/>
          <w:lang w:val="en-US"/>
        </w:rPr>
        <w:t>this.out = out;</w:t>
      </w:r>
    </w:p>
    <w:p w:rsidR="00C61A25" w:rsidRPr="00E27D24" w:rsidRDefault="00D20F43" w:rsidP="00C1353B">
      <w:pPr>
        <w:pStyle w:val="PrformatHTML"/>
        <w:spacing w:after="0"/>
        <w:rPr>
          <w:color w:val="000000"/>
          <w:sz w:val="24"/>
          <w:szCs w:val="24"/>
          <w:lang w:val="en-US"/>
        </w:rPr>
      </w:pPr>
      <w:r w:rsidRPr="00E27D24">
        <w:rPr>
          <w:color w:val="000000"/>
          <w:sz w:val="24"/>
          <w:szCs w:val="24"/>
          <w:lang w:val="en-US"/>
        </w:rPr>
        <w:t>}</w:t>
      </w:r>
    </w:p>
    <w:p w:rsidR="00C61A25" w:rsidRPr="00E27D24" w:rsidRDefault="00D20F43" w:rsidP="00C1353B">
      <w:pPr>
        <w:pStyle w:val="PrformatHTML"/>
        <w:spacing w:after="0"/>
        <w:rPr>
          <w:color w:val="000000"/>
          <w:sz w:val="24"/>
          <w:szCs w:val="24"/>
          <w:lang w:val="en-US"/>
        </w:rPr>
      </w:pPr>
      <w:r w:rsidRPr="00E27D24">
        <w:rPr>
          <w:color w:val="000000"/>
          <w:sz w:val="24"/>
          <w:szCs w:val="24"/>
          <w:lang w:val="en-US"/>
        </w:rPr>
        <w:t>public void run () {</w:t>
      </w:r>
    </w:p>
    <w:p w:rsidR="00C61A25" w:rsidRPr="00E27D24" w:rsidRDefault="00D20F43" w:rsidP="00C1353B">
      <w:pPr>
        <w:pStyle w:val="PrformatHTML"/>
        <w:spacing w:after="0"/>
        <w:rPr>
          <w:color w:val="000000"/>
          <w:sz w:val="24"/>
          <w:szCs w:val="24"/>
          <w:lang w:val="en-US"/>
        </w:rPr>
      </w:pPr>
      <w:r w:rsidRPr="00E27D24">
        <w:rPr>
          <w:color w:val="000000"/>
          <w:sz w:val="24"/>
          <w:szCs w:val="24"/>
          <w:lang w:val="en-US"/>
        </w:rPr>
        <w:t>while (true) {</w:t>
      </w:r>
    </w:p>
    <w:p w:rsidR="00C61A25" w:rsidRPr="00E27D24" w:rsidRDefault="00C1353B" w:rsidP="00C1353B">
      <w:pPr>
        <w:pStyle w:val="PrformatHTML"/>
        <w:spacing w:after="0"/>
        <w:rPr>
          <w:color w:val="000000"/>
          <w:sz w:val="24"/>
          <w:szCs w:val="24"/>
          <w:lang w:val="en-US"/>
        </w:rPr>
      </w:pPr>
      <w:r w:rsidRPr="00E27D24">
        <w:rPr>
          <w:color w:val="000000"/>
          <w:sz w:val="24"/>
          <w:szCs w:val="24"/>
          <w:lang w:val="en-US"/>
        </w:rPr>
        <w:tab/>
      </w:r>
      <w:r w:rsidR="00D20F43" w:rsidRPr="00E27D24">
        <w:rPr>
          <w:color w:val="000000"/>
          <w:sz w:val="24"/>
          <w:szCs w:val="24"/>
          <w:lang w:val="en-US"/>
        </w:rPr>
        <w:t>int n = in.read ();</w:t>
      </w:r>
    </w:p>
    <w:p w:rsidR="00C61A25" w:rsidRPr="00E27D24" w:rsidRDefault="00C1353B" w:rsidP="00C1353B">
      <w:pPr>
        <w:pStyle w:val="PrformatHTML"/>
        <w:spacing w:after="0"/>
        <w:rPr>
          <w:color w:val="000000"/>
          <w:sz w:val="24"/>
          <w:szCs w:val="24"/>
          <w:lang w:val="en-US"/>
        </w:rPr>
      </w:pPr>
      <w:r w:rsidRPr="00E27D24">
        <w:rPr>
          <w:color w:val="000000"/>
          <w:sz w:val="24"/>
          <w:szCs w:val="24"/>
          <w:lang w:val="en-US"/>
        </w:rPr>
        <w:tab/>
      </w:r>
      <w:r w:rsidR="00D20F43" w:rsidRPr="00E27D24">
        <w:rPr>
          <w:color w:val="000000"/>
          <w:sz w:val="24"/>
          <w:szCs w:val="24"/>
          <w:lang w:val="en-US"/>
        </w:rPr>
        <w:t>out.write (n + 1);</w:t>
      </w:r>
    </w:p>
    <w:p w:rsidR="00C61A25" w:rsidRPr="001D5212" w:rsidRDefault="00C1353B" w:rsidP="00C1353B">
      <w:pPr>
        <w:pStyle w:val="PrformatHTML"/>
        <w:spacing w:after="0"/>
        <w:rPr>
          <w:color w:val="000000"/>
          <w:sz w:val="24"/>
          <w:szCs w:val="24"/>
        </w:rPr>
      </w:pPr>
      <w:r w:rsidRPr="00E27D24">
        <w:rPr>
          <w:color w:val="000000"/>
          <w:sz w:val="24"/>
          <w:szCs w:val="24"/>
          <w:lang w:val="en-US"/>
        </w:rPr>
        <w:tab/>
      </w:r>
      <w:r w:rsidR="00D20F43" w:rsidRPr="001D5212">
        <w:rPr>
          <w:color w:val="000000"/>
          <w:sz w:val="24"/>
          <w:szCs w:val="24"/>
        </w:rPr>
        <w:t>}</w:t>
      </w:r>
    </w:p>
    <w:p w:rsidR="00C61A25" w:rsidRPr="001D5212" w:rsidRDefault="00D20F43" w:rsidP="00C1353B">
      <w:pPr>
        <w:pStyle w:val="PrformatHTML"/>
        <w:spacing w:after="0"/>
        <w:rPr>
          <w:color w:val="000000"/>
          <w:sz w:val="24"/>
          <w:szCs w:val="24"/>
        </w:rPr>
      </w:pPr>
      <w:r w:rsidRPr="001D5212">
        <w:rPr>
          <w:color w:val="000000"/>
          <w:sz w:val="24"/>
          <w:szCs w:val="24"/>
        </w:rPr>
        <w:t>}</w:t>
      </w:r>
    </w:p>
    <w:p w:rsidR="00C61A25" w:rsidRDefault="00D20F43" w:rsidP="00C1353B">
      <w:pPr>
        <w:pStyle w:val="PrformatHTML"/>
        <w:spacing w:after="0"/>
        <w:rPr>
          <w:color w:val="000000"/>
          <w:sz w:val="24"/>
          <w:szCs w:val="24"/>
        </w:rPr>
      </w:pPr>
      <w:r w:rsidRPr="001D5212">
        <w:rPr>
          <w:color w:val="000000"/>
          <w:sz w:val="24"/>
          <w:szCs w:val="24"/>
        </w:rPr>
        <w:t>}</w:t>
      </w:r>
    </w:p>
    <w:p w:rsidR="009501AD" w:rsidRDefault="009501AD" w:rsidP="00C1353B">
      <w:pPr>
        <w:pStyle w:val="PrformatHTML"/>
        <w:spacing w:after="0"/>
        <w:rPr>
          <w:rFonts w:asciiTheme="majorBidi" w:hAnsiTheme="majorBidi" w:cstheme="majorBidi"/>
          <w:color w:val="000000"/>
          <w:sz w:val="24"/>
          <w:szCs w:val="24"/>
        </w:rPr>
      </w:pPr>
      <w:r w:rsidRPr="009501AD">
        <w:rPr>
          <w:rFonts w:asciiTheme="majorBidi" w:hAnsiTheme="majorBidi" w:cstheme="majorBidi"/>
          <w:color w:val="000000"/>
          <w:sz w:val="24"/>
          <w:szCs w:val="24"/>
        </w:rPr>
        <w:t xml:space="preserve">Ce processus accepte dans le constructeur un canal d’entrer </w:t>
      </w:r>
      <w:r>
        <w:rPr>
          <w:rFonts w:asciiTheme="majorBidi" w:hAnsiTheme="majorBidi" w:cstheme="majorBidi"/>
          <w:color w:val="000000"/>
          <w:sz w:val="24"/>
          <w:szCs w:val="24"/>
        </w:rPr>
        <w:t>(</w:t>
      </w:r>
      <w:r w:rsidRPr="009501AD">
        <w:rPr>
          <w:rFonts w:asciiTheme="majorBidi" w:hAnsiTheme="majorBidi" w:cstheme="majorBidi"/>
          <w:color w:val="000000"/>
          <w:sz w:val="24"/>
          <w:szCs w:val="24"/>
        </w:rPr>
        <w:t>in</w:t>
      </w:r>
      <w:r>
        <w:rPr>
          <w:rFonts w:asciiTheme="majorBidi" w:hAnsiTheme="majorBidi" w:cstheme="majorBidi"/>
          <w:color w:val="000000"/>
          <w:sz w:val="24"/>
          <w:szCs w:val="24"/>
        </w:rPr>
        <w:t xml:space="preserve">) </w:t>
      </w:r>
      <w:r w:rsidRPr="009501AD">
        <w:rPr>
          <w:rFonts w:asciiTheme="majorBidi" w:hAnsiTheme="majorBidi" w:cstheme="majorBidi"/>
          <w:color w:val="000000"/>
          <w:sz w:val="24"/>
          <w:szCs w:val="24"/>
        </w:rPr>
        <w:t xml:space="preserve"> et un canal de sortie </w:t>
      </w:r>
      <w:r>
        <w:rPr>
          <w:rFonts w:asciiTheme="majorBidi" w:hAnsiTheme="majorBidi" w:cstheme="majorBidi"/>
          <w:color w:val="000000"/>
          <w:sz w:val="24"/>
          <w:szCs w:val="24"/>
        </w:rPr>
        <w:t>(</w:t>
      </w:r>
      <w:r w:rsidRPr="009501AD">
        <w:rPr>
          <w:rFonts w:asciiTheme="majorBidi" w:hAnsiTheme="majorBidi" w:cstheme="majorBidi"/>
          <w:color w:val="000000"/>
          <w:sz w:val="24"/>
          <w:szCs w:val="24"/>
        </w:rPr>
        <w:t>out</w:t>
      </w:r>
      <w:r>
        <w:rPr>
          <w:rFonts w:asciiTheme="majorBidi" w:hAnsiTheme="majorBidi" w:cstheme="majorBidi"/>
          <w:color w:val="000000"/>
          <w:sz w:val="24"/>
          <w:szCs w:val="24"/>
        </w:rPr>
        <w:t>) :</w:t>
      </w:r>
    </w:p>
    <w:p w:rsidR="009501AD" w:rsidRDefault="009501AD" w:rsidP="004F52FC">
      <w:pPr>
        <w:pStyle w:val="PrformatHTML"/>
        <w:numPr>
          <w:ilvl w:val="0"/>
          <w:numId w:val="45"/>
        </w:numPr>
        <w:spacing w:after="0"/>
        <w:rPr>
          <w:rFonts w:asciiTheme="majorBidi" w:hAnsiTheme="majorBidi" w:cstheme="majorBidi"/>
          <w:color w:val="000000"/>
          <w:sz w:val="24"/>
          <w:szCs w:val="24"/>
        </w:rPr>
      </w:pPr>
      <w:r w:rsidRPr="009501AD">
        <w:rPr>
          <w:rFonts w:asciiTheme="majorBidi" w:hAnsiTheme="majorBidi" w:cstheme="majorBidi"/>
          <w:color w:val="000000"/>
          <w:sz w:val="24"/>
          <w:szCs w:val="24"/>
        </w:rPr>
        <w:t>Et a chaque fois qui il reçoit un</w:t>
      </w:r>
      <w:r>
        <w:rPr>
          <w:rFonts w:asciiTheme="majorBidi" w:hAnsiTheme="majorBidi" w:cstheme="majorBidi"/>
          <w:color w:val="000000"/>
          <w:sz w:val="24"/>
          <w:szCs w:val="24"/>
        </w:rPr>
        <w:t>e</w:t>
      </w:r>
      <w:r w:rsidRPr="009501AD">
        <w:rPr>
          <w:rFonts w:asciiTheme="majorBidi" w:hAnsiTheme="majorBidi" w:cstheme="majorBidi"/>
          <w:color w:val="000000"/>
          <w:sz w:val="24"/>
          <w:szCs w:val="24"/>
        </w:rPr>
        <w:t xml:space="preserve"> entier dans le canal </w:t>
      </w:r>
      <w:r>
        <w:rPr>
          <w:rFonts w:asciiTheme="majorBidi" w:hAnsiTheme="majorBidi" w:cstheme="majorBidi"/>
          <w:color w:val="000000"/>
          <w:sz w:val="24"/>
          <w:szCs w:val="24"/>
        </w:rPr>
        <w:t>(</w:t>
      </w:r>
      <w:r w:rsidRPr="009501AD">
        <w:rPr>
          <w:rFonts w:asciiTheme="majorBidi" w:hAnsiTheme="majorBidi" w:cstheme="majorBidi"/>
          <w:color w:val="000000"/>
          <w:sz w:val="24"/>
          <w:szCs w:val="24"/>
        </w:rPr>
        <w:t>in</w:t>
      </w:r>
      <w:r>
        <w:rPr>
          <w:rFonts w:asciiTheme="majorBidi" w:hAnsiTheme="majorBidi" w:cstheme="majorBidi"/>
          <w:color w:val="000000"/>
          <w:sz w:val="24"/>
          <w:szCs w:val="24"/>
        </w:rPr>
        <w:t>)</w:t>
      </w:r>
    </w:p>
    <w:p w:rsidR="009501AD" w:rsidRDefault="009501AD" w:rsidP="004F52FC">
      <w:pPr>
        <w:pStyle w:val="PrformatHTML"/>
        <w:numPr>
          <w:ilvl w:val="0"/>
          <w:numId w:val="45"/>
        </w:numPr>
        <w:spacing w:after="0"/>
        <w:rPr>
          <w:rFonts w:asciiTheme="majorBidi" w:hAnsiTheme="majorBidi" w:cstheme="majorBidi"/>
          <w:color w:val="000000"/>
          <w:sz w:val="24"/>
          <w:szCs w:val="24"/>
        </w:rPr>
      </w:pPr>
      <w:r>
        <w:rPr>
          <w:rFonts w:asciiTheme="majorBidi" w:hAnsiTheme="majorBidi" w:cstheme="majorBidi"/>
          <w:color w:val="000000"/>
          <w:sz w:val="24"/>
          <w:szCs w:val="24"/>
        </w:rPr>
        <w:lastRenderedPageBreak/>
        <w:t>I</w:t>
      </w:r>
      <w:r w:rsidRPr="009501AD">
        <w:rPr>
          <w:rFonts w:asciiTheme="majorBidi" w:hAnsiTheme="majorBidi" w:cstheme="majorBidi"/>
          <w:color w:val="000000"/>
          <w:sz w:val="24"/>
          <w:szCs w:val="24"/>
        </w:rPr>
        <w:t xml:space="preserve">l </w:t>
      </w:r>
      <w:r w:rsidR="00553B21">
        <w:rPr>
          <w:rFonts w:asciiTheme="majorBidi" w:hAnsiTheme="majorBidi" w:cstheme="majorBidi"/>
          <w:color w:val="000000"/>
          <w:sz w:val="24"/>
          <w:szCs w:val="24"/>
        </w:rPr>
        <w:t>le</w:t>
      </w:r>
      <w:r w:rsidRPr="009501AD">
        <w:rPr>
          <w:rFonts w:asciiTheme="majorBidi" w:hAnsiTheme="majorBidi" w:cstheme="majorBidi"/>
          <w:color w:val="000000"/>
          <w:sz w:val="24"/>
          <w:szCs w:val="24"/>
        </w:rPr>
        <w:t xml:space="preserve"> transmettre dans le canal out en ajoutent 1.</w:t>
      </w:r>
    </w:p>
    <w:p w:rsidR="00553B21" w:rsidRPr="009501AD" w:rsidRDefault="00553B21" w:rsidP="00553B21">
      <w:pPr>
        <w:pStyle w:val="PrformatHTML"/>
        <w:spacing w:after="0"/>
        <w:rPr>
          <w:rFonts w:asciiTheme="majorBidi" w:hAnsiTheme="majorBidi" w:cstheme="majorBidi"/>
          <w:color w:val="000000"/>
          <w:sz w:val="24"/>
          <w:szCs w:val="24"/>
        </w:rPr>
      </w:pPr>
      <w:r>
        <w:rPr>
          <w:rFonts w:asciiTheme="majorBidi" w:hAnsiTheme="majorBidi" w:cstheme="majorBidi"/>
          <w:color w:val="000000"/>
          <w:sz w:val="24"/>
          <w:szCs w:val="24"/>
        </w:rPr>
        <w:t>Un concept clé dans les processus, est qu’une fois lancée n’en peut pas modifier les variables locales qu’avec la méthode run, ce qui donne un grand degré d’encapsulation.</w:t>
      </w:r>
    </w:p>
    <w:p w:rsidR="00852070" w:rsidRPr="001D5212" w:rsidRDefault="00154A5B" w:rsidP="00852070">
      <w:pPr>
        <w:rPr>
          <w:rFonts w:asciiTheme="majorBidi" w:hAnsiTheme="majorBidi" w:cstheme="majorBidi"/>
          <w:b/>
          <w:bCs/>
          <w:color w:val="000000"/>
          <w:u w:val="single"/>
        </w:rPr>
      </w:pPr>
      <w:r>
        <w:rPr>
          <w:rFonts w:asciiTheme="majorBidi" w:hAnsiTheme="majorBidi" w:cstheme="majorBidi"/>
          <w:b/>
          <w:bCs/>
          <w:color w:val="000000"/>
          <w:u w:val="single"/>
        </w:rPr>
        <w:t>La classe</w:t>
      </w:r>
      <w:r w:rsidR="00852070" w:rsidRPr="001D5212">
        <w:rPr>
          <w:rFonts w:asciiTheme="majorBidi" w:hAnsiTheme="majorBidi" w:cstheme="majorBidi"/>
          <w:b/>
          <w:bCs/>
          <w:color w:val="000000"/>
          <w:u w:val="single"/>
        </w:rPr>
        <w:t xml:space="preserve"> </w:t>
      </w:r>
      <w:r w:rsidR="00852070" w:rsidRPr="001D5212">
        <w:rPr>
          <w:rFonts w:asciiTheme="majorBidi" w:hAnsiTheme="majorBidi" w:cstheme="majorBidi"/>
          <w:b/>
          <w:bCs/>
          <w:u w:val="single"/>
        </w:rPr>
        <w:t>Parallel</w:t>
      </w:r>
      <w:r w:rsidR="00852070" w:rsidRPr="001D5212">
        <w:rPr>
          <w:rFonts w:asciiTheme="majorBidi" w:hAnsiTheme="majorBidi" w:cstheme="majorBidi"/>
          <w:b/>
          <w:bCs/>
          <w:color w:val="000000"/>
          <w:u w:val="single"/>
        </w:rPr>
        <w:t>:</w:t>
      </w:r>
    </w:p>
    <w:p w:rsidR="00002567" w:rsidRPr="001D5212" w:rsidRDefault="00852070" w:rsidP="00F048DC">
      <w:pPr>
        <w:rPr>
          <w:rFonts w:asciiTheme="majorBidi" w:hAnsiTheme="majorBidi" w:cstheme="majorBidi"/>
          <w:color w:val="000000"/>
        </w:rPr>
      </w:pPr>
      <w:r w:rsidRPr="001D5212">
        <w:rPr>
          <w:rFonts w:asciiTheme="majorBidi" w:hAnsiTheme="majorBidi" w:cstheme="majorBidi"/>
          <w:color w:val="000000"/>
        </w:rPr>
        <w:t>El</w:t>
      </w:r>
      <w:r w:rsidR="00154A5B">
        <w:rPr>
          <w:rFonts w:asciiTheme="majorBidi" w:hAnsiTheme="majorBidi" w:cstheme="majorBidi"/>
          <w:color w:val="000000"/>
        </w:rPr>
        <w:t>l</w:t>
      </w:r>
      <w:r w:rsidRPr="001D5212">
        <w:rPr>
          <w:rFonts w:asciiTheme="majorBidi" w:hAnsiTheme="majorBidi" w:cstheme="majorBidi"/>
          <w:color w:val="000000"/>
        </w:rPr>
        <w:t>e donne l</w:t>
      </w:r>
      <w:r w:rsidR="00002567" w:rsidRPr="001D5212">
        <w:rPr>
          <w:rFonts w:asciiTheme="majorBidi" w:hAnsiTheme="majorBidi" w:cstheme="majorBidi"/>
          <w:color w:val="000000"/>
        </w:rPr>
        <w:t>e</w:t>
      </w:r>
      <w:r w:rsidRPr="001D5212">
        <w:rPr>
          <w:rFonts w:asciiTheme="majorBidi" w:hAnsiTheme="majorBidi" w:cstheme="majorBidi"/>
          <w:color w:val="000000"/>
        </w:rPr>
        <w:t xml:space="preserve"> </w:t>
      </w:r>
      <w:r w:rsidR="00002567" w:rsidRPr="001D5212">
        <w:rPr>
          <w:rFonts w:asciiTheme="majorBidi" w:hAnsiTheme="majorBidi" w:cstheme="majorBidi"/>
          <w:color w:val="000000"/>
        </w:rPr>
        <w:t>même</w:t>
      </w:r>
      <w:r w:rsidRPr="001D5212">
        <w:rPr>
          <w:rFonts w:asciiTheme="majorBidi" w:hAnsiTheme="majorBidi" w:cstheme="majorBidi"/>
          <w:color w:val="000000"/>
        </w:rPr>
        <w:t xml:space="preserve"> </w:t>
      </w:r>
      <w:r w:rsidR="00F048DC">
        <w:rPr>
          <w:rFonts w:asciiTheme="majorBidi" w:hAnsiTheme="majorBidi" w:cstheme="majorBidi"/>
          <w:color w:val="000000"/>
        </w:rPr>
        <w:t>comportement</w:t>
      </w:r>
      <w:r w:rsidR="00002567" w:rsidRPr="001D5212">
        <w:rPr>
          <w:rFonts w:asciiTheme="majorBidi" w:hAnsiTheme="majorBidi" w:cstheme="majorBidi"/>
          <w:color w:val="000000"/>
        </w:rPr>
        <w:t xml:space="preserve"> qu</w:t>
      </w:r>
      <w:r w:rsidR="00F048DC">
        <w:rPr>
          <w:rFonts w:asciiTheme="majorBidi" w:hAnsiTheme="majorBidi" w:cstheme="majorBidi"/>
          <w:color w:val="000000"/>
        </w:rPr>
        <w:t>e</w:t>
      </w:r>
      <w:r w:rsidR="00002567" w:rsidRPr="001D5212">
        <w:rPr>
          <w:rFonts w:asciiTheme="majorBidi" w:hAnsiTheme="majorBidi" w:cstheme="majorBidi"/>
          <w:color w:val="000000"/>
        </w:rPr>
        <w:t xml:space="preserve"> l’operateur </w:t>
      </w:r>
      <w:r w:rsidR="00002567" w:rsidRPr="001D5212">
        <w:rPr>
          <w:rFonts w:asciiTheme="majorBidi" w:hAnsiTheme="majorBidi" w:cstheme="majorBidi"/>
        </w:rPr>
        <w:t>Parallel ( || )</w:t>
      </w:r>
      <w:r w:rsidRPr="001D5212">
        <w:rPr>
          <w:rFonts w:asciiTheme="majorBidi" w:hAnsiTheme="majorBidi" w:cstheme="majorBidi"/>
          <w:color w:val="000000"/>
        </w:rPr>
        <w:t xml:space="preserve"> de CSP</w:t>
      </w:r>
      <w:r w:rsidR="00002567" w:rsidRPr="001D5212">
        <w:rPr>
          <w:rFonts w:asciiTheme="majorBidi" w:hAnsiTheme="majorBidi" w:cstheme="majorBidi"/>
          <w:color w:val="000000"/>
        </w:rPr>
        <w:t xml:space="preserve"> : </w:t>
      </w:r>
    </w:p>
    <w:p w:rsidR="00852070" w:rsidRDefault="00002567" w:rsidP="00C97DF7">
      <w:pPr>
        <w:rPr>
          <w:rFonts w:asciiTheme="majorBidi" w:hAnsiTheme="majorBidi" w:cstheme="majorBidi"/>
        </w:rPr>
      </w:pPr>
      <w:r w:rsidRPr="001D5212">
        <w:rPr>
          <w:rFonts w:asciiTheme="majorBidi" w:hAnsiTheme="majorBidi" w:cstheme="majorBidi"/>
          <w:color w:val="000000"/>
        </w:rPr>
        <w:t xml:space="preserve">El prendre en paramètre un </w:t>
      </w:r>
      <w:r w:rsidR="00C97DF7" w:rsidRPr="001D5212">
        <w:rPr>
          <w:rFonts w:asciiTheme="majorBidi" w:hAnsiTheme="majorBidi" w:cstheme="majorBidi"/>
          <w:color w:val="000000"/>
        </w:rPr>
        <w:t>tableau</w:t>
      </w:r>
      <w:r w:rsidRPr="001D5212">
        <w:rPr>
          <w:rFonts w:asciiTheme="majorBidi" w:hAnsiTheme="majorBidi" w:cstheme="majorBidi"/>
          <w:color w:val="000000"/>
        </w:rPr>
        <w:t xml:space="preserve"> des </w:t>
      </w:r>
      <w:r w:rsidR="009E48DC" w:rsidRPr="001D5212">
        <w:rPr>
          <w:rFonts w:asciiTheme="majorBidi" w:hAnsiTheme="majorBidi" w:cstheme="majorBidi"/>
          <w:color w:val="000000"/>
        </w:rPr>
        <w:t>processus,</w:t>
      </w:r>
      <w:r w:rsidRPr="001D5212">
        <w:rPr>
          <w:rFonts w:asciiTheme="majorBidi" w:hAnsiTheme="majorBidi" w:cstheme="majorBidi"/>
          <w:color w:val="000000"/>
        </w:rPr>
        <w:t xml:space="preserve"> el</w:t>
      </w:r>
      <w:r w:rsidR="00C97DF7">
        <w:rPr>
          <w:rFonts w:asciiTheme="majorBidi" w:hAnsiTheme="majorBidi" w:cstheme="majorBidi"/>
          <w:color w:val="000000"/>
        </w:rPr>
        <w:t>le</w:t>
      </w:r>
      <w:r w:rsidRPr="001D5212">
        <w:rPr>
          <w:rFonts w:asciiTheme="majorBidi" w:hAnsiTheme="majorBidi" w:cstheme="majorBidi"/>
          <w:color w:val="000000"/>
        </w:rPr>
        <w:t xml:space="preserve"> exécute chacune dans </w:t>
      </w:r>
      <w:r w:rsidR="009E48DC" w:rsidRPr="001D5212">
        <w:rPr>
          <w:rFonts w:asciiTheme="majorBidi" w:hAnsiTheme="majorBidi" w:cstheme="majorBidi"/>
          <w:color w:val="000000"/>
        </w:rPr>
        <w:t>un</w:t>
      </w:r>
      <w:r w:rsidRPr="001D5212">
        <w:rPr>
          <w:rFonts w:asciiTheme="majorBidi" w:hAnsiTheme="majorBidi" w:cstheme="majorBidi"/>
          <w:color w:val="000000"/>
        </w:rPr>
        <w:t xml:space="preserve"> thread sépare sauf la dernière </w:t>
      </w:r>
      <w:r w:rsidR="00C97DF7">
        <w:rPr>
          <w:rFonts w:asciiTheme="majorBidi" w:hAnsiTheme="majorBidi" w:cstheme="majorBidi"/>
          <w:color w:val="000000"/>
        </w:rPr>
        <w:t xml:space="preserve">elle s’exécute </w:t>
      </w:r>
      <w:r w:rsidRPr="001D5212">
        <w:rPr>
          <w:rFonts w:asciiTheme="majorBidi" w:hAnsiTheme="majorBidi" w:cstheme="majorBidi"/>
          <w:color w:val="000000"/>
        </w:rPr>
        <w:t xml:space="preserve">dans </w:t>
      </w:r>
      <w:r w:rsidR="004C4741" w:rsidRPr="001D5212">
        <w:rPr>
          <w:rFonts w:asciiTheme="majorBidi" w:hAnsiTheme="majorBidi" w:cstheme="majorBidi"/>
          <w:color w:val="000000"/>
        </w:rPr>
        <w:t>le</w:t>
      </w:r>
      <w:r w:rsidRPr="001D5212">
        <w:rPr>
          <w:rFonts w:asciiTheme="majorBidi" w:hAnsiTheme="majorBidi" w:cstheme="majorBidi"/>
          <w:color w:val="000000"/>
        </w:rPr>
        <w:t xml:space="preserve"> même thread de </w:t>
      </w:r>
      <w:r w:rsidRPr="001D5212">
        <w:rPr>
          <w:rFonts w:asciiTheme="majorBidi" w:hAnsiTheme="majorBidi" w:cstheme="majorBidi"/>
        </w:rPr>
        <w:t>Parallel.</w:t>
      </w:r>
    </w:p>
    <w:p w:rsidR="009E48DC" w:rsidRDefault="009E48DC" w:rsidP="00C97DF7">
      <w:r>
        <w:t xml:space="preserve">Ce si est un exemple de l’utilisation de Parallel, en donne </w:t>
      </w:r>
      <w:r w:rsidR="00C97DF7">
        <w:t xml:space="preserve">a l’instruction Parallel  </w:t>
      </w:r>
      <w:r>
        <w:t xml:space="preserve">un tableau des processus : </w:t>
      </w:r>
      <w:r w:rsidR="00E043E2">
        <w:t>PrcessuA et ProcessuB et ProcessuC</w:t>
      </w:r>
      <w:r w:rsidR="00154A5B">
        <w:t>,</w:t>
      </w:r>
      <w:r w:rsidR="00E043E2">
        <w:t xml:space="preserve"> chaque processus </w:t>
      </w:r>
      <w:r w:rsidR="00154A5B">
        <w:t>initialiser par ses propre canaux</w:t>
      </w:r>
      <w:r w:rsidR="00E043E2">
        <w:t>.</w:t>
      </w:r>
    </w:p>
    <w:p w:rsidR="00426A19" w:rsidRPr="00E27D24" w:rsidRDefault="00426A19" w:rsidP="00426A19">
      <w:pPr>
        <w:pStyle w:val="PrformatHTML"/>
        <w:spacing w:after="0"/>
        <w:rPr>
          <w:color w:val="000000"/>
          <w:sz w:val="24"/>
          <w:szCs w:val="24"/>
          <w:lang w:val="en-US"/>
        </w:rPr>
      </w:pPr>
      <w:r w:rsidRPr="00E27D24">
        <w:rPr>
          <w:color w:val="000000"/>
          <w:sz w:val="24"/>
          <w:szCs w:val="24"/>
          <w:lang w:val="en-US"/>
        </w:rPr>
        <w:t>One2OneChannelInt a = Channel.one2oneInt ();</w:t>
      </w:r>
    </w:p>
    <w:p w:rsidR="00426A19" w:rsidRPr="00E27D24" w:rsidRDefault="00426A19" w:rsidP="00426A19">
      <w:pPr>
        <w:pStyle w:val="PrformatHTML"/>
        <w:spacing w:after="0"/>
        <w:rPr>
          <w:color w:val="000000"/>
          <w:sz w:val="24"/>
          <w:szCs w:val="24"/>
          <w:lang w:val="en-US"/>
        </w:rPr>
      </w:pPr>
      <w:r w:rsidRPr="00E27D24">
        <w:rPr>
          <w:color w:val="000000"/>
          <w:sz w:val="24"/>
          <w:szCs w:val="24"/>
          <w:lang w:val="en-US"/>
        </w:rPr>
        <w:t>One2OneChannelInt b = Channel.one2oneInt ();</w:t>
      </w:r>
    </w:p>
    <w:p w:rsidR="00426A19" w:rsidRPr="00E27D24" w:rsidRDefault="00426A19" w:rsidP="00426A19">
      <w:pPr>
        <w:pStyle w:val="PrformatHTML"/>
        <w:spacing w:after="0"/>
        <w:rPr>
          <w:color w:val="000000"/>
          <w:sz w:val="24"/>
          <w:szCs w:val="24"/>
          <w:lang w:val="en-US"/>
        </w:rPr>
      </w:pPr>
      <w:r w:rsidRPr="00E27D24">
        <w:rPr>
          <w:color w:val="000000"/>
          <w:sz w:val="24"/>
          <w:szCs w:val="24"/>
          <w:lang w:val="en-US"/>
        </w:rPr>
        <w:t>One2OneChannelInt c = Channel.one2oneInt ();</w:t>
      </w:r>
    </w:p>
    <w:p w:rsidR="00C97DF7" w:rsidRPr="00E27D24" w:rsidRDefault="00C97DF7" w:rsidP="00C97DF7">
      <w:pPr>
        <w:pStyle w:val="PrformatHTML"/>
        <w:spacing w:after="0"/>
        <w:rPr>
          <w:color w:val="000000"/>
          <w:sz w:val="24"/>
          <w:szCs w:val="24"/>
          <w:lang w:val="en-US"/>
        </w:rPr>
      </w:pPr>
      <w:r w:rsidRPr="00E27D24">
        <w:rPr>
          <w:color w:val="000000"/>
          <w:sz w:val="24"/>
          <w:szCs w:val="24"/>
          <w:lang w:val="en-US"/>
        </w:rPr>
        <w:t>new Parallel (</w:t>
      </w:r>
    </w:p>
    <w:p w:rsidR="00C97DF7" w:rsidRPr="00E27D24" w:rsidRDefault="00C97DF7" w:rsidP="00C97DF7">
      <w:pPr>
        <w:pStyle w:val="PrformatHTML"/>
        <w:spacing w:after="0"/>
        <w:rPr>
          <w:color w:val="000000"/>
          <w:sz w:val="24"/>
          <w:szCs w:val="24"/>
          <w:lang w:val="en-US"/>
        </w:rPr>
      </w:pPr>
      <w:r w:rsidRPr="00E27D24">
        <w:rPr>
          <w:color w:val="000000"/>
          <w:sz w:val="24"/>
          <w:szCs w:val="24"/>
          <w:lang w:val="en-US"/>
        </w:rPr>
        <w:t xml:space="preserve">    new CSProcess[] {</w:t>
      </w:r>
    </w:p>
    <w:p w:rsidR="00C97DF7" w:rsidRPr="00E27D24" w:rsidRDefault="00C97DF7" w:rsidP="00C97DF7">
      <w:pPr>
        <w:pStyle w:val="PrformatHTML"/>
        <w:spacing w:after="0"/>
        <w:rPr>
          <w:color w:val="000000"/>
          <w:sz w:val="24"/>
          <w:szCs w:val="24"/>
          <w:lang w:val="en-US"/>
        </w:rPr>
      </w:pPr>
      <w:r w:rsidRPr="00E27D24">
        <w:rPr>
          <w:color w:val="000000"/>
          <w:sz w:val="24"/>
          <w:szCs w:val="24"/>
          <w:lang w:val="en-US"/>
        </w:rPr>
        <w:t xml:space="preserve">      new PrefixInt (0, c.in(), a.out()),</w:t>
      </w:r>
    </w:p>
    <w:p w:rsidR="00C97DF7" w:rsidRPr="00E27D24" w:rsidRDefault="00C97DF7" w:rsidP="00C97DF7">
      <w:pPr>
        <w:pStyle w:val="PrformatHTML"/>
        <w:spacing w:after="0"/>
        <w:rPr>
          <w:color w:val="000000"/>
          <w:sz w:val="24"/>
          <w:szCs w:val="24"/>
          <w:lang w:val="en-US"/>
        </w:rPr>
      </w:pPr>
      <w:r w:rsidRPr="00E27D24">
        <w:rPr>
          <w:color w:val="000000"/>
          <w:sz w:val="24"/>
          <w:szCs w:val="24"/>
          <w:lang w:val="en-US"/>
        </w:rPr>
        <w:t xml:space="preserve">      new Delta2Int (a.in(), out, b.out()),</w:t>
      </w:r>
    </w:p>
    <w:p w:rsidR="00C97DF7" w:rsidRPr="00E27D24" w:rsidRDefault="00C97DF7" w:rsidP="00C97DF7">
      <w:pPr>
        <w:pStyle w:val="PrformatHTML"/>
        <w:spacing w:after="0"/>
        <w:rPr>
          <w:color w:val="000000"/>
          <w:sz w:val="24"/>
          <w:szCs w:val="24"/>
          <w:lang w:val="en-US"/>
        </w:rPr>
      </w:pPr>
      <w:r w:rsidRPr="00E27D24">
        <w:rPr>
          <w:color w:val="000000"/>
          <w:sz w:val="24"/>
          <w:szCs w:val="24"/>
          <w:lang w:val="en-US"/>
        </w:rPr>
        <w:t xml:space="preserve">      new SuccInt (b.in(), c.out())</w:t>
      </w:r>
    </w:p>
    <w:p w:rsidR="00C97DF7" w:rsidRPr="00C97DF7" w:rsidRDefault="00C97DF7" w:rsidP="00C97DF7">
      <w:pPr>
        <w:pStyle w:val="PrformatHTML"/>
        <w:spacing w:after="0"/>
        <w:rPr>
          <w:color w:val="000000"/>
          <w:sz w:val="24"/>
          <w:szCs w:val="24"/>
        </w:rPr>
      </w:pPr>
      <w:r w:rsidRPr="00E27D24">
        <w:rPr>
          <w:color w:val="000000"/>
          <w:sz w:val="24"/>
          <w:szCs w:val="24"/>
          <w:lang w:val="en-US"/>
        </w:rPr>
        <w:t xml:space="preserve">    </w:t>
      </w:r>
      <w:r w:rsidRPr="00C97DF7">
        <w:rPr>
          <w:color w:val="000000"/>
          <w:sz w:val="24"/>
          <w:szCs w:val="24"/>
        </w:rPr>
        <w:t>}</w:t>
      </w:r>
    </w:p>
    <w:p w:rsidR="00C97DF7" w:rsidRDefault="00C97DF7" w:rsidP="004C4741">
      <w:pPr>
        <w:pStyle w:val="PrformatHTML"/>
        <w:spacing w:after="0"/>
        <w:rPr>
          <w:color w:val="000000"/>
          <w:sz w:val="24"/>
          <w:szCs w:val="24"/>
        </w:rPr>
      </w:pPr>
      <w:r w:rsidRPr="00C97DF7">
        <w:rPr>
          <w:color w:val="000000"/>
          <w:sz w:val="24"/>
          <w:szCs w:val="24"/>
        </w:rPr>
        <w:t xml:space="preserve">  ).run ();</w:t>
      </w:r>
    </w:p>
    <w:p w:rsidR="004C4741" w:rsidRDefault="004C4741">
      <w:pPr>
        <w:rPr>
          <w:rFonts w:asciiTheme="majorBidi" w:hAnsiTheme="majorBidi" w:cstheme="majorBidi"/>
          <w:color w:val="000000"/>
        </w:rPr>
      </w:pPr>
      <w:del w:id="71" w:author="soufiane" w:date="2018-06-26T01:02:00Z">
        <w:r w:rsidDel="008D5B8C">
          <w:rPr>
            <w:rFonts w:asciiTheme="majorBidi" w:hAnsiTheme="majorBidi" w:cstheme="majorBidi"/>
            <w:color w:val="000000"/>
          </w:rPr>
          <w:br w:type="page"/>
        </w:r>
      </w:del>
    </w:p>
    <w:p w:rsidR="00C97DF7" w:rsidRDefault="00306D62" w:rsidP="00C97DF7">
      <w:pPr>
        <w:pStyle w:val="PrformatHTML"/>
        <w:spacing w:after="0"/>
        <w:rPr>
          <w:rFonts w:asciiTheme="majorBidi" w:hAnsiTheme="majorBidi" w:cstheme="majorBidi"/>
          <w:color w:val="000000"/>
          <w:sz w:val="24"/>
          <w:szCs w:val="24"/>
        </w:rPr>
      </w:pPr>
      <w:r w:rsidRPr="00A24E9C">
        <w:rPr>
          <w:rFonts w:asciiTheme="majorBidi" w:hAnsiTheme="majorBidi" w:cstheme="majorBidi"/>
          <w:color w:val="000000"/>
          <w:sz w:val="24"/>
          <w:szCs w:val="24"/>
        </w:rPr>
        <w:t xml:space="preserve">Ce code a la </w:t>
      </w:r>
      <w:r w:rsidR="002F64F3" w:rsidRPr="00A24E9C">
        <w:rPr>
          <w:rFonts w:asciiTheme="majorBidi" w:hAnsiTheme="majorBidi" w:cstheme="majorBidi"/>
          <w:color w:val="000000"/>
          <w:sz w:val="24"/>
          <w:szCs w:val="24"/>
        </w:rPr>
        <w:t>structure</w:t>
      </w:r>
      <w:r w:rsidRPr="00A24E9C">
        <w:rPr>
          <w:rFonts w:asciiTheme="majorBidi" w:hAnsiTheme="majorBidi" w:cstheme="majorBidi"/>
          <w:color w:val="000000"/>
          <w:sz w:val="24"/>
          <w:szCs w:val="24"/>
        </w:rPr>
        <w:t xml:space="preserve"> suivante :</w:t>
      </w:r>
    </w:p>
    <w:p w:rsidR="00C97DF7" w:rsidRPr="00C97DF7" w:rsidRDefault="008B6E02" w:rsidP="00C97DF7">
      <w:pPr>
        <w:pStyle w:val="PrformatHTML"/>
        <w:spacing w:after="0"/>
        <w:rPr>
          <w:color w:val="000000"/>
          <w:sz w:val="24"/>
          <w:szCs w:val="24"/>
        </w:rPr>
      </w:pPr>
      <w:r>
        <w:rPr>
          <w:noProof/>
          <w:color w:val="000000"/>
          <w:sz w:val="24"/>
          <w:szCs w:val="24"/>
        </w:rPr>
        <w:pict>
          <v:group id="_x0000_s2341" style="position:absolute;margin-left:48.65pt;margin-top:15.15pt;width:364.3pt;height:117.45pt;z-index:251854848" coordorigin="1590,4534" coordsize="7286,2505">
            <v:rect id="_x0000_s2324" style="position:absolute;left:1590;top:4534;width:6645;height:2505" o:regroupid="5">
              <v:textbox>
                <w:txbxContent>
                  <w:p w:rsidR="004108CE" w:rsidRPr="00C97DF7" w:rsidRDefault="004108CE" w:rsidP="00C97DF7">
                    <w:r w:rsidRPr="00C97DF7">
                      <w:rPr>
                        <w:b/>
                        <w:bCs/>
                        <w:lang w:val="en-US"/>
                      </w:rPr>
                      <w:t xml:space="preserve">NumbersInt </w:t>
                    </w:r>
                  </w:p>
                  <w:p w:rsidR="004108CE" w:rsidRDefault="004108CE"/>
                </w:txbxContent>
              </v:textbox>
            </v:re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2325" type="#_x0000_t5" style="position:absolute;left:6114;top:4747;width:708;height:1023;rotation:270" o:regroupid="5" adj="10806">
              <v:textbox>
                <w:txbxContent>
                  <w:p w:rsidR="004108CE" w:rsidRDefault="004108CE"/>
                </w:txbxContent>
              </v:textbox>
            </v:shape>
            <v:oval id="_x0000_s2326" style="position:absolute;left:3302;top:5019;width:1564;height:530" o:regroupid="5"/>
            <v:rect id="_x0000_s2327" style="position:absolute;left:3182;top:6244;width:3736;height:585" o:regroupid="5">
              <v:textbox>
                <w:txbxContent>
                  <w:p w:rsidR="004108CE" w:rsidRDefault="004108CE" w:rsidP="00C97DF7">
                    <w:pPr>
                      <w:jc w:val="center"/>
                    </w:pPr>
                    <w:r w:rsidRPr="00C97DF7">
                      <w:rPr>
                        <w:b/>
                        <w:bCs/>
                        <w:lang w:val="en-US"/>
                      </w:rPr>
                      <w:t>SuccInt</w:t>
                    </w:r>
                  </w:p>
                </w:txbxContent>
              </v:textbox>
            </v:rect>
            <v:shape id="_x0000_s2328" type="#_x0000_t32" style="position:absolute;left:4866;top:5266;width:1149;height:27;flip:y" o:connectortype="straight" o:regroupid="5">
              <v:stroke endarrow="block"/>
            </v:shape>
            <v:shape id="_x0000_s2329" type="#_x0000_t32" style="position:absolute;left:6993;top:5083;width:1883;height:0" o:connectortype="straight" o:regroupid="5">
              <v:stroke endarrow="block"/>
            </v:shape>
            <v:shape id="_x0000_s2331" type="#_x0000_t19" style="position:absolute;left:6918;top:5293;width:969;height:1352" coordsize="23765,43200" o:regroupid="5" adj=",6275209,2165" path="wr-19435,,23765,43200,2165,,,43091nfewr-19435,,23765,43200,2165,,,43091l2165,21600nsxe">
              <v:stroke endarrow="block"/>
              <v:path o:connectlocs="2165,0;0,43091;2165,21600"/>
            </v:shape>
            <v:shape id="_x0000_s2332" type="#_x0000_t19" style="position:absolute;left:2346;top:5293;width:969;height:1352;rotation:180" coordsize="23765,43200" o:regroupid="5" adj=",6275209,2165" path="wr-19435,,23765,43200,2165,,,43091nfewr-19435,,23765,43200,2165,,,43091l2165,21600nsxe">
              <v:stroke endarrow="block"/>
              <v:path o:connectlocs="2165,0;0,43091;2165,21600"/>
            </v:shape>
            <v:shape id="_x0000_s2333" type="#_x0000_t202" style="position:absolute;left:5023;top:4818;width:489;height:393" o:regroupid="5" filled="f" stroked="f">
              <v:textbox>
                <w:txbxContent>
                  <w:p w:rsidR="004108CE" w:rsidRPr="002F13BD" w:rsidRDefault="004108CE">
                    <w:pPr>
                      <w:rPr>
                        <w:b/>
                        <w:bCs/>
                      </w:rPr>
                    </w:pPr>
                    <w:r w:rsidRPr="002F13BD">
                      <w:rPr>
                        <w:b/>
                        <w:bCs/>
                      </w:rPr>
                      <w:t>a</w:t>
                    </w:r>
                  </w:p>
                </w:txbxContent>
              </v:textbox>
            </v:shape>
            <v:shape id="_x0000_s2334" type="#_x0000_t202" style="position:absolute;left:7264;top:5723;width:489;height:393" o:regroupid="5" filled="f" stroked="f">
              <v:textbox>
                <w:txbxContent>
                  <w:p w:rsidR="004108CE" w:rsidRPr="002F13BD" w:rsidRDefault="004108CE" w:rsidP="00F275E6">
                    <w:pPr>
                      <w:rPr>
                        <w:b/>
                        <w:bCs/>
                      </w:rPr>
                    </w:pPr>
                    <w:r w:rsidRPr="002F13BD">
                      <w:rPr>
                        <w:b/>
                        <w:bCs/>
                      </w:rPr>
                      <w:t>b</w:t>
                    </w:r>
                  </w:p>
                </w:txbxContent>
              </v:textbox>
            </v:shape>
            <v:shape id="_x0000_s2335" type="#_x0000_t202" style="position:absolute;left:1783;top:5723;width:489;height:393" o:regroupid="5" filled="f" stroked="f">
              <v:textbox>
                <w:txbxContent>
                  <w:p w:rsidR="004108CE" w:rsidRPr="002F13BD" w:rsidRDefault="004108CE" w:rsidP="00F275E6">
                    <w:pPr>
                      <w:rPr>
                        <w:b/>
                        <w:bCs/>
                      </w:rPr>
                    </w:pPr>
                    <w:r w:rsidRPr="002F13BD">
                      <w:rPr>
                        <w:b/>
                        <w:bCs/>
                      </w:rPr>
                      <w:t>c</w:t>
                    </w:r>
                  </w:p>
                </w:txbxContent>
              </v:textbox>
            </v:shape>
            <v:shape id="_x0000_s2336" type="#_x0000_t202" style="position:absolute;left:7264;top:4626;width:851;height:393" o:regroupid="5" filled="f" stroked="f">
              <v:textbox>
                <w:txbxContent>
                  <w:p w:rsidR="004108CE" w:rsidRPr="002F13BD" w:rsidRDefault="004108CE" w:rsidP="00F275E6">
                    <w:pPr>
                      <w:rPr>
                        <w:b/>
                        <w:bCs/>
                      </w:rPr>
                    </w:pPr>
                    <w:r w:rsidRPr="002F13BD">
                      <w:rPr>
                        <w:b/>
                        <w:bCs/>
                      </w:rPr>
                      <w:t>out</w:t>
                    </w:r>
                  </w:p>
                </w:txbxContent>
              </v:textbox>
            </v:shape>
            <v:shape id="_x0000_s2339" type="#_x0000_t202" style="position:absolute;left:5524;top:4690;width:1469;height:393" filled="f" stroked="f">
              <v:textbox>
                <w:txbxContent>
                  <w:p w:rsidR="004108CE" w:rsidRPr="002F13BD" w:rsidRDefault="004108CE" w:rsidP="00306D62">
                    <w:pPr>
                      <w:rPr>
                        <w:rFonts w:asciiTheme="majorBidi" w:hAnsiTheme="majorBidi" w:cstheme="majorBidi"/>
                        <w:b/>
                        <w:bCs/>
                      </w:rPr>
                    </w:pPr>
                    <w:r w:rsidRPr="002F13BD">
                      <w:rPr>
                        <w:rFonts w:asciiTheme="majorBidi" w:hAnsiTheme="majorBidi" w:cstheme="majorBidi"/>
                        <w:b/>
                        <w:bCs/>
                        <w:color w:val="000000"/>
                      </w:rPr>
                      <w:t>Delta2Int</w:t>
                    </w:r>
                  </w:p>
                </w:txbxContent>
              </v:textbox>
            </v:shape>
            <v:shape id="_x0000_s2340" type="#_x0000_t202" style="position:absolute;left:3315;top:4703;width:1469;height:393" filled="f" stroked="f">
              <v:textbox>
                <w:txbxContent>
                  <w:p w:rsidR="004108CE" w:rsidRPr="002F13BD" w:rsidRDefault="004108CE" w:rsidP="00306D62">
                    <w:pPr>
                      <w:rPr>
                        <w:rFonts w:asciiTheme="majorBidi" w:hAnsiTheme="majorBidi" w:cstheme="majorBidi"/>
                        <w:b/>
                        <w:bCs/>
                      </w:rPr>
                    </w:pPr>
                    <w:r w:rsidRPr="002F13BD">
                      <w:rPr>
                        <w:rFonts w:asciiTheme="majorBidi" w:hAnsiTheme="majorBidi" w:cstheme="majorBidi"/>
                        <w:b/>
                        <w:bCs/>
                        <w:color w:val="000000"/>
                      </w:rPr>
                      <w:t>PrefixInt</w:t>
                    </w:r>
                  </w:p>
                </w:txbxContent>
              </v:textbox>
            </v:shape>
          </v:group>
        </w:pict>
      </w:r>
    </w:p>
    <w:p w:rsidR="00C97DF7" w:rsidRDefault="00C97DF7" w:rsidP="00C97DF7">
      <w:pPr>
        <w:rPr>
          <w:rFonts w:asciiTheme="majorBidi" w:hAnsiTheme="majorBidi" w:cstheme="majorBidi"/>
          <w:b/>
          <w:bCs/>
          <w:u w:val="single"/>
        </w:rPr>
      </w:pPr>
    </w:p>
    <w:p w:rsidR="00C97DF7" w:rsidRDefault="00C97DF7" w:rsidP="00C97DF7">
      <w:pPr>
        <w:rPr>
          <w:rFonts w:asciiTheme="majorBidi" w:hAnsiTheme="majorBidi" w:cstheme="majorBidi"/>
          <w:b/>
          <w:bCs/>
          <w:u w:val="single"/>
        </w:rPr>
      </w:pPr>
    </w:p>
    <w:p w:rsidR="00C97DF7" w:rsidRDefault="00C97DF7" w:rsidP="00C97DF7">
      <w:pPr>
        <w:rPr>
          <w:rFonts w:asciiTheme="majorBidi" w:hAnsiTheme="majorBidi" w:cstheme="majorBidi"/>
          <w:b/>
          <w:bCs/>
          <w:u w:val="single"/>
        </w:rPr>
      </w:pPr>
    </w:p>
    <w:p w:rsidR="00C97DF7" w:rsidRDefault="00C97DF7" w:rsidP="00C97DF7">
      <w:pPr>
        <w:rPr>
          <w:rFonts w:asciiTheme="majorBidi" w:hAnsiTheme="majorBidi" w:cstheme="majorBidi"/>
          <w:b/>
          <w:bCs/>
          <w:u w:val="single"/>
        </w:rPr>
      </w:pPr>
    </w:p>
    <w:p w:rsidR="00C97DF7" w:rsidRDefault="00C97DF7" w:rsidP="00C97DF7">
      <w:pPr>
        <w:rPr>
          <w:rFonts w:asciiTheme="majorBidi" w:hAnsiTheme="majorBidi" w:cstheme="majorBidi"/>
          <w:b/>
          <w:bCs/>
          <w:u w:val="single"/>
        </w:rPr>
      </w:pPr>
    </w:p>
    <w:p w:rsidR="00DB4D86" w:rsidRDefault="008B6E02" w:rsidP="00C97DF7">
      <w:pPr>
        <w:rPr>
          <w:rFonts w:asciiTheme="majorBidi" w:hAnsiTheme="majorBidi" w:cstheme="majorBidi"/>
          <w:b/>
          <w:bCs/>
          <w:u w:val="single"/>
        </w:rPr>
      </w:pPr>
      <w:r w:rsidRPr="008B6E02">
        <w:rPr>
          <w:noProof/>
        </w:rPr>
        <w:pict>
          <v:shape id="_x0000_s2348" type="#_x0000_t202" style="position:absolute;margin-left:32.4pt;margin-top:-.05pt;width:364.3pt;height:20.35pt;z-index:251863040" stroked="f">
            <v:textbox style="mso-fit-shape-to-text:t" inset="0,0,0,0">
              <w:txbxContent>
                <w:p w:rsidR="004108CE" w:rsidRPr="00DD661D" w:rsidRDefault="004108CE" w:rsidP="00DB4D86">
                  <w:pPr>
                    <w:pStyle w:val="Lgende"/>
                    <w:jc w:val="center"/>
                    <w:rPr>
                      <w:rFonts w:ascii="Courier New" w:hAnsi="Courier New" w:cs="Courier New"/>
                      <w:noProof/>
                      <w:color w:val="000000"/>
                      <w:sz w:val="24"/>
                      <w:szCs w:val="24"/>
                    </w:rPr>
                  </w:pPr>
                  <w:bookmarkStart w:id="72" w:name="_Toc517734533"/>
                  <w:r>
                    <w:t xml:space="preserve">Figure </w:t>
                  </w:r>
                  <w:fldSimple w:instr=" SEQ Figure \* ARABIC ">
                    <w:r>
                      <w:rPr>
                        <w:noProof/>
                      </w:rPr>
                      <w:t>4</w:t>
                    </w:r>
                  </w:fldSimple>
                  <w:r>
                    <w:t xml:space="preserve"> </w:t>
                  </w:r>
                  <w:r w:rsidRPr="00CB6B56">
                    <w:t>Exemple de l’instruction Parallel</w:t>
                  </w:r>
                  <w:bookmarkEnd w:id="72"/>
                </w:p>
              </w:txbxContent>
            </v:textbox>
          </v:shape>
        </w:pict>
      </w:r>
    </w:p>
    <w:p w:rsidR="00D3371F" w:rsidRPr="001D5212" w:rsidRDefault="006F7FB3" w:rsidP="00C97DF7">
      <w:pPr>
        <w:rPr>
          <w:rFonts w:asciiTheme="majorBidi" w:hAnsiTheme="majorBidi" w:cstheme="majorBidi"/>
          <w:b/>
          <w:bCs/>
          <w:u w:val="single"/>
        </w:rPr>
      </w:pPr>
      <w:r w:rsidRPr="001D5212">
        <w:rPr>
          <w:rFonts w:asciiTheme="majorBidi" w:hAnsiTheme="majorBidi" w:cstheme="majorBidi"/>
          <w:b/>
          <w:bCs/>
          <w:u w:val="single"/>
        </w:rPr>
        <w:t>La classe Alternative</w:t>
      </w:r>
      <w:r w:rsidR="00D3371F" w:rsidRPr="001D5212">
        <w:rPr>
          <w:rFonts w:asciiTheme="majorBidi" w:hAnsiTheme="majorBidi" w:cstheme="majorBidi"/>
          <w:b/>
          <w:bCs/>
          <w:u w:val="single"/>
        </w:rPr>
        <w:t> :</w:t>
      </w:r>
    </w:p>
    <w:p w:rsidR="006F7FB3" w:rsidRDefault="004C4741" w:rsidP="004C4741">
      <w:pPr>
        <w:rPr>
          <w:rFonts w:asciiTheme="majorBidi" w:hAnsiTheme="majorBidi" w:cstheme="majorBidi"/>
        </w:rPr>
      </w:pPr>
      <w:r>
        <w:rPr>
          <w:rFonts w:asciiTheme="majorBidi" w:hAnsiTheme="majorBidi" w:cstheme="majorBidi"/>
        </w:rPr>
        <w:t>Cette classe a</w:t>
      </w:r>
      <w:r w:rsidR="00CF7C79" w:rsidRPr="001D5212">
        <w:rPr>
          <w:rFonts w:asciiTheme="majorBidi" w:hAnsiTheme="majorBidi" w:cstheme="majorBidi"/>
        </w:rPr>
        <w:t xml:space="preserve"> le</w:t>
      </w:r>
      <w:r w:rsidR="006F7FB3" w:rsidRPr="001D5212">
        <w:rPr>
          <w:rFonts w:asciiTheme="majorBidi" w:hAnsiTheme="majorBidi" w:cstheme="majorBidi"/>
        </w:rPr>
        <w:t xml:space="preserve"> même rôle que </w:t>
      </w:r>
      <w:r w:rsidRPr="001D5212">
        <w:rPr>
          <w:rFonts w:asciiTheme="majorBidi" w:hAnsiTheme="majorBidi" w:cstheme="majorBidi"/>
        </w:rPr>
        <w:t>les commandes gardées</w:t>
      </w:r>
      <w:r w:rsidR="006F7FB3" w:rsidRPr="001D5212">
        <w:rPr>
          <w:rFonts w:asciiTheme="majorBidi" w:hAnsiTheme="majorBidi" w:cstheme="majorBidi"/>
        </w:rPr>
        <w:t xml:space="preserve"> de CSP.</w:t>
      </w:r>
    </w:p>
    <w:p w:rsidR="00F048DC" w:rsidRDefault="00F048DC" w:rsidP="00F048DC">
      <w:pPr>
        <w:rPr>
          <w:rFonts w:asciiTheme="majorBidi" w:hAnsiTheme="majorBidi" w:cstheme="majorBidi"/>
        </w:rPr>
      </w:pPr>
      <w:r>
        <w:rPr>
          <w:rFonts w:asciiTheme="majorBidi" w:hAnsiTheme="majorBidi" w:cstheme="majorBidi"/>
        </w:rPr>
        <w:t xml:space="preserve">El accepte un tableau </w:t>
      </w:r>
      <w:r w:rsidR="004C4741">
        <w:rPr>
          <w:rFonts w:asciiTheme="majorBidi" w:hAnsiTheme="majorBidi" w:cstheme="majorBidi"/>
        </w:rPr>
        <w:t>des gardes</w:t>
      </w:r>
      <w:r w:rsidR="00AA22E2">
        <w:rPr>
          <w:rFonts w:asciiTheme="majorBidi" w:hAnsiTheme="majorBidi" w:cstheme="majorBidi"/>
        </w:rPr>
        <w:t>.</w:t>
      </w:r>
    </w:p>
    <w:p w:rsidR="00AA22E2" w:rsidRPr="00E27D24" w:rsidRDefault="00AA22E2" w:rsidP="00F048DC">
      <w:pPr>
        <w:rPr>
          <w:rFonts w:asciiTheme="majorBidi" w:hAnsiTheme="majorBidi" w:cstheme="majorBidi"/>
          <w:lang w:val="en-US"/>
        </w:rPr>
      </w:pPr>
      <w:r w:rsidRPr="00E27D24">
        <w:rPr>
          <w:rFonts w:asciiTheme="majorBidi" w:hAnsiTheme="majorBidi" w:cstheme="majorBidi"/>
          <w:lang w:val="en-US"/>
        </w:rPr>
        <w:t>Exemple :</w:t>
      </w:r>
    </w:p>
    <w:p w:rsidR="00AA22E2" w:rsidRPr="00E27D24" w:rsidRDefault="00AA22E2" w:rsidP="00AA22E2">
      <w:pPr>
        <w:pStyle w:val="PrformatHTML"/>
        <w:spacing w:after="0"/>
        <w:rPr>
          <w:color w:val="000000"/>
          <w:sz w:val="24"/>
          <w:szCs w:val="24"/>
          <w:lang w:val="en-US"/>
        </w:rPr>
      </w:pPr>
      <w:r w:rsidRPr="00E27D24">
        <w:rPr>
          <w:color w:val="000000"/>
          <w:sz w:val="24"/>
          <w:szCs w:val="24"/>
          <w:lang w:val="en-US"/>
        </w:rPr>
        <w:lastRenderedPageBreak/>
        <w:t xml:space="preserve">final Alternative alt =  new Alternative ( </w:t>
      </w:r>
      <w:r w:rsidRPr="00E27D24">
        <w:rPr>
          <w:color w:val="000000"/>
          <w:sz w:val="24"/>
          <w:szCs w:val="24"/>
          <w:lang w:val="en-US"/>
        </w:rPr>
        <w:br/>
        <w:t xml:space="preserve">    new Guard[] {event, in};</w:t>
      </w:r>
      <w:r w:rsidRPr="00E27D24">
        <w:rPr>
          <w:color w:val="000000"/>
          <w:sz w:val="24"/>
          <w:szCs w:val="24"/>
          <w:lang w:val="en-US"/>
        </w:rPr>
        <w:br/>
        <w:t xml:space="preserve">  );</w:t>
      </w:r>
      <w:r w:rsidRPr="00E27D24">
        <w:rPr>
          <w:color w:val="000000"/>
          <w:sz w:val="24"/>
          <w:szCs w:val="24"/>
          <w:lang w:val="en-US"/>
        </w:rPr>
        <w:br/>
        <w:t>final int EVENT = 0, IN = 1;</w:t>
      </w:r>
    </w:p>
    <w:p w:rsidR="008627A1" w:rsidRPr="00E27D24" w:rsidRDefault="00AA22E2" w:rsidP="00AA22E2">
      <w:pPr>
        <w:pStyle w:val="PrformatHTML"/>
        <w:spacing w:after="0"/>
        <w:rPr>
          <w:color w:val="000000"/>
          <w:sz w:val="24"/>
          <w:szCs w:val="24"/>
          <w:lang w:val="en-US"/>
        </w:rPr>
      </w:pPr>
      <w:r w:rsidRPr="00E27D24">
        <w:rPr>
          <w:color w:val="000000"/>
          <w:sz w:val="24"/>
          <w:szCs w:val="24"/>
          <w:lang w:val="en-US"/>
        </w:rPr>
        <w:t>while (true) {</w:t>
      </w:r>
      <w:r w:rsidRPr="00E27D24">
        <w:rPr>
          <w:color w:val="000000"/>
          <w:sz w:val="24"/>
          <w:szCs w:val="24"/>
          <w:lang w:val="en-US"/>
        </w:rPr>
        <w:br/>
        <w:t xml:space="preserve">  switch (alt.priSelect ()) {</w:t>
      </w:r>
      <w:r w:rsidRPr="00E27D24">
        <w:rPr>
          <w:color w:val="000000"/>
          <w:sz w:val="24"/>
          <w:szCs w:val="24"/>
          <w:lang w:val="en-US"/>
        </w:rPr>
        <w:br/>
        <w:t xml:space="preserve">    case EVENT:</w:t>
      </w:r>
      <w:r w:rsidRPr="00E27D24">
        <w:rPr>
          <w:color w:val="000000"/>
          <w:sz w:val="24"/>
          <w:szCs w:val="24"/>
          <w:lang w:val="en-US"/>
        </w:rPr>
        <w:br/>
        <w:t xml:space="preserve">      event.read ();</w:t>
      </w:r>
      <w:r w:rsidRPr="00E27D24">
        <w:rPr>
          <w:color w:val="000000"/>
          <w:sz w:val="24"/>
          <w:szCs w:val="24"/>
          <w:lang w:val="en-US"/>
        </w:rPr>
        <w:br/>
        <w:t xml:space="preserve">      event.read ();</w:t>
      </w:r>
      <w:r w:rsidRPr="00E27D24">
        <w:rPr>
          <w:color w:val="000000"/>
          <w:sz w:val="24"/>
          <w:szCs w:val="24"/>
          <w:lang w:val="en-US"/>
        </w:rPr>
        <w:br/>
        <w:t xml:space="preserve">    break;</w:t>
      </w:r>
      <w:r w:rsidRPr="00E27D24">
        <w:rPr>
          <w:rFonts w:ascii="Times New Roman" w:hAnsi="Times New Roman" w:cs="Times New Roman"/>
          <w:noProof/>
          <w:sz w:val="24"/>
          <w:szCs w:val="24"/>
          <w:lang w:val="en-US"/>
        </w:rPr>
        <w:t xml:space="preserve"> </w:t>
      </w:r>
      <w:r w:rsidRPr="00E27D24">
        <w:rPr>
          <w:color w:val="000000"/>
          <w:sz w:val="24"/>
          <w:szCs w:val="24"/>
          <w:lang w:val="en-US"/>
        </w:rPr>
        <w:br/>
        <w:t xml:space="preserve">    case IN:</w:t>
      </w:r>
      <w:r w:rsidRPr="00E27D24">
        <w:rPr>
          <w:color w:val="000000"/>
          <w:sz w:val="24"/>
          <w:szCs w:val="24"/>
          <w:lang w:val="en-US"/>
        </w:rPr>
        <w:br/>
        <w:t xml:space="preserve">      out.write (in.read ());</w:t>
      </w:r>
      <w:r w:rsidRPr="00E27D24">
        <w:rPr>
          <w:color w:val="000000"/>
          <w:sz w:val="24"/>
          <w:szCs w:val="24"/>
          <w:lang w:val="en-US"/>
        </w:rPr>
        <w:br/>
        <w:t xml:space="preserve">    break;</w:t>
      </w:r>
      <w:r w:rsidRPr="00E27D24">
        <w:rPr>
          <w:color w:val="000000"/>
          <w:sz w:val="24"/>
          <w:szCs w:val="24"/>
          <w:lang w:val="en-US"/>
        </w:rPr>
        <w:br/>
        <w:t xml:space="preserve">  }</w:t>
      </w:r>
      <w:r w:rsidRPr="00E27D24">
        <w:rPr>
          <w:color w:val="000000"/>
          <w:sz w:val="24"/>
          <w:szCs w:val="24"/>
          <w:lang w:val="en-US"/>
        </w:rPr>
        <w:br/>
        <w:t>}</w:t>
      </w:r>
    </w:p>
    <w:p w:rsidR="00AA22E2" w:rsidRDefault="008627A1" w:rsidP="008627A1">
      <w:pPr>
        <w:rPr>
          <w:rFonts w:asciiTheme="majorBidi" w:hAnsiTheme="majorBidi" w:cstheme="majorBidi"/>
        </w:rPr>
      </w:pPr>
      <w:r>
        <w:rPr>
          <w:rFonts w:asciiTheme="majorBidi" w:hAnsiTheme="majorBidi" w:cstheme="majorBidi"/>
        </w:rPr>
        <w:t>C</w:t>
      </w:r>
      <w:r w:rsidR="00AA22E2">
        <w:rPr>
          <w:rFonts w:asciiTheme="majorBidi" w:hAnsiTheme="majorBidi" w:cstheme="majorBidi"/>
        </w:rPr>
        <w:t xml:space="preserve">e </w:t>
      </w:r>
      <w:r w:rsidR="00657867">
        <w:rPr>
          <w:rFonts w:asciiTheme="majorBidi" w:hAnsiTheme="majorBidi" w:cstheme="majorBidi"/>
        </w:rPr>
        <w:t>processus</w:t>
      </w:r>
      <w:r w:rsidR="00AA22E2">
        <w:rPr>
          <w:rFonts w:asciiTheme="majorBidi" w:hAnsiTheme="majorBidi" w:cstheme="majorBidi"/>
        </w:rPr>
        <w:t xml:space="preserve"> a la </w:t>
      </w:r>
      <w:r w:rsidR="00657867">
        <w:rPr>
          <w:rFonts w:asciiTheme="majorBidi" w:hAnsiTheme="majorBidi" w:cstheme="majorBidi"/>
        </w:rPr>
        <w:t>forme</w:t>
      </w:r>
      <w:r w:rsidR="00AA22E2">
        <w:rPr>
          <w:rFonts w:asciiTheme="majorBidi" w:hAnsiTheme="majorBidi" w:cstheme="majorBidi"/>
        </w:rPr>
        <w:t xml:space="preserve"> suivante </w:t>
      </w:r>
    </w:p>
    <w:p w:rsidR="00AA22E2" w:rsidRDefault="008B6E02" w:rsidP="00F048DC">
      <w:pPr>
        <w:rPr>
          <w:rFonts w:asciiTheme="majorBidi" w:hAnsiTheme="majorBidi" w:cstheme="majorBidi"/>
        </w:rPr>
      </w:pPr>
      <w:r>
        <w:rPr>
          <w:rFonts w:asciiTheme="majorBidi" w:hAnsiTheme="majorBidi" w:cstheme="majorBidi"/>
          <w:noProof/>
        </w:rPr>
        <w:pict>
          <v:group id="_x0000_s2342" style="position:absolute;margin-left:68.45pt;margin-top:9.6pt;width:192.2pt;height:59.1pt;z-index:251830272" coordorigin="2195,1861" coordsize="3844,1182">
            <v:rect id="_x0000_s2317" style="position:absolute;left:3213;top:2334;width:1891;height:709">
              <v:textbox>
                <w:txbxContent>
                  <w:p w:rsidR="004108CE" w:rsidRDefault="004108CE" w:rsidP="00AA22E2">
                    <w:pPr>
                      <w:jc w:val="center"/>
                    </w:pPr>
                    <w:r>
                      <w:t>Processus</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2318" type="#_x0000_t13" style="position:absolute;left:2224;top:2599;width:935;height:143"/>
            <v:shape id="_x0000_s2319" type="#_x0000_t67" style="position:absolute;left:3987;top:1893;width:143;height:441">
              <v:textbox style="layout-flow:vertical-ideographic"/>
            </v:shape>
            <v:shape id="_x0000_s2320" type="#_x0000_t13" style="position:absolute;left:5104;top:2599;width:935;height:143">
              <v:textbox>
                <w:txbxContent>
                  <w:p w:rsidR="004108CE" w:rsidRDefault="004108CE"/>
                </w:txbxContent>
              </v:textbox>
            </v:shape>
            <v:shape id="_x0000_s2321" type="#_x0000_t202" style="position:absolute;left:2195;top:2203;width:753;height:473" filled="f" stroked="f">
              <v:textbox>
                <w:txbxContent>
                  <w:p w:rsidR="004108CE" w:rsidRDefault="004108CE">
                    <w:r>
                      <w:t>in</w:t>
                    </w:r>
                  </w:p>
                </w:txbxContent>
              </v:textbox>
            </v:shape>
            <v:shape id="_x0000_s2322" type="#_x0000_t202" style="position:absolute;left:4248;top:1861;width:856;height:473" filled="f" stroked="f">
              <v:textbox>
                <w:txbxContent>
                  <w:p w:rsidR="004108CE" w:rsidRDefault="004108CE" w:rsidP="00AA22E2">
                    <w:r>
                      <w:t>event</w:t>
                    </w:r>
                  </w:p>
                </w:txbxContent>
              </v:textbox>
            </v:shape>
            <v:shape id="_x0000_s2323" type="#_x0000_t202" style="position:absolute;left:5286;top:2126;width:753;height:473" filled="f" stroked="f">
              <v:textbox>
                <w:txbxContent>
                  <w:p w:rsidR="004108CE" w:rsidRDefault="004108CE" w:rsidP="00AA22E2">
                    <w:r>
                      <w:t>out</w:t>
                    </w:r>
                  </w:p>
                </w:txbxContent>
              </v:textbox>
            </v:shape>
          </v:group>
        </w:pict>
      </w:r>
    </w:p>
    <w:p w:rsidR="00AA22E2" w:rsidRDefault="00AA22E2" w:rsidP="00F048DC">
      <w:pPr>
        <w:rPr>
          <w:rFonts w:asciiTheme="majorBidi" w:hAnsiTheme="majorBidi" w:cstheme="majorBidi"/>
        </w:rPr>
      </w:pPr>
    </w:p>
    <w:p w:rsidR="00AA22E2" w:rsidRDefault="008B6E02" w:rsidP="00F048DC">
      <w:pPr>
        <w:rPr>
          <w:rFonts w:asciiTheme="majorBidi" w:hAnsiTheme="majorBidi" w:cstheme="majorBidi"/>
        </w:rPr>
      </w:pPr>
      <w:r w:rsidRPr="008B6E02">
        <w:rPr>
          <w:noProof/>
        </w:rPr>
        <w:pict>
          <v:shape id="_x0000_s2349" type="#_x0000_t202" style="position:absolute;margin-left:68.45pt;margin-top:21.45pt;width:192.2pt;height:20.35pt;z-index:251865088" stroked="f">
            <v:textbox style="mso-fit-shape-to-text:t" inset="0,0,0,0">
              <w:txbxContent>
                <w:p w:rsidR="004108CE" w:rsidRPr="00440844" w:rsidRDefault="004108CE" w:rsidP="00DB4D86">
                  <w:pPr>
                    <w:pStyle w:val="Lgende"/>
                    <w:jc w:val="center"/>
                    <w:rPr>
                      <w:rFonts w:asciiTheme="majorBidi" w:hAnsiTheme="majorBidi" w:cstheme="majorBidi"/>
                      <w:noProof/>
                      <w:sz w:val="24"/>
                      <w:szCs w:val="24"/>
                    </w:rPr>
                  </w:pPr>
                  <w:bookmarkStart w:id="73" w:name="_Toc517734534"/>
                  <w:r>
                    <w:t xml:space="preserve">Figure </w:t>
                  </w:r>
                  <w:fldSimple w:instr=" SEQ Figure \* ARABIC ">
                    <w:r>
                      <w:rPr>
                        <w:noProof/>
                      </w:rPr>
                      <w:t>5</w:t>
                    </w:r>
                  </w:fldSimple>
                  <w:r>
                    <w:t xml:space="preserve"> </w:t>
                  </w:r>
                  <w:r w:rsidRPr="00255B5E">
                    <w:t>Exemple de la classe Alternative</w:t>
                  </w:r>
                  <w:bookmarkEnd w:id="73"/>
                </w:p>
              </w:txbxContent>
            </v:textbox>
          </v:shape>
        </w:pict>
      </w:r>
    </w:p>
    <w:p w:rsidR="00DB4D86" w:rsidRDefault="00DB4D86" w:rsidP="00F048DC">
      <w:pPr>
        <w:rPr>
          <w:rFonts w:asciiTheme="majorBidi" w:hAnsiTheme="majorBidi" w:cstheme="majorBidi"/>
        </w:rPr>
      </w:pPr>
    </w:p>
    <w:p w:rsidR="00AA22E2" w:rsidRDefault="008627A1" w:rsidP="00F048DC">
      <w:pPr>
        <w:rPr>
          <w:rFonts w:asciiTheme="majorBidi" w:hAnsiTheme="majorBidi" w:cstheme="majorBidi"/>
        </w:rPr>
      </w:pPr>
      <w:r>
        <w:rPr>
          <w:rFonts w:asciiTheme="majorBidi" w:hAnsiTheme="majorBidi" w:cstheme="majorBidi"/>
        </w:rPr>
        <w:t>Ce processus</w:t>
      </w:r>
      <w:r w:rsidR="00AA22E2">
        <w:rPr>
          <w:rFonts w:asciiTheme="majorBidi" w:hAnsiTheme="majorBidi" w:cstheme="majorBidi"/>
        </w:rPr>
        <w:t xml:space="preserve"> attend soit une </w:t>
      </w:r>
      <w:r w:rsidR="00DC6F2C">
        <w:rPr>
          <w:rFonts w:asciiTheme="majorBidi" w:hAnsiTheme="majorBidi" w:cstheme="majorBidi"/>
        </w:rPr>
        <w:t>entrée</w:t>
      </w:r>
      <w:r w:rsidR="00AA22E2">
        <w:rPr>
          <w:rFonts w:asciiTheme="majorBidi" w:hAnsiTheme="majorBidi" w:cstheme="majorBidi"/>
        </w:rPr>
        <w:t xml:space="preserve"> sur le canaux in ou sur</w:t>
      </w:r>
      <w:r w:rsidR="00DC6F2C">
        <w:rPr>
          <w:rFonts w:asciiTheme="majorBidi" w:hAnsiTheme="majorBidi" w:cstheme="majorBidi"/>
        </w:rPr>
        <w:t xml:space="preserve"> le canal</w:t>
      </w:r>
      <w:r w:rsidR="00AA22E2">
        <w:rPr>
          <w:rFonts w:asciiTheme="majorBidi" w:hAnsiTheme="majorBidi" w:cstheme="majorBidi"/>
        </w:rPr>
        <w:t xml:space="preserve"> event</w:t>
      </w:r>
      <w:r w:rsidR="00DC6F2C">
        <w:rPr>
          <w:rFonts w:asciiTheme="majorBidi" w:hAnsiTheme="majorBidi" w:cstheme="majorBidi"/>
        </w:rPr>
        <w:t> :</w:t>
      </w:r>
    </w:p>
    <w:p w:rsidR="00DC6F2C" w:rsidRPr="008627A1" w:rsidRDefault="00DC6F2C" w:rsidP="004F52FC">
      <w:pPr>
        <w:pStyle w:val="Paragraphedeliste"/>
        <w:numPr>
          <w:ilvl w:val="0"/>
          <w:numId w:val="46"/>
        </w:numPr>
        <w:rPr>
          <w:rFonts w:asciiTheme="majorBidi" w:hAnsiTheme="majorBidi" w:cstheme="majorBidi"/>
        </w:rPr>
      </w:pPr>
      <w:r w:rsidRPr="008627A1">
        <w:rPr>
          <w:rFonts w:asciiTheme="majorBidi" w:hAnsiTheme="majorBidi" w:cstheme="majorBidi"/>
        </w:rPr>
        <w:t>si il reçoit une entrée sur event el fit la lecture deux fois sur event,</w:t>
      </w:r>
    </w:p>
    <w:p w:rsidR="00DC6F2C" w:rsidRPr="008627A1" w:rsidRDefault="00DC6F2C" w:rsidP="004F52FC">
      <w:pPr>
        <w:pStyle w:val="Paragraphedeliste"/>
        <w:numPr>
          <w:ilvl w:val="0"/>
          <w:numId w:val="46"/>
        </w:numPr>
        <w:rPr>
          <w:rFonts w:asciiTheme="majorBidi" w:hAnsiTheme="majorBidi" w:cstheme="majorBidi"/>
        </w:rPr>
      </w:pPr>
      <w:r w:rsidRPr="008627A1">
        <w:rPr>
          <w:rFonts w:asciiTheme="majorBidi" w:hAnsiTheme="majorBidi" w:cstheme="majorBidi"/>
        </w:rPr>
        <w:t>si il reçoit une entrée sur in il la transmettre sur out.</w:t>
      </w:r>
    </w:p>
    <w:p w:rsidR="00DC6F2C" w:rsidRDefault="00DC6F2C" w:rsidP="00DC6F2C">
      <w:pPr>
        <w:rPr>
          <w:rFonts w:asciiTheme="majorBidi" w:hAnsiTheme="majorBidi" w:cstheme="majorBidi"/>
        </w:rPr>
      </w:pPr>
      <w:r w:rsidRPr="00DC6F2C">
        <w:rPr>
          <w:rFonts w:asciiTheme="majorBidi" w:hAnsiTheme="majorBidi" w:cstheme="majorBidi"/>
        </w:rPr>
        <w:t>Le mot clé principale qui fait la sélection proprement dit est</w:t>
      </w:r>
      <w:r>
        <w:rPr>
          <w:rFonts w:asciiTheme="majorBidi" w:hAnsiTheme="majorBidi" w:cstheme="majorBidi"/>
        </w:rPr>
        <w:t xml:space="preserve"> : </w:t>
      </w:r>
      <w:r w:rsidRPr="00DC6F2C">
        <w:rPr>
          <w:rFonts w:asciiTheme="majorBidi" w:hAnsiTheme="majorBidi" w:cstheme="majorBidi"/>
          <w:color w:val="000000"/>
        </w:rPr>
        <w:t>alt.priSelect ()</w:t>
      </w:r>
      <w:r>
        <w:rPr>
          <w:rFonts w:asciiTheme="majorBidi" w:hAnsiTheme="majorBidi" w:cstheme="majorBidi"/>
          <w:color w:val="000000"/>
        </w:rPr>
        <w:t>.</w:t>
      </w:r>
    </w:p>
    <w:p w:rsidR="00DC6F2C" w:rsidRPr="00DC6F2C" w:rsidRDefault="008627A1" w:rsidP="00F048DC">
      <w:pPr>
        <w:rPr>
          <w:rFonts w:asciiTheme="majorBidi" w:hAnsiTheme="majorBidi" w:cstheme="majorBidi"/>
          <w:color w:val="000000"/>
        </w:rPr>
      </w:pPr>
      <w:r>
        <w:rPr>
          <w:rFonts w:asciiTheme="majorBidi" w:hAnsiTheme="majorBidi" w:cstheme="majorBidi"/>
          <w:color w:val="000000"/>
        </w:rPr>
        <w:t>E</w:t>
      </w:r>
      <w:r w:rsidR="00DC6F2C" w:rsidRPr="00DC6F2C">
        <w:rPr>
          <w:rFonts w:asciiTheme="majorBidi" w:hAnsiTheme="majorBidi" w:cstheme="majorBidi"/>
          <w:color w:val="000000"/>
        </w:rPr>
        <w:t xml:space="preserve">n effet en put utiliser </w:t>
      </w:r>
      <w:r w:rsidR="00DC6F2C">
        <w:rPr>
          <w:rFonts w:asciiTheme="majorBidi" w:hAnsiTheme="majorBidi" w:cstheme="majorBidi"/>
          <w:color w:val="000000"/>
        </w:rPr>
        <w:t>trois type de commande gardée a savoir :</w:t>
      </w:r>
    </w:p>
    <w:p w:rsidR="00DC6F2C" w:rsidRDefault="00DC6F2C" w:rsidP="00DC6F2C">
      <w:pPr>
        <w:rPr>
          <w:rFonts w:asciiTheme="majorBidi" w:hAnsiTheme="majorBidi" w:cstheme="majorBidi"/>
          <w:color w:val="000000"/>
        </w:rPr>
      </w:pPr>
      <w:r w:rsidRPr="00DC6F2C">
        <w:rPr>
          <w:rFonts w:asciiTheme="majorBidi" w:hAnsiTheme="majorBidi" w:cstheme="majorBidi"/>
          <w:color w:val="000000"/>
        </w:rPr>
        <w:t>Soit</w:t>
      </w:r>
      <w:r>
        <w:rPr>
          <w:rFonts w:asciiTheme="majorBidi" w:hAnsiTheme="majorBidi" w:cstheme="majorBidi"/>
          <w:color w:val="000000"/>
        </w:rPr>
        <w:t xml:space="preserve"> </w:t>
      </w:r>
      <w:r w:rsidRPr="00DC6F2C">
        <w:rPr>
          <w:rFonts w:asciiTheme="majorBidi" w:hAnsiTheme="majorBidi" w:cstheme="majorBidi"/>
          <w:color w:val="000000"/>
        </w:rPr>
        <w:t>select() :</w:t>
      </w:r>
      <w:r w:rsidRPr="00DC6F2C">
        <w:t xml:space="preserve"> </w:t>
      </w:r>
      <w:r w:rsidRPr="00DC6F2C">
        <w:rPr>
          <w:rFonts w:asciiTheme="majorBidi" w:hAnsiTheme="majorBidi" w:cstheme="majorBidi"/>
          <w:color w:val="000000"/>
        </w:rPr>
        <w:t>Cela bloque passivement jusqu'à ce qu'un ou plusieurs des gardes soient prêts. Ensuite, il fait un choix ARBITRAIRE d'un de ces gardes prêts et retourne l'index de celui choisi. Si cette garde est un canal, le processus ALTing doit alors lire (ou accepter).</w:t>
      </w:r>
    </w:p>
    <w:p w:rsidR="00DC6F2C" w:rsidRPr="00DC6F2C" w:rsidRDefault="00DC6F2C" w:rsidP="00D351F8">
      <w:pPr>
        <w:rPr>
          <w:rFonts w:asciiTheme="majorBidi" w:hAnsiTheme="majorBidi" w:cstheme="majorBidi"/>
          <w:color w:val="000000"/>
        </w:rPr>
      </w:pPr>
      <w:r w:rsidRPr="00DC6F2C">
        <w:rPr>
          <w:rFonts w:asciiTheme="majorBidi" w:hAnsiTheme="majorBidi" w:cstheme="majorBidi"/>
          <w:color w:val="000000"/>
        </w:rPr>
        <w:t>priSelect ()</w:t>
      </w:r>
      <w:r w:rsidR="00D351F8">
        <w:rPr>
          <w:rFonts w:asciiTheme="majorBidi" w:hAnsiTheme="majorBidi" w:cstheme="majorBidi"/>
          <w:color w:val="000000"/>
        </w:rPr>
        <w:t>:</w:t>
      </w:r>
      <w:r>
        <w:rPr>
          <w:rFonts w:asciiTheme="majorBidi" w:hAnsiTheme="majorBidi" w:cstheme="majorBidi"/>
          <w:color w:val="000000"/>
        </w:rPr>
        <w:t xml:space="preserve"> </w:t>
      </w:r>
      <w:r w:rsidRPr="00DC6F2C">
        <w:rPr>
          <w:rFonts w:asciiTheme="majorBidi" w:hAnsiTheme="majorBidi" w:cstheme="majorBidi"/>
          <w:color w:val="000000"/>
        </w:rPr>
        <w:t xml:space="preserve">Idem que select - sauf que s'il y a plus d'un garde prêt, il choisit celui avec l'index le plus bas </w:t>
      </w:r>
    </w:p>
    <w:p w:rsidR="00DC6F2C" w:rsidRPr="00DC6F2C" w:rsidRDefault="00DC6F2C" w:rsidP="004C4741">
      <w:pPr>
        <w:rPr>
          <w:rFonts w:asciiTheme="majorBidi" w:hAnsiTheme="majorBidi" w:cstheme="majorBidi"/>
          <w:color w:val="000000"/>
        </w:rPr>
      </w:pPr>
      <w:r w:rsidRPr="00DC6F2C">
        <w:rPr>
          <w:rFonts w:asciiTheme="majorBidi" w:hAnsiTheme="majorBidi" w:cstheme="majorBidi"/>
          <w:color w:val="000000"/>
        </w:rPr>
        <w:t>ou</w:t>
      </w:r>
      <w:r>
        <w:rPr>
          <w:rFonts w:asciiTheme="majorBidi" w:hAnsiTheme="majorBidi" w:cstheme="majorBidi"/>
          <w:color w:val="000000"/>
        </w:rPr>
        <w:t xml:space="preserve"> </w:t>
      </w:r>
      <w:r w:rsidRPr="00DC6F2C">
        <w:rPr>
          <w:rFonts w:asciiTheme="majorBidi" w:hAnsiTheme="majorBidi" w:cstheme="majorBidi"/>
          <w:color w:val="000000"/>
        </w:rPr>
        <w:t>fairselect() :</w:t>
      </w:r>
      <w:r>
        <w:rPr>
          <w:rFonts w:asciiTheme="majorBidi" w:hAnsiTheme="majorBidi" w:cstheme="majorBidi"/>
          <w:color w:val="000000"/>
        </w:rPr>
        <w:t xml:space="preserve"> </w:t>
      </w:r>
      <w:r w:rsidRPr="00DC6F2C">
        <w:rPr>
          <w:rFonts w:asciiTheme="majorBidi" w:hAnsiTheme="majorBidi" w:cstheme="majorBidi"/>
          <w:color w:val="000000"/>
        </w:rPr>
        <w:t>Idem que ci-dessus - sauf que s'il y a plus d'un garde prêt, cela fait un bon choix.</w:t>
      </w:r>
      <w:r w:rsidR="008B6E02">
        <w:rPr>
          <w:rFonts w:asciiTheme="majorBidi" w:hAnsiTheme="majorBidi" w:cstheme="majorBidi"/>
          <w:color w:val="000000"/>
        </w:rPr>
        <w:fldChar w:fldCharType="begin"/>
      </w:r>
      <w:r w:rsidR="004C4741">
        <w:rPr>
          <w:rFonts w:asciiTheme="majorBidi" w:hAnsiTheme="majorBidi" w:cstheme="majorBidi"/>
          <w:color w:val="000000"/>
        </w:rPr>
        <w:instrText xml:space="preserve"> ADDIN ZOTERO_ITEM CSL_CITATION {"citationID":"UOi2mN2K","properties":{"formattedCitation":"[21]","plainCitation":"[21]","noteIndex":0},"citationItems":[{"id":113,"uris":["http://zotero.org/users/4740593/items/9CF4H2PJ"],"uri":["http://zotero.org/users/4740593/items/9CF4H2PJ"],"itemData":{"id":113,"type":"chapter","title":"Process Oriented Design for Java: Concurrency for All","container-title":"Computational Science — ICCS 2002","publisher":"Springer Berlin Heidelberg","publisher-place":"Berlin, Heidelberg","page":"687-687","volume":"2330","source":"Crossref","event-place":"Berlin, Heidelberg","URL":"http://link.springer.com/10.1007/3-540-46080-2_72","ISBN":"978-3-540-43593-8","note":"DOI: 10.1007/3-540-46080-2_72","shortTitle":"Process Oriented Design for Java","language":"en","collection-editor":[{"family":"Goos","given":"Gerhard"},{"family":"Hartmanis","given":"Juris"},{"family":"Leeuwen","given":"Jan","non-dropping-particle":"van"}],"editor":[{"family":"Sloot","given":"Peter M. A."},{"family":"Hoekstra","given":"Alfons G."},{"family":"Tan","given":"C. J. Kenneth"},{"family":"Dongarra","given":"Jack J."}],"author":[{"family":"Welch","given":"Peter"}],"issued":{"date-parts":[["2002"]]},"accessed":{"date-parts":[["2018",6,19]]}}}],"schema":"https://github.com/citation-style-language/schema/raw/master/csl-citation.json"} </w:instrText>
      </w:r>
      <w:r w:rsidR="008B6E02">
        <w:rPr>
          <w:rFonts w:asciiTheme="majorBidi" w:hAnsiTheme="majorBidi" w:cstheme="majorBidi"/>
          <w:color w:val="000000"/>
        </w:rPr>
        <w:fldChar w:fldCharType="separate"/>
      </w:r>
      <w:r w:rsidR="004C4741" w:rsidRPr="004C4741">
        <w:t>[21]</w:t>
      </w:r>
      <w:r w:rsidR="008B6E02">
        <w:rPr>
          <w:rFonts w:asciiTheme="majorBidi" w:hAnsiTheme="majorBidi" w:cstheme="majorBidi"/>
          <w:color w:val="000000"/>
        </w:rPr>
        <w:fldChar w:fldCharType="end"/>
      </w:r>
      <w:r w:rsidR="004C4741" w:rsidRPr="00DC6F2C">
        <w:rPr>
          <w:rFonts w:asciiTheme="majorBidi" w:hAnsiTheme="majorBidi" w:cstheme="majorBidi"/>
          <w:color w:val="000000"/>
        </w:rPr>
        <w:t xml:space="preserve"> </w:t>
      </w:r>
    </w:p>
    <w:p w:rsidR="00DC6F2C" w:rsidRDefault="00DC6F2C" w:rsidP="000C0ED3">
      <w:pPr>
        <w:rPr>
          <w:rFonts w:asciiTheme="majorBidi" w:hAnsiTheme="majorBidi" w:cstheme="majorBidi"/>
          <w:color w:val="000000"/>
        </w:rPr>
      </w:pPr>
      <w:r w:rsidRPr="00DC6F2C">
        <w:rPr>
          <w:rFonts w:asciiTheme="majorBidi" w:hAnsiTheme="majorBidi" w:cstheme="majorBidi"/>
          <w:color w:val="000000"/>
        </w:rPr>
        <w:t>Cela signifie que, dans les invocations successives de</w:t>
      </w:r>
      <w:r w:rsidR="000C0ED3">
        <w:rPr>
          <w:rFonts w:asciiTheme="majorBidi" w:hAnsiTheme="majorBidi" w:cstheme="majorBidi"/>
          <w:color w:val="000000"/>
        </w:rPr>
        <w:t xml:space="preserve"> </w:t>
      </w:r>
      <w:r w:rsidRPr="00DC6F2C">
        <w:rPr>
          <w:rFonts w:asciiTheme="majorBidi" w:hAnsiTheme="majorBidi" w:cstheme="majorBidi"/>
          <w:color w:val="000000"/>
        </w:rPr>
        <w:t>fairSelect (), aucun garde prêt ne sera choisi deux fois si un autre garde est disponible. Au pire, aucun gardien prêt ne manquera n sélections successives (où n est le nombre de gardes).</w:t>
      </w:r>
    </w:p>
    <w:p w:rsidR="00C61A25" w:rsidRPr="001D5212" w:rsidRDefault="00292CDB">
      <w:pPr>
        <w:rPr>
          <w:rFonts w:asciiTheme="majorBidi" w:hAnsiTheme="majorBidi" w:cstheme="majorBidi"/>
          <w:b/>
          <w:bCs/>
          <w:color w:val="000000"/>
          <w:u w:val="single"/>
        </w:rPr>
      </w:pPr>
      <w:r w:rsidRPr="001D5212">
        <w:rPr>
          <w:rFonts w:asciiTheme="majorBidi" w:hAnsiTheme="majorBidi" w:cstheme="majorBidi"/>
          <w:b/>
          <w:bCs/>
          <w:color w:val="000000"/>
          <w:u w:val="single"/>
        </w:rPr>
        <w:t>CSTimer:</w:t>
      </w:r>
    </w:p>
    <w:p w:rsidR="00C61A25" w:rsidRPr="001D5212" w:rsidRDefault="00D20F43" w:rsidP="004C4741">
      <w:pPr>
        <w:rPr>
          <w:rFonts w:asciiTheme="majorBidi" w:hAnsiTheme="majorBidi" w:cstheme="majorBidi"/>
          <w:color w:val="000000"/>
        </w:rPr>
      </w:pPr>
      <w:r w:rsidRPr="001D5212">
        <w:rPr>
          <w:rFonts w:asciiTheme="majorBidi" w:hAnsiTheme="majorBidi" w:cstheme="majorBidi"/>
          <w:color w:val="000000"/>
        </w:rPr>
        <w:lastRenderedPageBreak/>
        <w:t>C’est un</w:t>
      </w:r>
      <w:r w:rsidR="00F80135" w:rsidRPr="001D5212">
        <w:rPr>
          <w:rFonts w:asciiTheme="majorBidi" w:hAnsiTheme="majorBidi" w:cstheme="majorBidi"/>
          <w:color w:val="000000"/>
        </w:rPr>
        <w:t>e</w:t>
      </w:r>
      <w:r w:rsidRPr="001D5212">
        <w:rPr>
          <w:rFonts w:asciiTheme="majorBidi" w:hAnsiTheme="majorBidi" w:cstheme="majorBidi"/>
          <w:color w:val="000000"/>
        </w:rPr>
        <w:t xml:space="preserve"> classe qui donne la possibilité de cr</w:t>
      </w:r>
      <w:r w:rsidR="00F80135" w:rsidRPr="001D5212">
        <w:rPr>
          <w:rFonts w:asciiTheme="majorBidi" w:hAnsiTheme="majorBidi" w:cstheme="majorBidi"/>
          <w:color w:val="000000"/>
        </w:rPr>
        <w:t>é</w:t>
      </w:r>
      <w:r w:rsidRPr="001D5212">
        <w:rPr>
          <w:rFonts w:asciiTheme="majorBidi" w:hAnsiTheme="majorBidi" w:cstheme="majorBidi"/>
          <w:color w:val="000000"/>
        </w:rPr>
        <w:t xml:space="preserve">er un </w:t>
      </w:r>
      <w:r w:rsidR="00F80135" w:rsidRPr="001D5212">
        <w:rPr>
          <w:rFonts w:asciiTheme="majorBidi" w:hAnsiTheme="majorBidi" w:cstheme="majorBidi"/>
          <w:color w:val="000000"/>
        </w:rPr>
        <w:t>T</w:t>
      </w:r>
      <w:r w:rsidRPr="001D5212">
        <w:rPr>
          <w:rFonts w:asciiTheme="majorBidi" w:hAnsiTheme="majorBidi" w:cstheme="majorBidi"/>
          <w:color w:val="000000"/>
        </w:rPr>
        <w:t>imer pour qu</w:t>
      </w:r>
      <w:r w:rsidR="00F80135" w:rsidRPr="001D5212">
        <w:rPr>
          <w:rFonts w:asciiTheme="majorBidi" w:hAnsiTheme="majorBidi" w:cstheme="majorBidi"/>
          <w:color w:val="000000"/>
        </w:rPr>
        <w:t>’</w:t>
      </w:r>
      <w:r w:rsidRPr="001D5212">
        <w:rPr>
          <w:rFonts w:asciiTheme="majorBidi" w:hAnsiTheme="majorBidi" w:cstheme="majorBidi"/>
          <w:color w:val="000000"/>
        </w:rPr>
        <w:t>il soit utilisé comme garde dans la classe Alternative</w:t>
      </w:r>
      <w:r w:rsidR="00CF7C79" w:rsidRPr="001D5212">
        <w:rPr>
          <w:rFonts w:asciiTheme="majorBidi" w:hAnsiTheme="majorBidi" w:cstheme="majorBidi"/>
          <w:color w:val="000000"/>
        </w:rPr>
        <w:t>.</w:t>
      </w:r>
      <w:r w:rsidR="008B6E02">
        <w:rPr>
          <w:rFonts w:asciiTheme="majorBidi" w:hAnsiTheme="majorBidi" w:cstheme="majorBidi"/>
          <w:color w:val="000000"/>
        </w:rPr>
        <w:fldChar w:fldCharType="begin"/>
      </w:r>
      <w:r w:rsidR="004C4741">
        <w:rPr>
          <w:rFonts w:asciiTheme="majorBidi" w:hAnsiTheme="majorBidi" w:cstheme="majorBidi"/>
          <w:color w:val="000000"/>
        </w:rPr>
        <w:instrText xml:space="preserve"> ADDIN ZOTERO_ITEM CSL_CITATION {"citationID":"lwvSGgJj","properties":{"formattedCitation":"[21]","plainCitation":"[21]","noteIndex":0},"citationItems":[{"id":113,"uris":["http://zotero.org/users/4740593/items/9CF4H2PJ"],"uri":["http://zotero.org/users/4740593/items/9CF4H2PJ"],"itemData":{"id":113,"type":"chapter","title":"Process Oriented Design for Java: Concurrency for All","container-title":"Computational Science — ICCS 2002","publisher":"Springer Berlin Heidelberg","publisher-place":"Berlin, Heidelberg","page":"687-687","volume":"2330","source":"Crossref","event-place":"Berlin, Heidelberg","URL":"http://link.springer.com/10.1007/3-540-46080-2_72","ISBN":"978-3-540-43593-8","note":"DOI: 10.1007/3-540-46080-2_72","shortTitle":"Process Oriented Design for Java","language":"en","collection-editor":[{"family":"Goos","given":"Gerhard"},{"family":"Hartmanis","given":"Juris"},{"family":"Leeuwen","given":"Jan","non-dropping-particle":"van"}],"editor":[{"family":"Sloot","given":"Peter M. A."},{"family":"Hoekstra","given":"Alfons G."},{"family":"Tan","given":"C. J. Kenneth"},{"family":"Dongarra","given":"Jack J."}],"author":[{"family":"Welch","given":"Peter"}],"issued":{"date-parts":[["2002"]]},"accessed":{"date-parts":[["2018",6,19]]}}}],"schema":"https://github.com/citation-style-language/schema/raw/master/csl-citation.json"} </w:instrText>
      </w:r>
      <w:r w:rsidR="008B6E02">
        <w:rPr>
          <w:rFonts w:asciiTheme="majorBidi" w:hAnsiTheme="majorBidi" w:cstheme="majorBidi"/>
          <w:color w:val="000000"/>
        </w:rPr>
        <w:fldChar w:fldCharType="separate"/>
      </w:r>
      <w:r w:rsidR="004C4741" w:rsidRPr="004C4741">
        <w:t>[21]</w:t>
      </w:r>
      <w:r w:rsidR="008B6E02">
        <w:rPr>
          <w:rFonts w:asciiTheme="majorBidi" w:hAnsiTheme="majorBidi" w:cstheme="majorBidi"/>
          <w:color w:val="000000"/>
        </w:rPr>
        <w:fldChar w:fldCharType="end"/>
      </w:r>
    </w:p>
    <w:p w:rsidR="00D351F8" w:rsidRPr="00EA7348" w:rsidRDefault="00284EB5" w:rsidP="00535836">
      <w:pPr>
        <w:pStyle w:val="Titreniveau1"/>
      </w:pPr>
      <w:bookmarkStart w:id="74" w:name="_Toc517734712"/>
      <w:r w:rsidRPr="00EA7348">
        <w:t>2.</w:t>
      </w:r>
      <w:r w:rsidR="00535836">
        <w:t>2</w:t>
      </w:r>
      <w:r w:rsidRPr="00EA7348">
        <w:t>.3</w:t>
      </w:r>
      <w:r w:rsidR="005B01A1" w:rsidRPr="00EA7348">
        <w:t>)</w:t>
      </w:r>
      <w:r w:rsidRPr="00EA7348">
        <w:t xml:space="preserve"> </w:t>
      </w:r>
      <w:r w:rsidR="00D351F8" w:rsidRPr="00EA7348">
        <w:t>Conclusion de la section :</w:t>
      </w:r>
      <w:bookmarkEnd w:id="74"/>
    </w:p>
    <w:p w:rsidR="005840C0" w:rsidRPr="001D5212" w:rsidRDefault="005840C0" w:rsidP="005840C0">
      <w:pPr>
        <w:rPr>
          <w:rFonts w:asciiTheme="majorBidi" w:hAnsiTheme="majorBidi" w:cstheme="majorBidi"/>
          <w:color w:val="000000"/>
        </w:rPr>
      </w:pPr>
      <w:r w:rsidRPr="001D5212">
        <w:rPr>
          <w:rFonts w:asciiTheme="majorBidi" w:hAnsiTheme="majorBidi" w:cstheme="majorBidi"/>
          <w:color w:val="000000"/>
        </w:rPr>
        <w:t>En effet cette philosophie de processus et canaux reflet bien la réalité puisque les objets du monde réel interagissent avec le monde extérieur via des événements.</w:t>
      </w:r>
    </w:p>
    <w:p w:rsidR="00CF6674" w:rsidRPr="001D5212" w:rsidRDefault="005840C0" w:rsidP="004C4741">
      <w:pPr>
        <w:rPr>
          <w:rFonts w:asciiTheme="majorBidi" w:hAnsiTheme="majorBidi" w:cstheme="majorBidi"/>
          <w:color w:val="000000"/>
        </w:rPr>
      </w:pPr>
      <w:r w:rsidRPr="001D5212">
        <w:rPr>
          <w:rFonts w:asciiTheme="majorBidi" w:hAnsiTheme="majorBidi" w:cstheme="majorBidi"/>
          <w:color w:val="000000"/>
        </w:rPr>
        <w:t>Mais JCSP tourne sur un seul JVM ,</w:t>
      </w:r>
      <w:r w:rsidR="00CF6674" w:rsidRPr="001D5212">
        <w:rPr>
          <w:rFonts w:asciiTheme="majorBidi" w:hAnsiTheme="majorBidi" w:cstheme="majorBidi"/>
          <w:color w:val="000000"/>
        </w:rPr>
        <w:t xml:space="preserve"> il</w:t>
      </w:r>
      <w:r w:rsidRPr="001D5212">
        <w:rPr>
          <w:rFonts w:asciiTheme="majorBidi" w:hAnsiTheme="majorBidi" w:cstheme="majorBidi"/>
          <w:color w:val="000000"/>
        </w:rPr>
        <w:t xml:space="preserve"> </w:t>
      </w:r>
      <w:r w:rsidR="00CF6674" w:rsidRPr="001D5212">
        <w:rPr>
          <w:rFonts w:asciiTheme="majorBidi" w:hAnsiTheme="majorBidi" w:cstheme="majorBidi"/>
          <w:color w:val="000000"/>
        </w:rPr>
        <w:t>s</w:t>
      </w:r>
      <w:r w:rsidRPr="001D5212">
        <w:rPr>
          <w:rFonts w:asciiTheme="majorBidi" w:hAnsiTheme="majorBidi" w:cstheme="majorBidi"/>
          <w:color w:val="000000"/>
        </w:rPr>
        <w:t xml:space="preserve">era très </w:t>
      </w:r>
      <w:r w:rsidR="00CF6674" w:rsidRPr="001D5212">
        <w:rPr>
          <w:rFonts w:asciiTheme="majorBidi" w:hAnsiTheme="majorBidi" w:cstheme="majorBidi"/>
          <w:color w:val="000000"/>
        </w:rPr>
        <w:t>intéressant</w:t>
      </w:r>
      <w:r w:rsidRPr="001D5212">
        <w:rPr>
          <w:rFonts w:asciiTheme="majorBidi" w:hAnsiTheme="majorBidi" w:cstheme="majorBidi"/>
          <w:color w:val="000000"/>
        </w:rPr>
        <w:t xml:space="preserve"> de la rendre </w:t>
      </w:r>
      <w:r w:rsidR="00CF6674" w:rsidRPr="001D5212">
        <w:rPr>
          <w:rFonts w:asciiTheme="majorBidi" w:hAnsiTheme="majorBidi" w:cstheme="majorBidi"/>
          <w:color w:val="000000"/>
        </w:rPr>
        <w:t>distribuée</w:t>
      </w:r>
      <w:r w:rsidRPr="001D5212">
        <w:rPr>
          <w:rFonts w:asciiTheme="majorBidi" w:hAnsiTheme="majorBidi" w:cstheme="majorBidi"/>
          <w:color w:val="000000"/>
        </w:rPr>
        <w:t xml:space="preserve">, pour </w:t>
      </w:r>
      <w:r w:rsidR="00CF6674" w:rsidRPr="001D5212">
        <w:rPr>
          <w:rFonts w:asciiTheme="majorBidi" w:hAnsiTheme="majorBidi" w:cstheme="majorBidi"/>
          <w:color w:val="000000"/>
        </w:rPr>
        <w:t>bénéficier</w:t>
      </w:r>
      <w:r w:rsidRPr="001D5212">
        <w:rPr>
          <w:rFonts w:asciiTheme="majorBidi" w:hAnsiTheme="majorBidi" w:cstheme="majorBidi"/>
          <w:color w:val="000000"/>
        </w:rPr>
        <w:t xml:space="preserve"> de </w:t>
      </w:r>
      <w:r w:rsidR="00CF6674" w:rsidRPr="001D5212">
        <w:rPr>
          <w:rFonts w:asciiTheme="majorBidi" w:hAnsiTheme="majorBidi" w:cstheme="majorBidi"/>
          <w:color w:val="000000"/>
        </w:rPr>
        <w:t>modèle</w:t>
      </w:r>
      <w:r w:rsidRPr="001D5212">
        <w:rPr>
          <w:rFonts w:asciiTheme="majorBidi" w:hAnsiTheme="majorBidi" w:cstheme="majorBidi"/>
          <w:color w:val="000000"/>
        </w:rPr>
        <w:t xml:space="preserve"> solide </w:t>
      </w:r>
      <w:r w:rsidR="00DB28E9" w:rsidRPr="001D5212">
        <w:rPr>
          <w:rFonts w:asciiTheme="majorBidi" w:hAnsiTheme="majorBidi" w:cstheme="majorBidi"/>
          <w:color w:val="000000"/>
        </w:rPr>
        <w:t>de CSP</w:t>
      </w:r>
      <w:r w:rsidRPr="001D5212">
        <w:rPr>
          <w:rFonts w:asciiTheme="majorBidi" w:hAnsiTheme="majorBidi" w:cstheme="majorBidi"/>
          <w:color w:val="000000"/>
        </w:rPr>
        <w:t xml:space="preserve">. Et </w:t>
      </w:r>
      <w:r w:rsidR="00CF6674" w:rsidRPr="001D5212">
        <w:rPr>
          <w:rFonts w:asciiTheme="majorBidi" w:hAnsiTheme="majorBidi" w:cstheme="majorBidi"/>
          <w:color w:val="000000"/>
        </w:rPr>
        <w:t xml:space="preserve">avoir </w:t>
      </w:r>
      <w:r w:rsidRPr="001D5212">
        <w:rPr>
          <w:rFonts w:asciiTheme="majorBidi" w:hAnsiTheme="majorBidi" w:cstheme="majorBidi"/>
          <w:color w:val="000000"/>
        </w:rPr>
        <w:t xml:space="preserve">une </w:t>
      </w:r>
      <w:r w:rsidR="00CF6674" w:rsidRPr="001D5212">
        <w:rPr>
          <w:rFonts w:asciiTheme="majorBidi" w:hAnsiTheme="majorBidi" w:cstheme="majorBidi"/>
          <w:color w:val="000000"/>
        </w:rPr>
        <w:t>API qui peut gérer la concurrence</w:t>
      </w:r>
      <w:r w:rsidR="00DB28E9" w:rsidRPr="001D5212">
        <w:rPr>
          <w:rFonts w:asciiTheme="majorBidi" w:hAnsiTheme="majorBidi" w:cstheme="majorBidi"/>
          <w:color w:val="000000"/>
        </w:rPr>
        <w:t xml:space="preserve"> </w:t>
      </w:r>
      <w:r w:rsidR="004C4741" w:rsidRPr="001D5212">
        <w:rPr>
          <w:rFonts w:asciiTheme="majorBidi" w:hAnsiTheme="majorBidi" w:cstheme="majorBidi"/>
          <w:color w:val="000000"/>
        </w:rPr>
        <w:t xml:space="preserve">parfaitement </w:t>
      </w:r>
      <w:r w:rsidR="004C4741">
        <w:rPr>
          <w:rFonts w:asciiTheme="majorBidi" w:hAnsiTheme="majorBidi" w:cstheme="majorBidi"/>
          <w:color w:val="000000"/>
        </w:rPr>
        <w:t xml:space="preserve"> </w:t>
      </w:r>
      <w:r w:rsidR="00DB28E9" w:rsidRPr="001D5212">
        <w:rPr>
          <w:rFonts w:asciiTheme="majorBidi" w:hAnsiTheme="majorBidi" w:cstheme="majorBidi"/>
          <w:color w:val="000000"/>
        </w:rPr>
        <w:t>dans les systèmes distribuées</w:t>
      </w:r>
      <w:r w:rsidR="00CF6674" w:rsidRPr="001D5212">
        <w:rPr>
          <w:rFonts w:asciiTheme="majorBidi" w:hAnsiTheme="majorBidi" w:cstheme="majorBidi"/>
          <w:color w:val="000000"/>
        </w:rPr>
        <w:t>.</w:t>
      </w:r>
    </w:p>
    <w:p w:rsidR="004C4741" w:rsidRDefault="004C4741">
      <w:pPr>
        <w:rPr>
          <w:rFonts w:ascii="Arial" w:hAnsi="Arial" w:cs="Arial"/>
          <w:color w:val="000000"/>
          <w:sz w:val="21"/>
          <w:szCs w:val="22"/>
        </w:rPr>
      </w:pPr>
      <w:r>
        <w:rPr>
          <w:rFonts w:ascii="Arial" w:hAnsi="Arial" w:cs="Arial"/>
          <w:color w:val="000000"/>
          <w:sz w:val="21"/>
          <w:szCs w:val="22"/>
        </w:rPr>
        <w:br w:type="page"/>
      </w:r>
    </w:p>
    <w:p w:rsidR="00C61A25" w:rsidRPr="00EA7348" w:rsidRDefault="00284EB5" w:rsidP="00535836">
      <w:pPr>
        <w:pStyle w:val="Titreniveau1"/>
      </w:pPr>
      <w:bookmarkStart w:id="75" w:name="_Toc517734713"/>
      <w:r w:rsidRPr="00EA7348">
        <w:lastRenderedPageBreak/>
        <w:t>2.</w:t>
      </w:r>
      <w:r w:rsidR="00535836">
        <w:t>3</w:t>
      </w:r>
      <w:r w:rsidR="005B01A1" w:rsidRPr="00EA7348">
        <w:t>)</w:t>
      </w:r>
      <w:r w:rsidRPr="00EA7348">
        <w:t xml:space="preserve"> </w:t>
      </w:r>
      <w:r w:rsidR="00D20F43" w:rsidRPr="00EA7348">
        <w:t>JCSP.net</w:t>
      </w:r>
      <w:bookmarkEnd w:id="75"/>
    </w:p>
    <w:p w:rsidR="00C61A25" w:rsidRPr="00D3520F" w:rsidRDefault="00D20F43" w:rsidP="00284EB5">
      <w:pPr>
        <w:rPr>
          <w:rFonts w:asciiTheme="majorBidi" w:hAnsiTheme="majorBidi" w:cstheme="majorBidi"/>
          <w:color w:val="000000"/>
        </w:rPr>
      </w:pPr>
      <w:r w:rsidRPr="00D3520F">
        <w:rPr>
          <w:rFonts w:asciiTheme="majorBidi" w:hAnsiTheme="majorBidi" w:cstheme="majorBidi"/>
          <w:color w:val="000000"/>
        </w:rPr>
        <w:t>L’extension de JCSP par l’aspect distribué a donn</w:t>
      </w:r>
      <w:r w:rsidR="00F80135" w:rsidRPr="00D3520F">
        <w:rPr>
          <w:rFonts w:asciiTheme="majorBidi" w:hAnsiTheme="majorBidi" w:cstheme="majorBidi"/>
          <w:color w:val="000000"/>
        </w:rPr>
        <w:t>é</w:t>
      </w:r>
      <w:r w:rsidRPr="00D3520F">
        <w:rPr>
          <w:rFonts w:asciiTheme="majorBidi" w:hAnsiTheme="majorBidi" w:cstheme="majorBidi"/>
          <w:color w:val="000000"/>
        </w:rPr>
        <w:t xml:space="preserve"> naissance </w:t>
      </w:r>
      <w:r w:rsidR="00F80135" w:rsidRPr="00D3520F">
        <w:rPr>
          <w:rFonts w:asciiTheme="majorBidi" w:hAnsiTheme="majorBidi" w:cstheme="majorBidi"/>
          <w:color w:val="000000"/>
        </w:rPr>
        <w:t>à</w:t>
      </w:r>
      <w:r w:rsidRPr="00D3520F">
        <w:rPr>
          <w:rFonts w:asciiTheme="majorBidi" w:hAnsiTheme="majorBidi" w:cstheme="majorBidi"/>
          <w:color w:val="000000"/>
        </w:rPr>
        <w:t xml:space="preserve"> JCSP.net, c</w:t>
      </w:r>
      <w:r w:rsidR="00F80135" w:rsidRPr="00D3520F">
        <w:rPr>
          <w:rFonts w:asciiTheme="majorBidi" w:hAnsiTheme="majorBidi" w:cstheme="majorBidi"/>
          <w:color w:val="000000"/>
        </w:rPr>
        <w:t>’</w:t>
      </w:r>
      <w:r w:rsidRPr="00D3520F">
        <w:rPr>
          <w:rFonts w:asciiTheme="majorBidi" w:hAnsiTheme="majorBidi" w:cstheme="majorBidi"/>
          <w:color w:val="000000"/>
        </w:rPr>
        <w:t>est</w:t>
      </w:r>
      <w:r w:rsidR="00F80135" w:rsidRPr="00D3520F">
        <w:rPr>
          <w:rFonts w:asciiTheme="majorBidi" w:hAnsiTheme="majorBidi" w:cstheme="majorBidi"/>
          <w:color w:val="000000"/>
        </w:rPr>
        <w:t>-à-</w:t>
      </w:r>
      <w:r w:rsidRPr="00D3520F">
        <w:rPr>
          <w:rFonts w:asciiTheme="majorBidi" w:hAnsiTheme="majorBidi" w:cstheme="majorBidi"/>
          <w:color w:val="000000"/>
        </w:rPr>
        <w:t>dire que les canaux ne sont pas locaux mais sont des canaux d</w:t>
      </w:r>
      <w:r w:rsidR="00F80135" w:rsidRPr="00D3520F">
        <w:rPr>
          <w:rFonts w:asciiTheme="majorBidi" w:hAnsiTheme="majorBidi" w:cstheme="majorBidi"/>
          <w:color w:val="000000"/>
        </w:rPr>
        <w:t>i</w:t>
      </w:r>
      <w:r w:rsidRPr="00D3520F">
        <w:rPr>
          <w:rFonts w:asciiTheme="majorBidi" w:hAnsiTheme="majorBidi" w:cstheme="majorBidi"/>
          <w:color w:val="000000"/>
        </w:rPr>
        <w:t>stant</w:t>
      </w:r>
      <w:r w:rsidR="00F80135" w:rsidRPr="00D3520F">
        <w:rPr>
          <w:rFonts w:asciiTheme="majorBidi" w:hAnsiTheme="majorBidi" w:cstheme="majorBidi"/>
          <w:color w:val="000000"/>
        </w:rPr>
        <w:t>s</w:t>
      </w:r>
      <w:r w:rsidRPr="00D3520F">
        <w:rPr>
          <w:rFonts w:asciiTheme="majorBidi" w:hAnsiTheme="majorBidi" w:cstheme="majorBidi"/>
          <w:color w:val="000000"/>
        </w:rPr>
        <w:t xml:space="preserve"> qui ont des extrémité</w:t>
      </w:r>
      <w:r w:rsidR="00F80135" w:rsidRPr="00D3520F">
        <w:rPr>
          <w:rFonts w:asciiTheme="majorBidi" w:hAnsiTheme="majorBidi" w:cstheme="majorBidi"/>
          <w:color w:val="000000"/>
        </w:rPr>
        <w:t>s</w:t>
      </w:r>
      <w:r w:rsidRPr="00D3520F">
        <w:rPr>
          <w:rFonts w:asciiTheme="majorBidi" w:hAnsiTheme="majorBidi" w:cstheme="majorBidi"/>
          <w:color w:val="000000"/>
        </w:rPr>
        <w:t xml:space="preserve"> distant</w:t>
      </w:r>
      <w:r w:rsidR="00F80135" w:rsidRPr="00D3520F">
        <w:rPr>
          <w:rFonts w:asciiTheme="majorBidi" w:hAnsiTheme="majorBidi" w:cstheme="majorBidi"/>
          <w:color w:val="000000"/>
        </w:rPr>
        <w:t xml:space="preserve">es. </w:t>
      </w:r>
    </w:p>
    <w:p w:rsidR="00C61A25" w:rsidRDefault="00284EB5" w:rsidP="002C257E">
      <w:pPr>
        <w:rPr>
          <w:rFonts w:asciiTheme="majorBidi" w:hAnsiTheme="majorBidi" w:cstheme="majorBidi"/>
          <w:color w:val="000000"/>
        </w:rPr>
      </w:pPr>
      <w:r>
        <w:rPr>
          <w:rFonts w:asciiTheme="majorBidi" w:hAnsiTheme="majorBidi" w:cstheme="majorBidi"/>
          <w:color w:val="000000"/>
        </w:rPr>
        <w:t>Les canaux distant ont le même comportement que les canaux locale a la seul différance</w:t>
      </w:r>
      <w:r w:rsidR="00CF6674" w:rsidRPr="00D3520F">
        <w:rPr>
          <w:rFonts w:asciiTheme="majorBidi" w:hAnsiTheme="majorBidi" w:cstheme="majorBidi"/>
          <w:color w:val="000000"/>
        </w:rPr>
        <w:t xml:space="preserve"> </w:t>
      </w:r>
      <w:r w:rsidR="00D20F43" w:rsidRPr="00D3520F">
        <w:rPr>
          <w:rFonts w:asciiTheme="majorBidi" w:hAnsiTheme="majorBidi" w:cstheme="majorBidi"/>
          <w:color w:val="000000"/>
        </w:rPr>
        <w:t xml:space="preserve">que les objets </w:t>
      </w:r>
      <w:r w:rsidR="005D647F" w:rsidRPr="00D3520F">
        <w:rPr>
          <w:rFonts w:asciiTheme="majorBidi" w:hAnsiTheme="majorBidi" w:cstheme="majorBidi"/>
          <w:color w:val="000000"/>
        </w:rPr>
        <w:t xml:space="preserve">passent </w:t>
      </w:r>
      <w:r w:rsidR="00D20F43" w:rsidRPr="00D3520F">
        <w:rPr>
          <w:rFonts w:asciiTheme="majorBidi" w:hAnsiTheme="majorBidi" w:cstheme="majorBidi"/>
          <w:color w:val="000000"/>
        </w:rPr>
        <w:t>dans un cana</w:t>
      </w:r>
      <w:r w:rsidR="005D647F" w:rsidRPr="00D3520F">
        <w:rPr>
          <w:rFonts w:asciiTheme="majorBidi" w:hAnsiTheme="majorBidi" w:cstheme="majorBidi"/>
          <w:color w:val="000000"/>
        </w:rPr>
        <w:t>l</w:t>
      </w:r>
      <w:r w:rsidR="00D20F43" w:rsidRPr="00D3520F">
        <w:rPr>
          <w:rFonts w:asciiTheme="majorBidi" w:hAnsiTheme="majorBidi" w:cstheme="majorBidi"/>
          <w:color w:val="000000"/>
        </w:rPr>
        <w:t xml:space="preserve"> local par référence mais dans un can</w:t>
      </w:r>
      <w:r w:rsidR="00CF6674" w:rsidRPr="00D3520F">
        <w:rPr>
          <w:rFonts w:asciiTheme="majorBidi" w:hAnsiTheme="majorBidi" w:cstheme="majorBidi"/>
          <w:color w:val="000000"/>
        </w:rPr>
        <w:t>al</w:t>
      </w:r>
      <w:r w:rsidR="00D20F43" w:rsidRPr="00D3520F">
        <w:rPr>
          <w:rFonts w:asciiTheme="majorBidi" w:hAnsiTheme="majorBidi" w:cstheme="majorBidi"/>
          <w:color w:val="000000"/>
        </w:rPr>
        <w:t xml:space="preserve"> réseau</w:t>
      </w:r>
      <w:r w:rsidR="005D647F" w:rsidRPr="00D3520F">
        <w:rPr>
          <w:rFonts w:asciiTheme="majorBidi" w:hAnsiTheme="majorBidi" w:cstheme="majorBidi"/>
          <w:color w:val="000000"/>
        </w:rPr>
        <w:t>, ils</w:t>
      </w:r>
      <w:r w:rsidR="00D20F43" w:rsidRPr="00D3520F">
        <w:rPr>
          <w:rFonts w:asciiTheme="majorBidi" w:hAnsiTheme="majorBidi" w:cstheme="majorBidi"/>
          <w:color w:val="000000"/>
        </w:rPr>
        <w:t xml:space="preserve"> sont passé</w:t>
      </w:r>
      <w:r w:rsidR="005D647F" w:rsidRPr="00D3520F">
        <w:rPr>
          <w:rFonts w:asciiTheme="majorBidi" w:hAnsiTheme="majorBidi" w:cstheme="majorBidi"/>
          <w:color w:val="000000"/>
        </w:rPr>
        <w:t>s</w:t>
      </w:r>
      <w:r w:rsidR="00D20F43" w:rsidRPr="00D3520F">
        <w:rPr>
          <w:rFonts w:asciiTheme="majorBidi" w:hAnsiTheme="majorBidi" w:cstheme="majorBidi"/>
          <w:color w:val="000000"/>
        </w:rPr>
        <w:t xml:space="preserve"> par copie</w:t>
      </w:r>
      <w:r w:rsidR="002C257E">
        <w:rPr>
          <w:rFonts w:asciiTheme="majorBidi" w:hAnsiTheme="majorBidi" w:cstheme="majorBidi"/>
          <w:color w:val="000000"/>
        </w:rPr>
        <w:t xml:space="preserve"> cette différance n’affecte pas les system bien cocue qui ne comportant pas de risque de cours (</w:t>
      </w:r>
      <w:r w:rsidR="002C257E" w:rsidRPr="002C257E">
        <w:rPr>
          <w:rFonts w:asciiTheme="majorBidi" w:hAnsiTheme="majorBidi" w:cstheme="majorBidi"/>
          <w:color w:val="000000"/>
        </w:rPr>
        <w:t>race hazards</w:t>
      </w:r>
      <w:r w:rsidR="002C257E">
        <w:rPr>
          <w:rFonts w:asciiTheme="majorBidi" w:hAnsiTheme="majorBidi" w:cstheme="majorBidi"/>
          <w:color w:val="000000"/>
        </w:rPr>
        <w:t>)</w:t>
      </w:r>
      <w:r w:rsidR="005D647F" w:rsidRPr="00D3520F">
        <w:rPr>
          <w:rFonts w:asciiTheme="majorBidi" w:hAnsiTheme="majorBidi" w:cstheme="majorBidi"/>
          <w:color w:val="000000"/>
        </w:rPr>
        <w:t>.</w:t>
      </w:r>
    </w:p>
    <w:p w:rsidR="00284EB5" w:rsidRPr="00D3520F" w:rsidRDefault="008B6E02" w:rsidP="00284EB5">
      <w:pPr>
        <w:rPr>
          <w:rFonts w:asciiTheme="majorBidi" w:hAnsiTheme="majorBidi" w:cstheme="majorBidi"/>
          <w:color w:val="000000"/>
        </w:rPr>
      </w:pPr>
      <w:r w:rsidRPr="008B6E02">
        <w:rPr>
          <w:rFonts w:ascii="Arial" w:hAnsi="Arial" w:cs="Arial"/>
          <w:noProof/>
          <w:color w:val="000000"/>
          <w:sz w:val="21"/>
          <w:szCs w:val="22"/>
        </w:rPr>
        <w:pict>
          <v:group id="_x0000_s2358" style="position:absolute;margin-left:-7.45pt;margin-top:4.75pt;width:468.55pt;height:131.65pt;z-index:251907072" coordorigin="1268,4492" coordsize="9371,2633">
            <v:roundrect id="Rounded Rectangle 1" o:spid="_x0000_s2222" style="position:absolute;left:1268;top:5479;width:1058;height:740;v-text-anchor:middle" arcsize="10923f" o:regroupid="7" o:gfxdata="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p90C8AAAA&#10;2gAAAA8AAAAAAAAAAQAgAAAAIgAAAGRycy9kb3ducmV2LnhtbFBLAQIUABQAAAAIAIdO4kAzLwWe&#10;OwAAADkAAAAQAAAAAAAAAAEAIAAAAAsBAABkcnMvc2hhcGV4bWwueG1sUEsFBgAAAAAGAAYAWwEA&#10;ALUDAAAAAA==&#10;" strokecolor="#f79646" strokeweight="2pt">
              <v:textbox style="mso-next-textbox:#Rounded Rectangle 1">
                <w:txbxContent>
                  <w:p w:rsidR="004108CE" w:rsidRPr="00754B2B" w:rsidRDefault="004108CE" w:rsidP="005D647F">
                    <w:pPr>
                      <w:jc w:val="center"/>
                      <w:rPr>
                        <w:sz w:val="16"/>
                        <w:szCs w:val="16"/>
                      </w:rPr>
                    </w:pPr>
                    <w:r w:rsidRPr="00754B2B">
                      <w:rPr>
                        <w:sz w:val="16"/>
                        <w:szCs w:val="16"/>
                      </w:rPr>
                      <w:t>Processus</w:t>
                    </w:r>
                  </w:p>
                </w:txbxContent>
              </v:textbox>
            </v:roundrect>
            <v:roundrect id="Rounded Rectangle 2" o:spid="_x0000_s2223" style="position:absolute;left:9574;top:5416;width:1065;height:803;v-text-anchor:middle" arcsize="10923f" o:regroupid="7" o:gfxdata="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7aTe8AAAA&#10;2gAAAA8AAAAAAAAAAQAgAAAAIgAAAGRycy9kb3ducmV2LnhtbFBLAQIUABQAAAAIAIdO4kAzLwWe&#10;OwAAADkAAAAQAAAAAAAAAAEAIAAAAAsBAABkcnMvc2hhcGV4bWwueG1sUEsFBgAAAAAGAAYAWwEA&#10;ALUDAAAAAA==&#10;" strokecolor="#f79646" strokeweight="2pt">
              <v:textbox style="mso-next-textbox:#Rounded Rectangle 2">
                <w:txbxContent>
                  <w:p w:rsidR="004108CE" w:rsidRPr="00754B2B" w:rsidRDefault="004108CE" w:rsidP="005D647F">
                    <w:pPr>
                      <w:jc w:val="center"/>
                      <w:rPr>
                        <w:sz w:val="16"/>
                        <w:szCs w:val="16"/>
                      </w:rPr>
                    </w:pPr>
                    <w:r w:rsidRPr="00754B2B">
                      <w:rPr>
                        <w:sz w:val="16"/>
                        <w:szCs w:val="16"/>
                      </w:rPr>
                      <w:t>Processus</w:t>
                    </w:r>
                  </w:p>
                </w:txbxContent>
              </v:textbox>
            </v:roundrect>
            <v:roundrect id="Rounded Rectangle 3" o:spid="_x0000_s2224" style="position:absolute;left:2740;top:5416;width:872;height:852;v-text-anchor:middle" arcsize="10923f" o:regroupid="7" o:gfxdata="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fMrLsAAADa&#10;AAAADwAAAAAAAAABACAAAAAiAAAAZHJzL2Rvd25yZXYueG1sUEsBAhQAFAAAAAgAh07iQDMvBZ47&#10;AAAAOQAAABAAAAAAAAAAAQAgAAAACgEAAGRycy9zaGFwZXhtbC54bWxQSwUGAAAAAAYABgBbAQAA&#10;tAMAAAAA&#10;" strokecolor="#f79646" strokeweight="2pt">
              <v:textbox style="mso-next-textbox:#Rounded Rectangle 3">
                <w:txbxContent>
                  <w:p w:rsidR="004108CE" w:rsidRPr="00754B2B" w:rsidRDefault="004108CE" w:rsidP="005D647F">
                    <w:pPr>
                      <w:jc w:val="center"/>
                      <w:rPr>
                        <w:sz w:val="16"/>
                        <w:szCs w:val="16"/>
                      </w:rPr>
                    </w:pPr>
                    <w:r w:rsidRPr="00754B2B">
                      <w:rPr>
                        <w:sz w:val="16"/>
                        <w:szCs w:val="16"/>
                      </w:rPr>
                      <w:t>Net Chanel output</w:t>
                    </w:r>
                  </w:p>
                </w:txbxContent>
              </v:textbox>
            </v:roundrect>
            <v:roundrect id="Rounded Rectangle 4" o:spid="_x0000_s2225" style="position:absolute;left:3611;top:6538;width:622;height:466;v-text-anchor:middle" arcsize="10923f" o:regroupid="7" o:gfxdata="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d5U2LsAAADa&#10;AAAADwAAAAAAAAABACAAAAAiAAAAZHJzL2Rvd25yZXYueG1sUEsBAhQAFAAAAAgAh07iQDMvBZ47&#10;AAAAOQAAABAAAAAAAAAAAQAgAAAACgEAAGRycy9zaGFwZXhtbC54bWxQSwUGAAAAAAYABgBbAQAA&#10;tAMAAAAA&#10;" strokecolor="#f79646" strokeweight="2pt">
              <v:textbox style="mso-next-textbox:#Rounded Rectangle 4">
                <w:txbxContent>
                  <w:p w:rsidR="004108CE" w:rsidRPr="00754B2B" w:rsidRDefault="004108CE" w:rsidP="005D647F">
                    <w:pPr>
                      <w:jc w:val="center"/>
                      <w:rPr>
                        <w:sz w:val="16"/>
                        <w:szCs w:val="16"/>
                      </w:rPr>
                    </w:pPr>
                    <w:r w:rsidRPr="00754B2B">
                      <w:rPr>
                        <w:sz w:val="16"/>
                        <w:szCs w:val="16"/>
                      </w:rPr>
                      <w:t>RX</w:t>
                    </w:r>
                  </w:p>
                </w:txbxContent>
              </v:textbox>
            </v:roundrect>
            <v:roundrect id="Rounded Rectangle 5" o:spid="_x0000_s2226" style="position:absolute;left:3611;top:4613;width:636;height:408;v-text-anchor:middle" arcsize="10923f" o:regroupid="7" o:gfxdata="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pLxQ7sAAADa&#10;AAAADwAAAAAAAAABACAAAAAiAAAAZHJzL2Rvd25yZXYueG1sUEsBAhQAFAAAAAgAh07iQDMvBZ47&#10;AAAAOQAAABAAAAAAAAAAAQAgAAAACgEAAGRycy9zaGFwZXhtbC54bWxQSwUGAAAAAAYABgBbAQAA&#10;tAMAAAAA&#10;" strokecolor="#f79646" strokeweight="2pt">
              <v:textbox style="mso-next-textbox:#Rounded Rectangle 5">
                <w:txbxContent>
                  <w:p w:rsidR="004108CE" w:rsidRPr="00754B2B" w:rsidRDefault="004108CE" w:rsidP="005D647F">
                    <w:pPr>
                      <w:jc w:val="center"/>
                      <w:rPr>
                        <w:sz w:val="16"/>
                        <w:szCs w:val="16"/>
                      </w:rPr>
                    </w:pPr>
                    <w:r w:rsidRPr="00754B2B">
                      <w:rPr>
                        <w:sz w:val="16"/>
                        <w:szCs w:val="16"/>
                      </w:rPr>
                      <w:t>TX</w:t>
                    </w:r>
                  </w:p>
                </w:txbxContent>
              </v:textbox>
            </v:roundrect>
            <v:roundrect id="Rounded Rectangle 7" o:spid="_x0000_s2227" style="position:absolute;left:8361;top:5368;width:870;height:933;v-text-anchor:middle" arcsize="10923f" o:regroupid="7" o:gfxdata="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QzKr74A&#10;AADaAAAADwAAAAAAAAABACAAAAAiAAAAZHJzL2Rvd25yZXYueG1sUEsBAhQAFAAAAAgAh07iQDMv&#10;BZ47AAAAOQAAABAAAAAAAAAAAQAgAAAADQEAAGRycy9zaGFwZXhtbC54bWxQSwUGAAAAAAYABgBb&#10;AQAAtwMAAAAA&#10;" strokecolor="#f79646" strokeweight="2pt">
              <v:textbox style="mso-next-textbox:#Rounded Rectangle 7">
                <w:txbxContent>
                  <w:p w:rsidR="004108CE" w:rsidRPr="00754B2B" w:rsidRDefault="004108CE" w:rsidP="005D647F">
                    <w:pPr>
                      <w:jc w:val="center"/>
                      <w:rPr>
                        <w:sz w:val="16"/>
                        <w:szCs w:val="16"/>
                      </w:rPr>
                    </w:pPr>
                    <w:r w:rsidRPr="00754B2B">
                      <w:rPr>
                        <w:sz w:val="16"/>
                        <w:szCs w:val="16"/>
                      </w:rPr>
                      <w:t>NET Chanel input</w:t>
                    </w:r>
                  </w:p>
                </w:txbxContent>
              </v:textbox>
            </v:roundrect>
            <v:roundrect id="Rounded Rectangle 8" o:spid="_x0000_s2228" style="position:absolute;left:7082;top:6508;width:614;height:496;v-text-anchor:middle" arcsize="10923f" o:regroupid="7" o:gfxdata="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STXt22AAAA2gAAAA8A&#10;AAAAAAAAAQAgAAAAIgAAAGRycy9kb3ducmV2LnhtbFBLAQIUABQAAAAIAIdO4kAzLwWeOwAAADkA&#10;AAAQAAAAAAAAAAEAIAAAAAUBAABkcnMvc2hhcGV4bWwueG1sUEsFBgAAAAAGAAYAWwEAAK8DAAAA&#10;AA==&#10;" strokecolor="#f79646" strokeweight="2pt">
              <v:textbox style="mso-next-textbox:#Rounded Rectangle 8">
                <w:txbxContent>
                  <w:p w:rsidR="004108CE" w:rsidRPr="00754B2B" w:rsidRDefault="004108CE" w:rsidP="005D647F">
                    <w:pPr>
                      <w:jc w:val="center"/>
                      <w:rPr>
                        <w:sz w:val="16"/>
                        <w:szCs w:val="16"/>
                      </w:rPr>
                    </w:pPr>
                    <w:r w:rsidRPr="00754B2B">
                      <w:rPr>
                        <w:sz w:val="16"/>
                        <w:szCs w:val="16"/>
                      </w:rPr>
                      <w:t>TX</w:t>
                    </w:r>
                  </w:p>
                </w:txbxContent>
              </v:textbox>
            </v:roundrect>
            <v:roundrect id="Rounded Rectangle 6" o:spid="_x0000_s2229" style="position:absolute;left:7082;top:4532;width:581;height:460;v-text-anchor:middle" arcsize="10923f" o:regroupid="7" o:gfxdata="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kBvNLsAAADa&#10;AAAADwAAAAAAAAABACAAAAAiAAAAZHJzL2Rvd25yZXYueG1sUEsBAhQAFAAAAAgAh07iQDMvBZ47&#10;AAAAOQAAABAAAAAAAAAAAQAgAAAACgEAAGRycy9zaGFwZXhtbC54bWxQSwUGAAAAAAYABgBbAQAA&#10;tAMAAAAA&#10;" strokecolor="#f79646" strokeweight="2pt">
              <v:textbox>
                <w:txbxContent>
                  <w:p w:rsidR="004108CE" w:rsidRPr="00754B2B" w:rsidRDefault="004108CE" w:rsidP="005D647F">
                    <w:pPr>
                      <w:jc w:val="center"/>
                      <w:rPr>
                        <w:sz w:val="16"/>
                        <w:szCs w:val="16"/>
                      </w:rPr>
                    </w:pPr>
                    <w:r w:rsidRPr="00754B2B">
                      <w:rPr>
                        <w:sz w:val="16"/>
                        <w:szCs w:val="16"/>
                      </w:rPr>
                      <w:t>RX</w:t>
                    </w:r>
                  </w:p>
                </w:txbxContent>
              </v:textbox>
            </v:roundrect>
            <v:shape id="Straight Arrow Connector 9" o:spid="_x0000_s2230" type="#_x0000_t32" style="position:absolute;left:2345;top:5760;width:395;height:0" o:regroupid="7" o:gfxdata="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CBoLsAAADa&#10;AAAADwAAAAAAAAABACAAAAAiAAAAZHJzL2Rvd25yZXYueG1sUEsBAhQAFAAAAAgAh07iQDMvBZ47&#10;AAAAOQAAABAAAAAAAAAAAQAgAAAACgEAAGRycy9zaGFwZXhtbC54bWxQSwUGAAAAAAYABgBbAQAA&#10;tAMAAAAA&#10;" strokecolor="#4a7ebb">
              <v:stroke endarrow="open"/>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1" o:spid="_x0000_s2231" type="#_x0000_t34" style="position:absolute;left:3020;top:4824;width:635;height:549;rotation:90" o:regroupid="7" o:gfxdata="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cZ6zugAAANsA&#10;AAAPAAAAAAAAAAEAIAAAACIAAABkcnMvZG93bnJldi54bWxQSwECFAAUAAAACACHTuJAMy8FnjsA&#10;AAA5AAAAEAAAAAAAAAABACAAAAAJAQAAZHJzL3NoYXBleG1sLnhtbFBLBQYAAAAABgAGAFsBAACz&#10;AwAAAAA=&#10;" adj="-511,-188105,-122865" strokecolor="#4a7ebb">
              <v:stroke endarrow="open" joinstyle="round"/>
            </v:shape>
            <v:shape id="Straight Arrow Connector 12" o:spid="_x0000_s2232" type="#_x0000_t32" style="position:absolute;left:4247;top:4781;width:2835;height:0" o:regroupid="7" o:gfxdata="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sHHqrsAAADb&#10;AAAADwAAAAAAAAABACAAAAAiAAAAZHJzL2Rvd25yZXYueG1sUEsBAhQAFAAAAAgAh07iQDMvBZ47&#10;AAAAOQAAABAAAAAAAAAAAQAgAAAACgEAAGRycy9zaGFwZXhtbC54bWxQSwUGAAAAAAYABgBbAQAA&#10;tAMAAAAA&#10;" adj="-32358,-1,-32358" strokecolor="#4a7ebb">
              <v:stroke endarrow="open"/>
            </v:shape>
            <v:shape id="Elbow Connector 13" o:spid="_x0000_s2233" type="#_x0000_t34" style="position:absolute;left:7663;top:4718;width:968;height:650" o:regroupid="7" o:gfxdata="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VomLbsAAADb&#10;AAAADwAAAAAAAAABACAAAAAiAAAAZHJzL2Rvd25yZXYueG1sUEsBAhQAFAAAAAgAh07iQDMvBZ47&#10;AAAAOQAAABAAAAAAAAAAAQAgAAAACgEAAGRycy9zaGFwZXhtbC54bWxQSwUGAAAAAAYABgBbAQAA&#10;tAMAAAAA&#10;" adj="21823,-156783,-170993" strokecolor="#4a7ebb">
              <v:stroke endarrow="open" joinstyle="round"/>
            </v:shape>
            <v:shape id="Straight Arrow Connector 15" o:spid="_x0000_s2234" type="#_x0000_t32" style="position:absolute;left:9231;top:5597;width:365;height:27;flip:y" o:regroupid="7" o:gfxdata="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s2oy8AAAA&#10;2wAAAA8AAAAAAAAAAQAgAAAAIgAAAGRycy9kb3ducmV2LnhtbFBLAQIUABQAAAAIAIdO4kAzLwWe&#10;OwAAADkAAAAQAAAAAAAAAAEAIAAAAAsBAABkcnMvc2hhcGV4bWwueG1sUEsFBgAAAAAGAAYAWwEA&#10;ALUDAAAAAA==&#10;" strokecolor="#4a7ebb">
              <v:stroke endarrow="open"/>
            </v:shape>
            <v:shape id="Straight Arrow Connector 16" o:spid="_x0000_s2235" type="#_x0000_t32" style="position:absolute;left:9246;top:6026;width:304;height:0;flip:x" o:regroupid="7" o:gfxdata="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v5E+7sAAADb&#10;AAAADwAAAAAAAAABACAAAAAiAAAAZHJzL2Rvd25yZXYueG1sUEsBAhQAFAAAAAgAh07iQDMvBZ47&#10;AAAAOQAAABAAAAAAAAAAAQAgAAAACgEAAGRycy9zaGFwZXhtbC54bWxQSwUGAAAAAAYABgBbAQAA&#10;tAMAAAAA&#10;" strokecolor="#4a7ebb">
              <v:stroke endarrow="open"/>
            </v:shape>
            <v:shapetype id="_x0000_t33" coordsize="21600,21600" o:spt="33" o:oned="t" path="m,l21600,r,21600e" filled="f">
              <v:stroke joinstyle="miter"/>
              <v:path arrowok="t" fillok="f" o:connecttype="none"/>
              <o:lock v:ext="edit" shapetype="t"/>
            </v:shapetype>
            <v:shape id="Elbow Connector 17" o:spid="_x0000_s2236" type="#_x0000_t33" style="position:absolute;left:7926;top:6071;width:476;height:935;rotation:90" o:regroupid="7" o:gfxdata="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OSdlugAAANsA&#10;AAAPAAAAAAAAAAEAIAAAACIAAABkcnMvZG93bnJldi54bWxQSwECFAAUAAAACACHTuJAMy8FnjsA&#10;AAA5AAAAEAAAAAAAAAABACAAAAAJAQAAZHJzL3NoYXBleG1sLnhtbFBLBQYAAAAABgAGAFsBAACz&#10;AwAAAAA=&#10;" strokecolor="#4a7ebb">
              <v:stroke endarrow="open" joinstyle="round"/>
            </v:shape>
            <v:shape id="Straight Arrow Connector 18" o:spid="_x0000_s2237" type="#_x0000_t32" style="position:absolute;left:4247;top:6798;width:2835;height:0;rotation:180" o:regroupid="7" o:gfxdata="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11Er4A&#10;AADbAAAADwAAAAAAAAABACAAAAAiAAAAZHJzL2Rvd25yZXYueG1sUEsBAhQAFAAAAAgAh07iQDMv&#10;BZ47AAAAOQAAABAAAAAAAAAAAQAgAAAADQEAAGRycy9zaGFwZXhtbC54bWxQSwUGAAAAAAYABgBb&#10;AQAAtwMAAAAA&#10;" adj="-53958,-1,-53958" strokecolor="#4a7ebb">
              <v:stroke endarrow="open"/>
            </v:shape>
            <v:shape id="Elbow Connector 19" o:spid="_x0000_s2238" type="#_x0000_t34" style="position:absolute;left:3063;top:6301;width:548;height:497;rotation:180" o:regroupid="7" o:gfxdata="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Klk+/&#10;AAAA2wAAAA8AAAAAAAAAAQAgAAAAIgAAAGRycy9kb3ducmV2LnhtbFBLAQIUABQAAAAIAIdO4kAz&#10;LwWeOwAAADkAAAAQAAAAAAAAAAEAIAAAAA4BAABkcnMvc2hhcGV4bWwueG1sUEsFBgAAAAAGAAYA&#10;WwEAALgDAAAAAA==&#10;" adj="22664,-295446,-142331" strokecolor="#4a7ebb">
              <v:stroke endarrow="open" joinstyle="round"/>
            </v:shape>
            <v:shape id="Straight Arrow Connector 21" o:spid="_x0000_s2239" type="#_x0000_t32" style="position:absolute;left:2320;top:6026;width:410;height:0;flip:x" o:regroupid="7" o:gfxdata="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3sWMr4A&#10;AADbAAAADwAAAAAAAAABACAAAAAiAAAAZHJzL2Rvd25yZXYueG1sUEsBAhQAFAAAAAgAh07iQDMv&#10;BZ47AAAAOQAAABAAAAAAAAAAAQAgAAAADQEAAGRycy9zaGFwZXhtbC54bWxQSwUGAAAAAAYABgBb&#10;AQAAtwMAAAAA&#10;" strokecolor="#4a7ebb">
              <v:stroke endarrow="open"/>
            </v:shape>
            <v:shapetype id="_x0000_t133" coordsize="21600,21600" o:spt="133" path="m21600,10800qy18019,21600l3581,21600qx,10800,3581,l18019,qx21600,10800xem18019,21600nfqx14438,10800,18019,e">
              <v:path o:extrusionok="f" gradientshapeok="t" o:connecttype="custom" o:connectlocs="10800,0;0,10800;10800,21600;14438,10800;21600,10800" o:connectangles="270,180,90,0,0" textboxrect="3581,0,14438,21600"/>
            </v:shapetype>
            <v:shape id="_x0000_s2357" type="#_x0000_t133" style="position:absolute;left:4352;top:4492;width:2730;height:2633" filled="f"/>
          </v:group>
        </w:pict>
      </w:r>
    </w:p>
    <w:p w:rsidR="00C61A25" w:rsidRPr="001D5212" w:rsidRDefault="00C61A25" w:rsidP="00112C33">
      <w:pPr>
        <w:ind w:left="284"/>
        <w:rPr>
          <w:rFonts w:ascii="Arial" w:hAnsi="Arial" w:cs="Arial"/>
          <w:color w:val="000000"/>
          <w:sz w:val="21"/>
          <w:szCs w:val="22"/>
        </w:rPr>
      </w:pPr>
    </w:p>
    <w:p w:rsidR="005D647F" w:rsidRPr="001D5212" w:rsidRDefault="005D647F">
      <w:pPr>
        <w:rPr>
          <w:rFonts w:ascii="Arial" w:hAnsi="Arial" w:cs="Arial"/>
          <w:color w:val="000000"/>
          <w:sz w:val="21"/>
          <w:szCs w:val="22"/>
        </w:rPr>
      </w:pPr>
    </w:p>
    <w:p w:rsidR="005D647F" w:rsidRPr="001D5212" w:rsidRDefault="005D647F">
      <w:pPr>
        <w:rPr>
          <w:rFonts w:ascii="Arial" w:hAnsi="Arial" w:cs="Arial"/>
          <w:color w:val="000000"/>
          <w:sz w:val="21"/>
          <w:szCs w:val="22"/>
        </w:rPr>
      </w:pPr>
    </w:p>
    <w:p w:rsidR="005D647F" w:rsidRPr="001D5212" w:rsidRDefault="005D647F">
      <w:pPr>
        <w:rPr>
          <w:rFonts w:ascii="Arial" w:hAnsi="Arial" w:cs="Arial"/>
          <w:color w:val="000000"/>
          <w:sz w:val="21"/>
          <w:szCs w:val="22"/>
        </w:rPr>
      </w:pPr>
    </w:p>
    <w:p w:rsidR="005D647F" w:rsidRPr="001D5212" w:rsidRDefault="005D647F">
      <w:pPr>
        <w:rPr>
          <w:rFonts w:ascii="Arial" w:hAnsi="Arial" w:cs="Arial"/>
          <w:color w:val="000000"/>
          <w:sz w:val="21"/>
          <w:szCs w:val="22"/>
        </w:rPr>
      </w:pPr>
    </w:p>
    <w:p w:rsidR="005D647F" w:rsidRPr="001D5212" w:rsidRDefault="008B6E02">
      <w:pPr>
        <w:rPr>
          <w:rFonts w:ascii="Arial" w:hAnsi="Arial" w:cs="Arial"/>
          <w:color w:val="000000"/>
          <w:sz w:val="21"/>
          <w:szCs w:val="22"/>
        </w:rPr>
      </w:pPr>
      <w:r w:rsidRPr="008B6E02">
        <w:rPr>
          <w:noProof/>
        </w:rPr>
        <w:pict>
          <v:shape id="_x0000_s2350" type="#_x0000_t202" style="position:absolute;margin-left:-7.45pt;margin-top:.8pt;width:465.8pt;height:20.35pt;z-index:251867136" stroked="f">
            <v:textbox style="mso-fit-shape-to-text:t" inset="0,0,0,0">
              <w:txbxContent>
                <w:p w:rsidR="004108CE" w:rsidRPr="00352F26" w:rsidRDefault="004108CE" w:rsidP="00DB4D86">
                  <w:pPr>
                    <w:pStyle w:val="Lgende"/>
                    <w:jc w:val="center"/>
                    <w:rPr>
                      <w:rFonts w:ascii="Arial" w:hAnsi="Arial" w:cs="Arial"/>
                      <w:noProof/>
                      <w:color w:val="000000"/>
                      <w:sz w:val="21"/>
                    </w:rPr>
                  </w:pPr>
                  <w:bookmarkStart w:id="76" w:name="_Toc517734535"/>
                  <w:r>
                    <w:t xml:space="preserve">Figure </w:t>
                  </w:r>
                  <w:fldSimple w:instr=" SEQ Figure \* ARABIC ">
                    <w:r>
                      <w:rPr>
                        <w:noProof/>
                      </w:rPr>
                      <w:t>6</w:t>
                    </w:r>
                  </w:fldSimple>
                  <w:r>
                    <w:t xml:space="preserve"> </w:t>
                  </w:r>
                  <w:r w:rsidRPr="0053114D">
                    <w:t>Architecture des canaux virtuels de JCSP.net</w:t>
                  </w:r>
                  <w:bookmarkEnd w:id="76"/>
                </w:p>
              </w:txbxContent>
            </v:textbox>
          </v:shape>
        </w:pict>
      </w:r>
    </w:p>
    <w:p w:rsidR="00A914CB" w:rsidRDefault="00A914CB" w:rsidP="00A914CB">
      <w:pPr>
        <w:rPr>
          <w:rFonts w:asciiTheme="majorBidi" w:hAnsiTheme="majorBidi" w:cstheme="majorBidi"/>
          <w:color w:val="000000"/>
        </w:rPr>
      </w:pPr>
      <w:r w:rsidRPr="00D3520F">
        <w:rPr>
          <w:rFonts w:asciiTheme="majorBidi" w:hAnsiTheme="majorBidi" w:cstheme="majorBidi"/>
          <w:color w:val="000000"/>
        </w:rPr>
        <w:t>TX et RX se sont les composent des canaux qui s’occupent de la transmission des donnés (TX) et la Réception (RX)</w:t>
      </w:r>
    </w:p>
    <w:p w:rsidR="00852D7B" w:rsidRDefault="00D20F43" w:rsidP="002C257E">
      <w:pPr>
        <w:rPr>
          <w:rFonts w:asciiTheme="majorBidi" w:hAnsiTheme="majorBidi" w:cstheme="majorBidi"/>
          <w:color w:val="000000"/>
        </w:rPr>
      </w:pPr>
      <w:r w:rsidRPr="00D3520F">
        <w:rPr>
          <w:rFonts w:asciiTheme="majorBidi" w:hAnsiTheme="majorBidi" w:cstheme="majorBidi"/>
          <w:color w:val="000000"/>
        </w:rPr>
        <w:t>Un cana</w:t>
      </w:r>
      <w:r w:rsidR="00874669" w:rsidRPr="00D3520F">
        <w:rPr>
          <w:rFonts w:asciiTheme="majorBidi" w:hAnsiTheme="majorBidi" w:cstheme="majorBidi"/>
          <w:color w:val="000000"/>
        </w:rPr>
        <w:t>l</w:t>
      </w:r>
      <w:r w:rsidRPr="00D3520F">
        <w:rPr>
          <w:rFonts w:asciiTheme="majorBidi" w:hAnsiTheme="majorBidi" w:cstheme="majorBidi"/>
          <w:color w:val="000000"/>
        </w:rPr>
        <w:t xml:space="preserve"> en </w:t>
      </w:r>
      <w:r w:rsidR="00874669" w:rsidRPr="00D3520F">
        <w:rPr>
          <w:rFonts w:asciiTheme="majorBidi" w:hAnsiTheme="majorBidi" w:cstheme="majorBidi"/>
          <w:color w:val="000000"/>
        </w:rPr>
        <w:t>JCS</w:t>
      </w:r>
      <w:r w:rsidR="00A914CB" w:rsidRPr="00D3520F">
        <w:rPr>
          <w:rFonts w:asciiTheme="majorBidi" w:hAnsiTheme="majorBidi" w:cstheme="majorBidi"/>
          <w:color w:val="000000"/>
        </w:rPr>
        <w:t>P</w:t>
      </w:r>
      <w:r w:rsidRPr="00D3520F">
        <w:rPr>
          <w:rFonts w:asciiTheme="majorBidi" w:hAnsiTheme="majorBidi" w:cstheme="majorBidi"/>
          <w:color w:val="000000"/>
        </w:rPr>
        <w:t>.net e</w:t>
      </w:r>
      <w:r w:rsidR="00874669" w:rsidRPr="00D3520F">
        <w:rPr>
          <w:rFonts w:asciiTheme="majorBidi" w:hAnsiTheme="majorBidi" w:cstheme="majorBidi"/>
          <w:color w:val="000000"/>
        </w:rPr>
        <w:t>s</w:t>
      </w:r>
      <w:r w:rsidRPr="00D3520F">
        <w:rPr>
          <w:rFonts w:asciiTheme="majorBidi" w:hAnsiTheme="majorBidi" w:cstheme="majorBidi"/>
          <w:color w:val="000000"/>
        </w:rPr>
        <w:t>t d</w:t>
      </w:r>
      <w:r w:rsidR="00874669" w:rsidRPr="00D3520F">
        <w:rPr>
          <w:rFonts w:asciiTheme="majorBidi" w:hAnsiTheme="majorBidi" w:cstheme="majorBidi"/>
          <w:color w:val="000000"/>
        </w:rPr>
        <w:t>i</w:t>
      </w:r>
      <w:r w:rsidRPr="00D3520F">
        <w:rPr>
          <w:rFonts w:asciiTheme="majorBidi" w:hAnsiTheme="majorBidi" w:cstheme="majorBidi"/>
          <w:color w:val="000000"/>
        </w:rPr>
        <w:t>vis</w:t>
      </w:r>
      <w:r w:rsidR="00874669" w:rsidRPr="00D3520F">
        <w:rPr>
          <w:rFonts w:asciiTheme="majorBidi" w:hAnsiTheme="majorBidi" w:cstheme="majorBidi"/>
          <w:color w:val="000000"/>
        </w:rPr>
        <w:t>é</w:t>
      </w:r>
      <w:r w:rsidRPr="00D3520F">
        <w:rPr>
          <w:rFonts w:asciiTheme="majorBidi" w:hAnsiTheme="majorBidi" w:cstheme="majorBidi"/>
          <w:color w:val="000000"/>
        </w:rPr>
        <w:t xml:space="preserve"> en</w:t>
      </w:r>
      <w:r w:rsidR="00A914CB" w:rsidRPr="00D3520F">
        <w:rPr>
          <w:rFonts w:asciiTheme="majorBidi" w:hAnsiTheme="majorBidi" w:cstheme="majorBidi"/>
          <w:color w:val="000000"/>
        </w:rPr>
        <w:t xml:space="preserve"> deux objets </w:t>
      </w:r>
      <w:r w:rsidRPr="00D3520F">
        <w:rPr>
          <w:rFonts w:asciiTheme="majorBidi" w:hAnsiTheme="majorBidi" w:cstheme="majorBidi"/>
          <w:color w:val="000000"/>
        </w:rPr>
        <w:t>client et serveur</w:t>
      </w:r>
      <w:r w:rsidR="00874669" w:rsidRPr="00D3520F">
        <w:rPr>
          <w:rFonts w:asciiTheme="majorBidi" w:hAnsiTheme="majorBidi" w:cstheme="majorBidi"/>
          <w:color w:val="000000"/>
        </w:rPr>
        <w:t>,</w:t>
      </w:r>
      <w:r w:rsidR="00A914CB" w:rsidRPr="00D3520F">
        <w:rPr>
          <w:rFonts w:asciiTheme="majorBidi" w:hAnsiTheme="majorBidi" w:cstheme="majorBidi"/>
          <w:color w:val="000000"/>
        </w:rPr>
        <w:t xml:space="preserve"> </w:t>
      </w:r>
      <w:r w:rsidR="00874669" w:rsidRPr="00D3520F">
        <w:rPr>
          <w:rFonts w:asciiTheme="majorBidi" w:hAnsiTheme="majorBidi" w:cstheme="majorBidi"/>
          <w:color w:val="000000"/>
        </w:rPr>
        <w:t>c</w:t>
      </w:r>
      <w:r w:rsidRPr="00D3520F">
        <w:rPr>
          <w:rFonts w:asciiTheme="majorBidi" w:hAnsiTheme="majorBidi" w:cstheme="majorBidi"/>
          <w:color w:val="000000"/>
        </w:rPr>
        <w:t xml:space="preserve">es deux </w:t>
      </w:r>
      <w:r w:rsidR="00A914CB" w:rsidRPr="00D3520F">
        <w:rPr>
          <w:rFonts w:asciiTheme="majorBidi" w:hAnsiTheme="majorBidi" w:cstheme="majorBidi"/>
          <w:color w:val="000000"/>
        </w:rPr>
        <w:t>objet</w:t>
      </w:r>
      <w:r w:rsidR="00031B01">
        <w:rPr>
          <w:rFonts w:asciiTheme="majorBidi" w:hAnsiTheme="majorBidi" w:cstheme="majorBidi"/>
          <w:color w:val="000000"/>
        </w:rPr>
        <w:t>s</w:t>
      </w:r>
      <w:r w:rsidR="00A914CB" w:rsidRPr="00D3520F">
        <w:rPr>
          <w:rFonts w:asciiTheme="majorBidi" w:hAnsiTheme="majorBidi" w:cstheme="majorBidi"/>
          <w:color w:val="000000"/>
        </w:rPr>
        <w:t xml:space="preserve"> sont des liens</w:t>
      </w:r>
      <w:r w:rsidRPr="00D3520F">
        <w:rPr>
          <w:rFonts w:asciiTheme="majorBidi" w:hAnsiTheme="majorBidi" w:cstheme="majorBidi"/>
          <w:color w:val="000000"/>
        </w:rPr>
        <w:t xml:space="preserve"> déterminé</w:t>
      </w:r>
      <w:r w:rsidR="00874669" w:rsidRPr="00D3520F">
        <w:rPr>
          <w:rFonts w:asciiTheme="majorBidi" w:hAnsiTheme="majorBidi" w:cstheme="majorBidi"/>
          <w:color w:val="000000"/>
        </w:rPr>
        <w:t>s</w:t>
      </w:r>
      <w:r w:rsidRPr="00D3520F">
        <w:rPr>
          <w:rFonts w:asciiTheme="majorBidi" w:hAnsiTheme="majorBidi" w:cstheme="majorBidi"/>
          <w:color w:val="000000"/>
        </w:rPr>
        <w:t xml:space="preserve"> par un</w:t>
      </w:r>
      <w:r w:rsidR="00874669" w:rsidRPr="00D3520F">
        <w:rPr>
          <w:rFonts w:asciiTheme="majorBidi" w:hAnsiTheme="majorBidi" w:cstheme="majorBidi"/>
          <w:color w:val="000000"/>
        </w:rPr>
        <w:t>e</w:t>
      </w:r>
      <w:r w:rsidRPr="00D3520F">
        <w:rPr>
          <w:rFonts w:asciiTheme="majorBidi" w:hAnsiTheme="majorBidi" w:cstheme="majorBidi"/>
          <w:color w:val="000000"/>
        </w:rPr>
        <w:t xml:space="preserve"> adresse IP</w:t>
      </w:r>
      <w:r w:rsidR="00874669" w:rsidRPr="00D3520F">
        <w:rPr>
          <w:rFonts w:asciiTheme="majorBidi" w:hAnsiTheme="majorBidi" w:cstheme="majorBidi"/>
          <w:color w:val="000000"/>
        </w:rPr>
        <w:t xml:space="preserve">, un </w:t>
      </w:r>
      <w:r w:rsidRPr="00D3520F">
        <w:rPr>
          <w:rFonts w:asciiTheme="majorBidi" w:hAnsiTheme="majorBidi" w:cstheme="majorBidi"/>
          <w:color w:val="000000"/>
        </w:rPr>
        <w:t>port</w:t>
      </w:r>
      <w:r w:rsidR="00031B01">
        <w:rPr>
          <w:rFonts w:asciiTheme="majorBidi" w:hAnsiTheme="majorBidi" w:cstheme="majorBidi"/>
          <w:color w:val="000000"/>
        </w:rPr>
        <w:t>,</w:t>
      </w:r>
      <w:r w:rsidRPr="00D3520F">
        <w:rPr>
          <w:rFonts w:asciiTheme="majorBidi" w:hAnsiTheme="majorBidi" w:cstheme="majorBidi"/>
          <w:color w:val="000000"/>
        </w:rPr>
        <w:t xml:space="preserve"> et un numéro virtuel</w:t>
      </w:r>
      <w:r w:rsidR="00852D7B">
        <w:rPr>
          <w:rFonts w:asciiTheme="majorBidi" w:hAnsiTheme="majorBidi" w:cstheme="majorBidi"/>
          <w:color w:val="000000"/>
        </w:rPr>
        <w:t>.</w:t>
      </w:r>
    </w:p>
    <w:p w:rsidR="007539B8" w:rsidRPr="00D3520F" w:rsidRDefault="00852D7B" w:rsidP="00852D7B">
      <w:pPr>
        <w:rPr>
          <w:rFonts w:asciiTheme="majorBidi" w:hAnsiTheme="majorBidi" w:cstheme="majorBidi"/>
          <w:color w:val="000000"/>
        </w:rPr>
      </w:pPr>
      <w:r>
        <w:rPr>
          <w:rFonts w:asciiTheme="majorBidi" w:hAnsiTheme="majorBidi" w:cstheme="majorBidi"/>
          <w:color w:val="000000"/>
        </w:rPr>
        <w:t xml:space="preserve">Ce porte vertuel </w:t>
      </w:r>
      <w:r w:rsidR="00D20F43" w:rsidRPr="00D3520F">
        <w:rPr>
          <w:rFonts w:asciiTheme="majorBidi" w:hAnsiTheme="majorBidi" w:cstheme="majorBidi"/>
          <w:color w:val="000000"/>
        </w:rPr>
        <w:t xml:space="preserve">utilisé pour multiplexer et </w:t>
      </w:r>
      <w:r w:rsidR="00A914CB" w:rsidRPr="00D3520F">
        <w:rPr>
          <w:rFonts w:asciiTheme="majorBidi" w:hAnsiTheme="majorBidi" w:cstheme="majorBidi"/>
          <w:color w:val="000000"/>
        </w:rPr>
        <w:t>démultiplexé</w:t>
      </w:r>
      <w:r w:rsidR="00D20F43" w:rsidRPr="00D3520F">
        <w:rPr>
          <w:rFonts w:asciiTheme="majorBidi" w:hAnsiTheme="majorBidi" w:cstheme="majorBidi"/>
          <w:color w:val="000000"/>
        </w:rPr>
        <w:t xml:space="preserve"> les message</w:t>
      </w:r>
      <w:r w:rsidR="00874669" w:rsidRPr="00D3520F">
        <w:rPr>
          <w:rFonts w:asciiTheme="majorBidi" w:hAnsiTheme="majorBidi" w:cstheme="majorBidi"/>
          <w:color w:val="000000"/>
        </w:rPr>
        <w:t>s</w:t>
      </w:r>
      <w:r w:rsidR="00D20F43" w:rsidRPr="00D3520F">
        <w:rPr>
          <w:rFonts w:asciiTheme="majorBidi" w:hAnsiTheme="majorBidi" w:cstheme="majorBidi"/>
          <w:color w:val="000000"/>
        </w:rPr>
        <w:t xml:space="preserve"> </w:t>
      </w:r>
      <w:r w:rsidR="002C257E" w:rsidRPr="00D3520F">
        <w:rPr>
          <w:rFonts w:asciiTheme="majorBidi" w:hAnsiTheme="majorBidi" w:cstheme="majorBidi"/>
          <w:color w:val="000000"/>
        </w:rPr>
        <w:t>d’une</w:t>
      </w:r>
      <w:r w:rsidR="00D20F43" w:rsidRPr="00D3520F">
        <w:rPr>
          <w:rFonts w:asciiTheme="majorBidi" w:hAnsiTheme="majorBidi" w:cstheme="majorBidi"/>
          <w:color w:val="000000"/>
        </w:rPr>
        <w:t xml:space="preserve"> même </w:t>
      </w:r>
      <w:r w:rsidR="002C257E">
        <w:rPr>
          <w:rFonts w:asciiTheme="majorBidi" w:hAnsiTheme="majorBidi" w:cstheme="majorBidi"/>
          <w:color w:val="000000"/>
        </w:rPr>
        <w:t>machine</w:t>
      </w:r>
      <w:r w:rsidR="00A914CB" w:rsidRPr="00D3520F">
        <w:rPr>
          <w:rFonts w:asciiTheme="majorBidi" w:hAnsiTheme="majorBidi" w:cstheme="majorBidi"/>
          <w:color w:val="000000"/>
        </w:rPr>
        <w:t>.</w:t>
      </w:r>
    </w:p>
    <w:p w:rsidR="004F3F43" w:rsidRPr="004F3F43" w:rsidRDefault="004F3F43" w:rsidP="007539B8">
      <w:pPr>
        <w:rPr>
          <w:rFonts w:asciiTheme="majorBidi" w:hAnsiTheme="majorBidi" w:cstheme="majorBidi"/>
          <w:b/>
          <w:bCs/>
          <w:color w:val="000000"/>
          <w:u w:val="single"/>
        </w:rPr>
      </w:pPr>
      <w:r w:rsidRPr="004F3F43">
        <w:rPr>
          <w:rFonts w:asciiTheme="majorBidi" w:hAnsiTheme="majorBidi" w:cstheme="majorBidi"/>
          <w:b/>
          <w:bCs/>
          <w:color w:val="000000"/>
          <w:u w:val="single"/>
        </w:rPr>
        <w:t>Le CNS :</w:t>
      </w:r>
    </w:p>
    <w:p w:rsidR="00C61A25" w:rsidRPr="00D3520F" w:rsidRDefault="00A914CB" w:rsidP="004F3F43">
      <w:pPr>
        <w:rPr>
          <w:rFonts w:asciiTheme="majorBidi" w:hAnsiTheme="majorBidi" w:cstheme="majorBidi"/>
          <w:color w:val="000000"/>
        </w:rPr>
      </w:pPr>
      <w:r w:rsidRPr="00D3520F">
        <w:rPr>
          <w:rFonts w:asciiTheme="majorBidi" w:hAnsiTheme="majorBidi" w:cstheme="majorBidi"/>
          <w:color w:val="000000"/>
        </w:rPr>
        <w:t>Les</w:t>
      </w:r>
      <w:r w:rsidR="00D20F43" w:rsidRPr="00D3520F">
        <w:rPr>
          <w:rFonts w:asciiTheme="majorBidi" w:hAnsiTheme="majorBidi" w:cstheme="majorBidi"/>
          <w:color w:val="000000"/>
        </w:rPr>
        <w:t xml:space="preserve"> liens </w:t>
      </w:r>
      <w:r w:rsidR="007539B8" w:rsidRPr="00D3520F">
        <w:rPr>
          <w:rFonts w:asciiTheme="majorBidi" w:hAnsiTheme="majorBidi" w:cstheme="majorBidi"/>
          <w:color w:val="000000"/>
        </w:rPr>
        <w:t xml:space="preserve"> peuvent être soit </w:t>
      </w:r>
      <w:r w:rsidR="00D20F43" w:rsidRPr="00D3520F">
        <w:rPr>
          <w:rFonts w:asciiTheme="majorBidi" w:hAnsiTheme="majorBidi" w:cstheme="majorBidi"/>
          <w:color w:val="000000"/>
        </w:rPr>
        <w:t>enregistré</w:t>
      </w:r>
      <w:r w:rsidR="00874669" w:rsidRPr="00D3520F">
        <w:rPr>
          <w:rFonts w:asciiTheme="majorBidi" w:hAnsiTheme="majorBidi" w:cstheme="majorBidi"/>
          <w:color w:val="000000"/>
        </w:rPr>
        <w:t>s</w:t>
      </w:r>
      <w:r w:rsidR="00D20F43" w:rsidRPr="00D3520F">
        <w:rPr>
          <w:rFonts w:asciiTheme="majorBidi" w:hAnsiTheme="majorBidi" w:cstheme="majorBidi"/>
          <w:color w:val="000000"/>
        </w:rPr>
        <w:t xml:space="preserve"> dans un serveur (Chanel name server CNS)</w:t>
      </w:r>
      <w:r w:rsidR="007539B8" w:rsidRPr="00D3520F">
        <w:rPr>
          <w:rFonts w:asciiTheme="majorBidi" w:hAnsiTheme="majorBidi" w:cstheme="majorBidi"/>
          <w:color w:val="000000"/>
        </w:rPr>
        <w:t xml:space="preserve"> </w:t>
      </w:r>
      <w:r w:rsidR="00D00E8C" w:rsidRPr="00D3520F">
        <w:rPr>
          <w:rFonts w:asciiTheme="majorBidi" w:hAnsiTheme="majorBidi" w:cstheme="majorBidi"/>
          <w:color w:val="000000"/>
        </w:rPr>
        <w:t>com</w:t>
      </w:r>
      <w:r w:rsidR="004F3F43">
        <w:rPr>
          <w:rFonts w:asciiTheme="majorBidi" w:hAnsiTheme="majorBidi" w:cstheme="majorBidi"/>
          <w:color w:val="000000"/>
        </w:rPr>
        <w:t>me le registre RMI, ce serveur garde pour chaque canal un nom propre a lui, et les autre nœuds doivent enregistrée au prés de ce canal dans l’une des extrémités en respectant bien sur le nombre maximal de chaque extrémité qui il soit One2Net ou Any2Net.</w:t>
      </w:r>
    </w:p>
    <w:p w:rsidR="00D3520F" w:rsidRDefault="00D3520F">
      <w:pPr>
        <w:rPr>
          <w:rFonts w:asciiTheme="majorBidi" w:hAnsiTheme="majorBidi" w:cstheme="majorBidi"/>
          <w:color w:val="000000"/>
        </w:rPr>
      </w:pPr>
      <w:r>
        <w:rPr>
          <w:rFonts w:asciiTheme="majorBidi" w:hAnsiTheme="majorBidi" w:cstheme="majorBidi"/>
          <w:color w:val="000000"/>
        </w:rPr>
        <w:br w:type="page"/>
      </w:r>
    </w:p>
    <w:p w:rsidR="00C61A25" w:rsidRPr="00D3520F" w:rsidRDefault="00D20F43" w:rsidP="00D00E8C">
      <w:pPr>
        <w:rPr>
          <w:rFonts w:asciiTheme="majorBidi" w:hAnsiTheme="majorBidi" w:cstheme="majorBidi"/>
          <w:color w:val="000000"/>
        </w:rPr>
      </w:pPr>
      <w:r w:rsidRPr="00D3520F">
        <w:rPr>
          <w:rFonts w:asciiTheme="majorBidi" w:hAnsiTheme="majorBidi" w:cstheme="majorBidi"/>
          <w:color w:val="000000"/>
        </w:rPr>
        <w:lastRenderedPageBreak/>
        <w:t xml:space="preserve">Ce diagramme présente </w:t>
      </w:r>
      <w:r w:rsidR="00D00E8C" w:rsidRPr="00D3520F">
        <w:rPr>
          <w:rFonts w:asciiTheme="majorBidi" w:hAnsiTheme="majorBidi" w:cstheme="majorBidi"/>
          <w:color w:val="000000"/>
        </w:rPr>
        <w:t>le</w:t>
      </w:r>
      <w:r w:rsidRPr="00D3520F">
        <w:rPr>
          <w:rFonts w:asciiTheme="majorBidi" w:hAnsiTheme="majorBidi" w:cstheme="majorBidi"/>
          <w:color w:val="000000"/>
        </w:rPr>
        <w:t xml:space="preserve"> mécanisme</w:t>
      </w:r>
      <w:r w:rsidR="00D00E8C" w:rsidRPr="00D3520F">
        <w:rPr>
          <w:rFonts w:asciiTheme="majorBidi" w:hAnsiTheme="majorBidi" w:cstheme="majorBidi"/>
          <w:color w:val="000000"/>
        </w:rPr>
        <w:t xml:space="preserve"> de CNS</w:t>
      </w:r>
      <w:r w:rsidRPr="00D3520F">
        <w:rPr>
          <w:rFonts w:asciiTheme="majorBidi" w:hAnsiTheme="majorBidi" w:cstheme="majorBidi"/>
          <w:color w:val="000000"/>
        </w:rPr>
        <w:t>:</w:t>
      </w:r>
    </w:p>
    <w:p w:rsidR="00C61A25" w:rsidRPr="001D5212" w:rsidRDefault="008B6E02">
      <w:pPr>
        <w:rPr>
          <w:rFonts w:ascii="Arial" w:hAnsi="Arial" w:cs="Arial"/>
          <w:color w:val="000000"/>
          <w:sz w:val="21"/>
          <w:szCs w:val="22"/>
        </w:rPr>
      </w:pPr>
      <w:r w:rsidRPr="008B6E02">
        <w:rPr>
          <w:noProof/>
        </w:rPr>
        <w:pict>
          <v:group id="_x0000_s2354" style="position:absolute;margin-left:20.95pt;margin-top:13.3pt;width:369pt;height:186.4pt;z-index:251886592" coordorigin="1836,2200" coordsize="7380,3728">
            <v:roundrect id="Rounded Rectangle 14" o:spid="_x0000_s2241" style="position:absolute;left:1986;top:2200;width:1425;height:1800;v-text-anchor:middle" arcsize="10923f" o:regroupid="6" o:gfxdata="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LBpby5AAAA2wAA&#10;AA8AAAAAAAAAAQAgAAAAIgAAAGRycy9kb3ducmV2LnhtbFBLAQIUABQAAAAIAIdO4kAzLwWeOwAA&#10;ADkAAAAQAAAAAAAAAAEAIAAAAAgBAABkcnMvc2hhcGV4bWwueG1sUEsFBgAAAAAGAAYAWwEAALID&#10;AAAAAA==&#10;" strokecolor="#f79646" strokeweight="2pt">
              <v:textbox style="mso-next-textbox:#Rounded Rectangle 14">
                <w:txbxContent>
                  <w:p w:rsidR="004108CE" w:rsidRDefault="004108CE" w:rsidP="00874669">
                    <w:pPr>
                      <w:jc w:val="center"/>
                    </w:pPr>
                    <w:r>
                      <w:t>CNS</w:t>
                    </w:r>
                  </w:p>
                  <w:p w:rsidR="004108CE" w:rsidRDefault="004108CE" w:rsidP="00874669">
                    <w:pPr>
                      <w:jc w:val="center"/>
                    </w:pPr>
                    <w:r>
                      <w:t>“name” Q 42</w:t>
                    </w:r>
                  </w:p>
                </w:txbxContent>
              </v:textbox>
            </v:roundrect>
            <v:roundrect id="Rounded Rectangle 20" o:spid="_x0000_s2242" style="position:absolute;left:4551;top:2200;width:1425;height:1800;v-text-anchor:middle" arcsize="10923f" o:regroupid="6" o:gfxdata="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DlmkCtwAAANsAAAAP&#10;AAAAAAAAAAEAIAAAACIAAABkcnMvZG93bnJldi54bWxQSwECFAAUAAAACACHTuJAMy8FnjsAAAA5&#10;AAAAEAAAAAAAAAABACAAAAAGAQAAZHJzL3NoYXBleG1sLnhtbFBLBQYAAAAABgAGAFsBAACwAwAA&#10;AAA=&#10;" strokecolor="#f79646" strokeweight="2pt">
              <v:textbox style="mso-next-textbox:#Rounded Rectangle 20">
                <w:txbxContent>
                  <w:p w:rsidR="004108CE" w:rsidRDefault="004108CE" w:rsidP="00874669">
                    <w:pPr>
                      <w:jc w:val="center"/>
                    </w:pPr>
                    <w:r>
                      <w:t xml:space="preserve">Q    </w:t>
                    </w:r>
                  </w:p>
                  <w:p w:rsidR="004108CE" w:rsidRDefault="004108CE" w:rsidP="00874669">
                    <w:pPr>
                      <w:jc w:val="center"/>
                    </w:pPr>
                    <w:r>
                      <w:t>Processus  sever</w:t>
                    </w:r>
                  </w:p>
                </w:txbxContent>
              </v:textbox>
            </v:roundrect>
            <v:roundrect id="Rounded Rectangle 22" o:spid="_x0000_s2243" style="position:absolute;left:7446;top:2200;width:1425;height:1800;v-text-anchor:middle" arcsize="10923f" o:regroupid="6" o:gfxdata="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IUu68AAAA&#10;2wAAAA8AAAAAAAAAAQAgAAAAIgAAAGRycy9kb3ducmV2LnhtbFBLAQIUABQAAAAIAIdO4kAzLwWe&#10;OwAAADkAAAAQAAAAAAAAAAEAIAAAAAsBAABkcnMvc2hhcGV4bWwueG1sUEsFBgAAAAAGAAYAWwEA&#10;ALUDAAAAAA==&#10;" strokecolor="#f79646" strokeweight="2pt">
              <v:textbox style="mso-next-textbox:#Rounded Rectangle 22">
                <w:txbxContent>
                  <w:p w:rsidR="004108CE" w:rsidRDefault="004108CE" w:rsidP="00874669">
                    <w:pPr>
                      <w:jc w:val="center"/>
                    </w:pPr>
                    <w:r>
                      <w:t>P</w:t>
                    </w:r>
                  </w:p>
                  <w:p w:rsidR="004108CE" w:rsidRDefault="004108CE" w:rsidP="00874669">
                    <w:pPr>
                      <w:jc w:val="center"/>
                      <w:rPr>
                        <w:lang w:val="en-US"/>
                      </w:rPr>
                    </w:pPr>
                    <w:r>
                      <w:t>Processus Client</w:t>
                    </w:r>
                  </w:p>
                </w:txbxContent>
              </v:textbox>
            </v:roundrect>
            <v:roundrect id="Rounded Rectangle 23" o:spid="_x0000_s2244" style="position:absolute;left:1836;top:5809;width:7380;height:119;v-text-anchor:middle" arcsize="10923f" o:regroupid="6" o:gfxdata="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ndFougAAANsA&#10;AAAPAAAAAAAAAAEAIAAAACIAAABkcnMvZG93bnJldi54bWxQSwECFAAUAAAACACHTuJAMy8FnjsA&#10;AAA5AAAAEAAAAAAAAAABACAAAAAJAQAAZHJzL3NoYXBleG1sLnhtbFBLBQYAAAAABgAGAFsBAACz&#10;AwAAAAA=&#10;" fillcolor="#4f81bd" strokecolor="#385d8a" strokeweight="2pt"/>
            <v:line id="Straight Connector 24" o:spid="_x0000_s2245" style="position:absolute" from="2699,4020" to="2699,5809" o:regroupid="6" o:gfxdata="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BpXO8AAAA&#10;2wAAAA8AAAAAAAAAAQAgAAAAIgAAAGRycy9kb3ducmV2LnhtbFBLAQIUABQAAAAIAIdO4kAzLwWe&#10;OwAAADkAAAAQAAAAAAAAAAEAIAAAAAsBAABkcnMvc2hhcGV4bWwueG1sUEsFBgAAAAAGAAYAWwEA&#10;ALUDAAAAAA==&#10;" strokecolor="#4a7ebb"/>
            <v:line id="Straight Connector 25" o:spid="_x0000_s2246" style="position:absolute" from="5264,4020" to="5271,5928" o:regroupid="6" o:gfxdata="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DQDovQAA&#10;ANsAAAAPAAAAAAAAAAEAIAAAACIAAABkcnMvZG93bnJldi54bWxQSwECFAAUAAAACACHTuJAMy8F&#10;njsAAAA5AAAAEAAAAAAAAAABACAAAAAMAQAAZHJzL3NoYXBleG1sLnhtbFBLBQYAAAAABgAGAFsB&#10;AAC2AwAAAAA=&#10;" strokecolor="#4a7ebb"/>
            <v:line id="Straight Connector 26" o:spid="_x0000_s2247" style="position:absolute" from="8159,4020" to="8159,5809" o:regroupid="6" o:gfxdata="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t+en7sAAADb&#10;AAAADwAAAAAAAAABACAAAAAiAAAAZHJzL2Rvd25yZXYueG1sUEsBAhQAFAAAAAgAh07iQDMvBZ47&#10;AAAAOQAAABAAAAAAAAAAAQAgAAAACgEAAGRycy9zaGFwZXhtbC54bWxQSwUGAAAAAAYABgBbAQAA&#10;tAMAAAAA&#10;" strokecolor="#4a7ebb"/>
            <v:rect id="Rectangle 31" o:spid="_x0000_s2251" style="position:absolute;left:5571;top:5029;width:735;height:450;v-text-anchor:middle" o:regroupid="6" o:gfxdata="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cIFvvQAA&#10;ANsAAAAPAAAAAAAAAAEAIAAAACIAAABkcnMvZG93bnJldi54bWxQSwECFAAUAAAACACHTuJAMy8F&#10;njsAAAA5AAAAEAAAAAAAAAABACAAAAAMAQAAZHJzL3NoYXBleG1sLnhtbFBLBQYAAAAABgAGAFsB&#10;AAC2AwAAAAA=&#10;" strokeweight="2pt">
              <v:stroke joinstyle="round"/>
              <v:textbox>
                <w:txbxContent>
                  <w:p w:rsidR="004108CE" w:rsidRDefault="004108CE" w:rsidP="00874669">
                    <w:pPr>
                      <w:jc w:val="center"/>
                    </w:pPr>
                    <w:r>
                      <w:t>2</w:t>
                    </w:r>
                  </w:p>
                </w:txbxContent>
              </v:textbox>
            </v:rect>
            <v:rect id="Rectangle 32" o:spid="_x0000_s2252" style="position:absolute;left:3711;top:4327;width:735;height:450;v-text-anchor:middle" o:regroupid="6" o:gfxdata="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h8YvQAA&#10;ANsAAAAPAAAAAAAAAAEAIAAAACIAAABkcnMvZG93bnJldi54bWxQSwECFAAUAAAACACHTuJAMy8F&#10;njsAAAA5AAAAEAAAAAAAAAABACAAAAAMAQAAZHJzL3NoYXBleG1sLnhtbFBLBQYAAAAABgAGAFsB&#10;AAC2AwAAAAA=&#10;" strokeweight="2pt">
              <v:stroke joinstyle="round"/>
              <v:textbox>
                <w:txbxContent>
                  <w:p w:rsidR="004108CE" w:rsidRDefault="004108CE" w:rsidP="00874669">
                    <w:pPr>
                      <w:jc w:val="center"/>
                    </w:pPr>
                    <w:r>
                      <w:t>1</w:t>
                    </w:r>
                  </w:p>
                </w:txbxContent>
              </v:textbox>
            </v:rect>
            <v:rect id="Rectangle 33" o:spid="_x0000_s2253" style="position:absolute;left:6216;top:2407;width:735;height:450;v-text-anchor:middle" o:regroupid="6" o:gfxdata="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7rqDvQAA&#10;ANsAAAAPAAAAAAAAAAEAIAAAACIAAABkcnMvZG93bnJldi54bWxQSwECFAAUAAAACACHTuJAMy8F&#10;njsAAAA5AAAAEAAAAAAAAAABACAAAAAMAQAAZHJzL3NoYXBleG1sLnhtbFBLBQYAAAAABgAGAFsB&#10;AAC2AwAAAAA=&#10;" strokeweight="2pt">
              <v:stroke joinstyle="round"/>
              <v:textbox style="mso-next-textbox:#Rectangle 33">
                <w:txbxContent>
                  <w:p w:rsidR="004108CE" w:rsidRDefault="004108CE" w:rsidP="00874669">
                    <w:pPr>
                      <w:jc w:val="center"/>
                    </w:pPr>
                    <w:r>
                      <w:t>3</w:t>
                    </w:r>
                  </w:p>
                </w:txbxContent>
              </v:textbox>
            </v:rect>
            <v:shapetype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_x0000_s2309" type="#_x0000_t104" style="position:absolute;left:2326;top:4020;width:5949;height:1577" o:regroupid="6" adj="19592,20934,2876"/>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_x0000_s2310" type="#_x0000_t105" style="position:absolute;left:2411;top:4000;width:3299;height:887;rotation:180" o:regroupid="6" adj="17152,20133,13076"/>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_x0000_s2353" type="#_x0000_t69" style="position:absolute;left:5976;top:3014;width:1470;height:143"/>
          </v:group>
        </w:pict>
      </w:r>
      <w:r w:rsidRPr="008B6E02">
        <w:rPr>
          <w:noProof/>
        </w:rPr>
        <w:pict>
          <v:shape id="_x0000_s2351" type="#_x0000_t202" style="position:absolute;margin-left:20.95pt;margin-top:204.2pt;width:369pt;height:.05pt;z-index:251869184" stroked="f">
            <v:textbox style="mso-fit-shape-to-text:t" inset="0,0,0,0">
              <w:txbxContent>
                <w:p w:rsidR="004108CE" w:rsidRPr="00354290" w:rsidRDefault="004108CE" w:rsidP="00DB4D86">
                  <w:pPr>
                    <w:pStyle w:val="Lgende"/>
                    <w:jc w:val="center"/>
                    <w:rPr>
                      <w:rFonts w:ascii="Arial" w:hAnsi="Arial" w:cs="Arial"/>
                      <w:noProof/>
                      <w:color w:val="000000"/>
                      <w:sz w:val="21"/>
                    </w:rPr>
                  </w:pPr>
                  <w:bookmarkStart w:id="77" w:name="_Toc517734536"/>
                  <w:r>
                    <w:t xml:space="preserve">Figure </w:t>
                  </w:r>
                  <w:fldSimple w:instr=" SEQ Figure \* ARABIC ">
                    <w:r>
                      <w:rPr>
                        <w:noProof/>
                      </w:rPr>
                      <w:t>7</w:t>
                    </w:r>
                  </w:fldSimple>
                  <w:r>
                    <w:t xml:space="preserve"> </w:t>
                  </w:r>
                  <w:r w:rsidRPr="00E12B04">
                    <w:t>Création des canaux a partir de CNS</w:t>
                  </w:r>
                  <w:bookmarkEnd w:id="77"/>
                </w:p>
              </w:txbxContent>
            </v:textbox>
          </v:shape>
        </w:pict>
      </w: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DB4D86" w:rsidRDefault="00DB4D86">
      <w:pPr>
        <w:rPr>
          <w:rFonts w:asciiTheme="majorBidi" w:hAnsiTheme="majorBidi" w:cstheme="majorBidi"/>
          <w:color w:val="000000"/>
        </w:rPr>
      </w:pPr>
    </w:p>
    <w:p w:rsidR="00C61A25" w:rsidRPr="00D3520F" w:rsidRDefault="00D20F43">
      <w:pPr>
        <w:rPr>
          <w:rFonts w:asciiTheme="majorBidi" w:hAnsiTheme="majorBidi" w:cstheme="majorBidi"/>
          <w:color w:val="000000"/>
        </w:rPr>
      </w:pPr>
      <w:r w:rsidRPr="00D3520F">
        <w:rPr>
          <w:rFonts w:asciiTheme="majorBidi" w:hAnsiTheme="majorBidi" w:cstheme="majorBidi"/>
          <w:color w:val="000000"/>
        </w:rPr>
        <w:t>1) le serveur demande au CNS d ‘ouvrir un cana</w:t>
      </w:r>
      <w:r w:rsidR="00874669" w:rsidRPr="00D3520F">
        <w:rPr>
          <w:rFonts w:asciiTheme="majorBidi" w:hAnsiTheme="majorBidi" w:cstheme="majorBidi"/>
          <w:color w:val="000000"/>
        </w:rPr>
        <w:t>l</w:t>
      </w:r>
      <w:r w:rsidRPr="00D3520F">
        <w:rPr>
          <w:rFonts w:asciiTheme="majorBidi" w:hAnsiTheme="majorBidi" w:cstheme="majorBidi"/>
          <w:color w:val="000000"/>
        </w:rPr>
        <w:t xml:space="preserve"> sur le numéro virtuel 42 </w:t>
      </w:r>
    </w:p>
    <w:p w:rsidR="00C61A25" w:rsidRPr="00D3520F" w:rsidRDefault="00D20F43">
      <w:pPr>
        <w:rPr>
          <w:rFonts w:asciiTheme="majorBidi" w:hAnsiTheme="majorBidi" w:cstheme="majorBidi"/>
          <w:color w:val="000000"/>
        </w:rPr>
      </w:pPr>
      <w:r w:rsidRPr="00D3520F">
        <w:rPr>
          <w:rFonts w:asciiTheme="majorBidi" w:hAnsiTheme="majorBidi" w:cstheme="majorBidi"/>
          <w:color w:val="000000"/>
        </w:rPr>
        <w:t xml:space="preserve">2) et le client demande la connexion au canal 42 </w:t>
      </w:r>
    </w:p>
    <w:p w:rsidR="00C61A25" w:rsidRPr="00D3520F" w:rsidRDefault="00D20F43">
      <w:pPr>
        <w:rPr>
          <w:rFonts w:asciiTheme="majorBidi" w:hAnsiTheme="majorBidi" w:cstheme="majorBidi"/>
          <w:color w:val="000000"/>
        </w:rPr>
      </w:pPr>
      <w:r w:rsidRPr="00D3520F">
        <w:rPr>
          <w:rFonts w:asciiTheme="majorBidi" w:hAnsiTheme="majorBidi" w:cstheme="majorBidi"/>
          <w:color w:val="000000"/>
        </w:rPr>
        <w:t>3) le client envoi au serveur les données sur le canal 42</w:t>
      </w:r>
    </w:p>
    <w:p w:rsidR="00C61A25" w:rsidRDefault="00D00E8C" w:rsidP="00031B01">
      <w:pPr>
        <w:rPr>
          <w:rFonts w:asciiTheme="majorBidi" w:hAnsiTheme="majorBidi" w:cstheme="majorBidi"/>
          <w:color w:val="000000"/>
        </w:rPr>
      </w:pPr>
      <w:r w:rsidRPr="00D3520F">
        <w:rPr>
          <w:rFonts w:asciiTheme="majorBidi" w:hAnsiTheme="majorBidi" w:cstheme="majorBidi"/>
          <w:color w:val="000000"/>
        </w:rPr>
        <w:t>L’intérêt de CNS et que la création de</w:t>
      </w:r>
      <w:r w:rsidR="008F5F88">
        <w:rPr>
          <w:rFonts w:asciiTheme="majorBidi" w:hAnsiTheme="majorBidi" w:cstheme="majorBidi"/>
          <w:color w:val="000000"/>
        </w:rPr>
        <w:t>s</w:t>
      </w:r>
      <w:r w:rsidRPr="00D3520F">
        <w:rPr>
          <w:rFonts w:asciiTheme="majorBidi" w:hAnsiTheme="majorBidi" w:cstheme="majorBidi"/>
          <w:color w:val="000000"/>
        </w:rPr>
        <w:t xml:space="preserve"> cana</w:t>
      </w:r>
      <w:r w:rsidR="008F5F88">
        <w:rPr>
          <w:rFonts w:asciiTheme="majorBidi" w:hAnsiTheme="majorBidi" w:cstheme="majorBidi"/>
          <w:color w:val="000000"/>
        </w:rPr>
        <w:t>ux</w:t>
      </w:r>
      <w:r w:rsidRPr="00D3520F">
        <w:rPr>
          <w:rFonts w:asciiTheme="majorBidi" w:hAnsiTheme="majorBidi" w:cstheme="majorBidi"/>
          <w:color w:val="000000"/>
        </w:rPr>
        <w:t xml:space="preserve"> se fait par une inst</w:t>
      </w:r>
      <w:r w:rsidR="008F5F88">
        <w:rPr>
          <w:rFonts w:asciiTheme="majorBidi" w:hAnsiTheme="majorBidi" w:cstheme="majorBidi"/>
          <w:color w:val="000000"/>
        </w:rPr>
        <w:t>ru</w:t>
      </w:r>
      <w:r w:rsidRPr="00D3520F">
        <w:rPr>
          <w:rFonts w:asciiTheme="majorBidi" w:hAnsiTheme="majorBidi" w:cstheme="majorBidi"/>
          <w:color w:val="000000"/>
        </w:rPr>
        <w:t>ction qui accepte en paramètre le nom de canal comme dans le registre RMI, ce canal est crée sans connaitre l’adresse IP ou le porte ou le numéro v</w:t>
      </w:r>
      <w:r w:rsidR="00031B01">
        <w:rPr>
          <w:rFonts w:asciiTheme="majorBidi" w:hAnsiTheme="majorBidi" w:cstheme="majorBidi"/>
          <w:color w:val="000000"/>
        </w:rPr>
        <w:t>i</w:t>
      </w:r>
      <w:r w:rsidRPr="00D3520F">
        <w:rPr>
          <w:rFonts w:asciiTheme="majorBidi" w:hAnsiTheme="majorBidi" w:cstheme="majorBidi"/>
          <w:color w:val="000000"/>
        </w:rPr>
        <w:t>rtuel</w:t>
      </w:r>
      <w:r w:rsidR="008F5F88">
        <w:rPr>
          <w:rFonts w:asciiTheme="majorBidi" w:hAnsiTheme="majorBidi" w:cstheme="majorBidi"/>
          <w:color w:val="000000"/>
        </w:rPr>
        <w:t>, mais avant sa il faut que l’application initialise un</w:t>
      </w:r>
      <w:r w:rsidR="00031B01">
        <w:rPr>
          <w:rFonts w:asciiTheme="majorBidi" w:hAnsiTheme="majorBidi" w:cstheme="majorBidi"/>
          <w:color w:val="000000"/>
        </w:rPr>
        <w:t>e</w:t>
      </w:r>
      <w:r w:rsidR="008F5F88">
        <w:rPr>
          <w:rFonts w:asciiTheme="majorBidi" w:hAnsiTheme="majorBidi" w:cstheme="majorBidi"/>
          <w:color w:val="000000"/>
        </w:rPr>
        <w:t xml:space="preserve"> connexion avec le CNS</w:t>
      </w:r>
      <w:r w:rsidRPr="00D3520F">
        <w:rPr>
          <w:rFonts w:asciiTheme="majorBidi" w:hAnsiTheme="majorBidi" w:cstheme="majorBidi"/>
          <w:color w:val="000000"/>
        </w:rPr>
        <w:t>.</w:t>
      </w:r>
    </w:p>
    <w:p w:rsidR="00D73237" w:rsidRDefault="00031B01" w:rsidP="004C73D7">
      <w:r>
        <w:rPr>
          <w:rFonts w:asciiTheme="majorBidi" w:hAnsiTheme="majorBidi" w:cstheme="majorBidi"/>
          <w:b/>
          <w:bCs/>
          <w:color w:val="000000"/>
        </w:rPr>
        <w:t>Canal Anonyme</w:t>
      </w:r>
      <w:r w:rsidR="008F5F88" w:rsidRPr="00D3520F">
        <w:rPr>
          <w:rFonts w:asciiTheme="majorBidi" w:hAnsiTheme="majorBidi" w:cstheme="majorBidi"/>
          <w:b/>
          <w:bCs/>
          <w:color w:val="000000"/>
        </w:rPr>
        <w:t xml:space="preserve"> : </w:t>
      </w:r>
      <w:r w:rsidR="008F5F88" w:rsidRPr="00D3520F">
        <w:rPr>
          <w:rFonts w:asciiTheme="majorBidi" w:hAnsiTheme="majorBidi" w:cstheme="majorBidi"/>
          <w:color w:val="000000"/>
        </w:rPr>
        <w:t xml:space="preserve">on peut ne pas utiliser un CNS, </w:t>
      </w:r>
      <w:r>
        <w:rPr>
          <w:rFonts w:asciiTheme="majorBidi" w:hAnsiTheme="majorBidi" w:cstheme="majorBidi"/>
          <w:color w:val="000000"/>
        </w:rPr>
        <w:t xml:space="preserve">a la place en peut crée un canal de type Client direct ver un canal de type serveur, en dentent a ce canal </w:t>
      </w:r>
      <w:r w:rsidR="00D73237">
        <w:rPr>
          <w:rFonts w:asciiTheme="majorBidi" w:hAnsiTheme="majorBidi" w:cstheme="majorBidi"/>
          <w:color w:val="000000"/>
        </w:rPr>
        <w:t>soit un</w:t>
      </w:r>
      <w:r w:rsidR="008F5F88" w:rsidRPr="00D3520F">
        <w:rPr>
          <w:rFonts w:asciiTheme="majorBidi" w:hAnsiTheme="majorBidi" w:cstheme="majorBidi"/>
          <w:color w:val="000000"/>
        </w:rPr>
        <w:t xml:space="preserve"> objet de type </w:t>
      </w:r>
      <w:r w:rsidR="00DA2059">
        <w:t xml:space="preserve">TCPIPNodeAddress et un numéro virtuel </w:t>
      </w:r>
      <w:r w:rsidR="00D73237">
        <w:rPr>
          <w:rFonts w:asciiTheme="majorBidi" w:hAnsiTheme="majorBidi" w:cstheme="majorBidi"/>
          <w:color w:val="000000"/>
        </w:rPr>
        <w:t>ou bien</w:t>
      </w:r>
      <w:r w:rsidR="00DA2059">
        <w:rPr>
          <w:rFonts w:asciiTheme="majorBidi" w:hAnsiTheme="majorBidi" w:cstheme="majorBidi"/>
          <w:color w:val="000000"/>
        </w:rPr>
        <w:t xml:space="preserve"> </w:t>
      </w:r>
      <w:r w:rsidR="00DA2059">
        <w:t>NodeID et un numéro virtuel</w:t>
      </w:r>
      <w:r w:rsidR="00D73237">
        <w:t>,</w:t>
      </w:r>
      <w:r w:rsidR="00DA2059">
        <w:t xml:space="preserve"> </w:t>
      </w:r>
      <w:r w:rsidR="004C73D7">
        <w:t xml:space="preserve">ou tout </w:t>
      </w:r>
      <w:r w:rsidR="00F91E58">
        <w:t>simplement</w:t>
      </w:r>
      <w:r w:rsidR="004C73D7">
        <w:t xml:space="preserve"> </w:t>
      </w:r>
      <w:r w:rsidR="004C73D7" w:rsidRPr="00C76985">
        <w:rPr>
          <w:color w:val="000000"/>
        </w:rPr>
        <w:t>NetChannelLocation</w:t>
      </w:r>
      <w:r w:rsidR="00DA2059">
        <w:t xml:space="preserve">. </w:t>
      </w:r>
    </w:p>
    <w:p w:rsidR="008F5F88" w:rsidRPr="008F5F88" w:rsidRDefault="008F5F88">
      <w:pPr>
        <w:rPr>
          <w:rFonts w:asciiTheme="majorBidi" w:hAnsiTheme="majorBidi" w:cstheme="majorBidi"/>
          <w:b/>
          <w:bCs/>
          <w:color w:val="000000"/>
          <w:u w:val="single"/>
        </w:rPr>
      </w:pPr>
      <w:r w:rsidRPr="008F5F88">
        <w:rPr>
          <w:rFonts w:asciiTheme="majorBidi" w:hAnsiTheme="majorBidi" w:cstheme="majorBidi"/>
          <w:b/>
          <w:bCs/>
          <w:color w:val="000000"/>
          <w:u w:val="single"/>
        </w:rPr>
        <w:t>Type des canaux :</w:t>
      </w:r>
    </w:p>
    <w:p w:rsidR="00C61A25" w:rsidRPr="00D3520F" w:rsidRDefault="00D20F43">
      <w:pPr>
        <w:rPr>
          <w:rFonts w:asciiTheme="majorBidi" w:hAnsiTheme="majorBidi" w:cstheme="majorBidi"/>
          <w:color w:val="000000"/>
        </w:rPr>
      </w:pPr>
      <w:r w:rsidRPr="00D3520F">
        <w:rPr>
          <w:rFonts w:asciiTheme="majorBidi" w:hAnsiTheme="majorBidi" w:cstheme="majorBidi"/>
          <w:color w:val="000000"/>
        </w:rPr>
        <w:t>Les type</w:t>
      </w:r>
      <w:r w:rsidR="007527AD" w:rsidRPr="00D3520F">
        <w:rPr>
          <w:rFonts w:asciiTheme="majorBidi" w:hAnsiTheme="majorBidi" w:cstheme="majorBidi"/>
          <w:color w:val="000000"/>
        </w:rPr>
        <w:t>s</w:t>
      </w:r>
      <w:r w:rsidRPr="00D3520F">
        <w:rPr>
          <w:rFonts w:asciiTheme="majorBidi" w:hAnsiTheme="majorBidi" w:cstheme="majorBidi"/>
          <w:color w:val="000000"/>
        </w:rPr>
        <w:t xml:space="preserve"> de canaux réseau</w:t>
      </w:r>
      <w:r w:rsidR="00874669" w:rsidRPr="00D3520F">
        <w:rPr>
          <w:rFonts w:asciiTheme="majorBidi" w:hAnsiTheme="majorBidi" w:cstheme="majorBidi"/>
          <w:color w:val="000000"/>
        </w:rPr>
        <w:t>x</w:t>
      </w:r>
      <w:r w:rsidRPr="00D3520F">
        <w:rPr>
          <w:rFonts w:asciiTheme="majorBidi" w:hAnsiTheme="majorBidi" w:cstheme="majorBidi"/>
          <w:color w:val="000000"/>
        </w:rPr>
        <w:t xml:space="preserve"> en plus des canaux locaux vu</w:t>
      </w:r>
      <w:r w:rsidR="007527AD" w:rsidRPr="00D3520F">
        <w:rPr>
          <w:rFonts w:asciiTheme="majorBidi" w:hAnsiTheme="majorBidi" w:cstheme="majorBidi"/>
          <w:color w:val="000000"/>
        </w:rPr>
        <w:t>s</w:t>
      </w:r>
      <w:r w:rsidRPr="00D3520F">
        <w:rPr>
          <w:rFonts w:asciiTheme="majorBidi" w:hAnsiTheme="majorBidi" w:cstheme="majorBidi"/>
          <w:color w:val="000000"/>
        </w:rPr>
        <w:t xml:space="preserve"> précédemment sont</w:t>
      </w:r>
      <w:r w:rsidR="00874669" w:rsidRPr="00D3520F">
        <w:rPr>
          <w:rFonts w:asciiTheme="majorBidi" w:hAnsiTheme="majorBidi" w:cstheme="majorBidi"/>
          <w:color w:val="000000"/>
        </w:rPr>
        <w:t> :</w:t>
      </w:r>
    </w:p>
    <w:p w:rsidR="00292CDB" w:rsidRPr="00D3520F" w:rsidRDefault="00292CDB" w:rsidP="0048038F">
      <w:pPr>
        <w:pStyle w:val="Paragraphedeliste"/>
        <w:numPr>
          <w:ilvl w:val="0"/>
          <w:numId w:val="4"/>
        </w:numPr>
        <w:rPr>
          <w:rFonts w:asciiTheme="majorBidi" w:hAnsiTheme="majorBidi" w:cstheme="majorBidi"/>
          <w:color w:val="000000"/>
        </w:rPr>
      </w:pPr>
      <w:r w:rsidRPr="00D3520F">
        <w:rPr>
          <w:rFonts w:asciiTheme="majorBidi" w:hAnsiTheme="majorBidi" w:cstheme="majorBidi"/>
          <w:color w:val="000000"/>
        </w:rPr>
        <w:t>One2netchannel</w:t>
      </w:r>
      <w:r w:rsidR="00874669" w:rsidRPr="00D3520F">
        <w:rPr>
          <w:rFonts w:asciiTheme="majorBidi" w:hAnsiTheme="majorBidi" w:cstheme="majorBidi"/>
          <w:color w:val="000000"/>
        </w:rPr>
        <w:t xml:space="preserve"> : </w:t>
      </w:r>
      <w:r w:rsidR="00D00E8C" w:rsidRPr="00D3520F">
        <w:rPr>
          <w:rFonts w:asciiTheme="majorBidi" w:hAnsiTheme="majorBidi" w:cstheme="majorBidi"/>
          <w:color w:val="000000"/>
        </w:rPr>
        <w:t xml:space="preserve">un canal qui donne a la </w:t>
      </w:r>
      <w:r w:rsidRPr="00D3520F">
        <w:rPr>
          <w:rFonts w:asciiTheme="majorBidi" w:hAnsiTheme="majorBidi" w:cstheme="majorBidi"/>
          <w:color w:val="000000"/>
        </w:rPr>
        <w:t xml:space="preserve">machine </w:t>
      </w:r>
      <w:r w:rsidR="00D00E8C" w:rsidRPr="00D3520F">
        <w:rPr>
          <w:rFonts w:asciiTheme="majorBidi" w:hAnsiTheme="majorBidi" w:cstheme="majorBidi"/>
          <w:color w:val="000000"/>
        </w:rPr>
        <w:t>la possibilité d’</w:t>
      </w:r>
      <w:r w:rsidRPr="00D3520F">
        <w:rPr>
          <w:rFonts w:asciiTheme="majorBidi" w:hAnsiTheme="majorBidi" w:cstheme="majorBidi"/>
          <w:color w:val="000000"/>
        </w:rPr>
        <w:t>écri</w:t>
      </w:r>
      <w:r w:rsidR="00874669" w:rsidRPr="00D3520F">
        <w:rPr>
          <w:rFonts w:asciiTheme="majorBidi" w:hAnsiTheme="majorBidi" w:cstheme="majorBidi"/>
          <w:color w:val="000000"/>
        </w:rPr>
        <w:t>r</w:t>
      </w:r>
      <w:r w:rsidRPr="00D3520F">
        <w:rPr>
          <w:rFonts w:asciiTheme="majorBidi" w:hAnsiTheme="majorBidi" w:cstheme="majorBidi"/>
          <w:color w:val="000000"/>
        </w:rPr>
        <w:t>e sur le réseau</w:t>
      </w:r>
    </w:p>
    <w:p w:rsidR="00D00E8C" w:rsidRPr="00D3520F" w:rsidRDefault="00292CDB" w:rsidP="008F5F88">
      <w:pPr>
        <w:pStyle w:val="Paragraphedeliste"/>
        <w:numPr>
          <w:ilvl w:val="0"/>
          <w:numId w:val="4"/>
        </w:numPr>
        <w:rPr>
          <w:rFonts w:asciiTheme="majorBidi" w:hAnsiTheme="majorBidi" w:cstheme="majorBidi"/>
          <w:color w:val="000000"/>
        </w:rPr>
      </w:pPr>
      <w:r w:rsidRPr="00D3520F">
        <w:rPr>
          <w:rFonts w:asciiTheme="majorBidi" w:hAnsiTheme="majorBidi" w:cstheme="majorBidi"/>
          <w:color w:val="000000"/>
        </w:rPr>
        <w:t>Net2onechannel</w:t>
      </w:r>
      <w:r w:rsidR="00874669" w:rsidRPr="00D3520F">
        <w:rPr>
          <w:rFonts w:asciiTheme="majorBidi" w:hAnsiTheme="majorBidi" w:cstheme="majorBidi"/>
          <w:color w:val="000000"/>
        </w:rPr>
        <w:t xml:space="preserve"> : </w:t>
      </w:r>
      <w:r w:rsidR="00D00E8C" w:rsidRPr="00D3520F">
        <w:rPr>
          <w:rFonts w:asciiTheme="majorBidi" w:hAnsiTheme="majorBidi" w:cstheme="majorBidi"/>
          <w:color w:val="000000"/>
        </w:rPr>
        <w:t xml:space="preserve">un canal qui donne a la machine la possibilité de lire sur le réseau </w:t>
      </w:r>
    </w:p>
    <w:p w:rsidR="00292CDB" w:rsidRPr="00D3520F" w:rsidRDefault="00292CDB" w:rsidP="008F5F88">
      <w:pPr>
        <w:pStyle w:val="Paragraphedeliste"/>
        <w:numPr>
          <w:ilvl w:val="0"/>
          <w:numId w:val="4"/>
        </w:numPr>
        <w:rPr>
          <w:rFonts w:asciiTheme="majorBidi" w:hAnsiTheme="majorBidi" w:cstheme="majorBidi"/>
          <w:color w:val="000000"/>
        </w:rPr>
      </w:pPr>
      <w:r w:rsidRPr="00D3520F">
        <w:rPr>
          <w:rFonts w:asciiTheme="majorBidi" w:hAnsiTheme="majorBidi" w:cstheme="majorBidi"/>
          <w:color w:val="000000"/>
        </w:rPr>
        <w:t>Net2Anychannel</w:t>
      </w:r>
      <w:r w:rsidR="00874669" w:rsidRPr="00D3520F">
        <w:rPr>
          <w:rFonts w:asciiTheme="majorBidi" w:hAnsiTheme="majorBidi" w:cstheme="majorBidi"/>
          <w:color w:val="000000"/>
        </w:rPr>
        <w:t xml:space="preserve"> : </w:t>
      </w:r>
      <w:r w:rsidR="00D00E8C" w:rsidRPr="00D3520F">
        <w:rPr>
          <w:rFonts w:asciiTheme="majorBidi" w:hAnsiTheme="majorBidi" w:cstheme="majorBidi"/>
          <w:color w:val="000000"/>
        </w:rPr>
        <w:t xml:space="preserve">un canal qui donne la possibilité a </w:t>
      </w:r>
      <w:r w:rsidRPr="00D3520F">
        <w:rPr>
          <w:rFonts w:asciiTheme="majorBidi" w:hAnsiTheme="majorBidi" w:cstheme="majorBidi"/>
          <w:color w:val="000000"/>
        </w:rPr>
        <w:t>plusieurs machine</w:t>
      </w:r>
      <w:r w:rsidR="00D00E8C" w:rsidRPr="00D3520F">
        <w:rPr>
          <w:rFonts w:asciiTheme="majorBidi" w:hAnsiTheme="majorBidi" w:cstheme="majorBidi"/>
          <w:color w:val="000000"/>
        </w:rPr>
        <w:t>s</w:t>
      </w:r>
      <w:r w:rsidRPr="00D3520F">
        <w:rPr>
          <w:rFonts w:asciiTheme="majorBidi" w:hAnsiTheme="majorBidi" w:cstheme="majorBidi"/>
          <w:color w:val="000000"/>
        </w:rPr>
        <w:t xml:space="preserve"> </w:t>
      </w:r>
      <w:r w:rsidR="00D00E8C" w:rsidRPr="00D3520F">
        <w:rPr>
          <w:rFonts w:asciiTheme="majorBidi" w:hAnsiTheme="majorBidi" w:cstheme="majorBidi"/>
          <w:color w:val="000000"/>
        </w:rPr>
        <w:t>d’</w:t>
      </w:r>
      <w:r w:rsidRPr="00D3520F">
        <w:rPr>
          <w:rFonts w:asciiTheme="majorBidi" w:hAnsiTheme="majorBidi" w:cstheme="majorBidi"/>
          <w:color w:val="000000"/>
        </w:rPr>
        <w:t>écrire sur le réseau</w:t>
      </w:r>
    </w:p>
    <w:p w:rsidR="00292CDB" w:rsidRPr="00D3520F" w:rsidRDefault="00292CDB" w:rsidP="008F5F88">
      <w:pPr>
        <w:pStyle w:val="Paragraphedeliste"/>
        <w:numPr>
          <w:ilvl w:val="0"/>
          <w:numId w:val="4"/>
        </w:numPr>
        <w:rPr>
          <w:rFonts w:asciiTheme="majorBidi" w:hAnsiTheme="majorBidi" w:cstheme="majorBidi"/>
          <w:color w:val="000000"/>
        </w:rPr>
      </w:pPr>
      <w:r w:rsidRPr="00D3520F">
        <w:rPr>
          <w:rFonts w:asciiTheme="majorBidi" w:hAnsiTheme="majorBidi" w:cstheme="majorBidi"/>
          <w:color w:val="000000"/>
        </w:rPr>
        <w:t>Any2netCahnnel</w:t>
      </w:r>
      <w:r w:rsidR="00874669" w:rsidRPr="00D3520F">
        <w:rPr>
          <w:rFonts w:asciiTheme="majorBidi" w:hAnsiTheme="majorBidi" w:cstheme="majorBidi"/>
          <w:color w:val="000000"/>
        </w:rPr>
        <w:t> :</w:t>
      </w:r>
      <w:r w:rsidR="00D00E8C" w:rsidRPr="00D3520F">
        <w:rPr>
          <w:rFonts w:asciiTheme="majorBidi" w:hAnsiTheme="majorBidi" w:cstheme="majorBidi"/>
          <w:color w:val="000000"/>
        </w:rPr>
        <w:t xml:space="preserve"> un canal qui donne </w:t>
      </w:r>
      <w:r w:rsidR="008F5F88">
        <w:rPr>
          <w:rFonts w:asciiTheme="majorBidi" w:hAnsiTheme="majorBidi" w:cstheme="majorBidi"/>
          <w:color w:val="000000"/>
        </w:rPr>
        <w:t>l</w:t>
      </w:r>
      <w:r w:rsidR="00D00E8C" w:rsidRPr="00D3520F">
        <w:rPr>
          <w:rFonts w:asciiTheme="majorBidi" w:hAnsiTheme="majorBidi" w:cstheme="majorBidi"/>
          <w:color w:val="000000"/>
        </w:rPr>
        <w:t>a</w:t>
      </w:r>
      <w:r w:rsidR="00874669" w:rsidRPr="00D3520F">
        <w:rPr>
          <w:rFonts w:asciiTheme="majorBidi" w:hAnsiTheme="majorBidi" w:cstheme="majorBidi"/>
          <w:color w:val="000000"/>
        </w:rPr>
        <w:t xml:space="preserve"> </w:t>
      </w:r>
      <w:r w:rsidRPr="00D3520F">
        <w:rPr>
          <w:rFonts w:asciiTheme="majorBidi" w:hAnsiTheme="majorBidi" w:cstheme="majorBidi"/>
          <w:color w:val="000000"/>
        </w:rPr>
        <w:t>plusieurs</w:t>
      </w:r>
      <w:r w:rsidR="008F5F88">
        <w:rPr>
          <w:rFonts w:asciiTheme="majorBidi" w:hAnsiTheme="majorBidi" w:cstheme="majorBidi"/>
          <w:color w:val="000000"/>
        </w:rPr>
        <w:t xml:space="preserve"> a plusieurs</w:t>
      </w:r>
      <w:r w:rsidRPr="00D3520F">
        <w:rPr>
          <w:rFonts w:asciiTheme="majorBidi" w:hAnsiTheme="majorBidi" w:cstheme="majorBidi"/>
          <w:color w:val="000000"/>
        </w:rPr>
        <w:t xml:space="preserve"> machin</w:t>
      </w:r>
      <w:r w:rsidR="00D00E8C" w:rsidRPr="00D3520F">
        <w:rPr>
          <w:rFonts w:asciiTheme="majorBidi" w:hAnsiTheme="majorBidi" w:cstheme="majorBidi"/>
          <w:color w:val="000000"/>
        </w:rPr>
        <w:t xml:space="preserve"> </w:t>
      </w:r>
      <w:r w:rsidR="008F5F88">
        <w:rPr>
          <w:rFonts w:asciiTheme="majorBidi" w:hAnsiTheme="majorBidi" w:cstheme="majorBidi"/>
          <w:color w:val="000000"/>
        </w:rPr>
        <w:t>de</w:t>
      </w:r>
      <w:r w:rsidR="00D00E8C" w:rsidRPr="00D3520F">
        <w:rPr>
          <w:rFonts w:asciiTheme="majorBidi" w:hAnsiTheme="majorBidi" w:cstheme="majorBidi"/>
          <w:color w:val="000000"/>
        </w:rPr>
        <w:t xml:space="preserve"> </w:t>
      </w:r>
      <w:r w:rsidRPr="00D3520F">
        <w:rPr>
          <w:rFonts w:asciiTheme="majorBidi" w:hAnsiTheme="majorBidi" w:cstheme="majorBidi"/>
          <w:color w:val="000000"/>
        </w:rPr>
        <w:t>lire sur le réseau</w:t>
      </w:r>
    </w:p>
    <w:p w:rsidR="001F63F9" w:rsidRDefault="001F63F9">
      <w:pPr>
        <w:rPr>
          <w:rFonts w:asciiTheme="majorBidi" w:hAnsiTheme="majorBidi" w:cstheme="majorBidi"/>
          <w:b/>
          <w:bCs/>
          <w:color w:val="000000"/>
          <w:u w:val="single"/>
        </w:rPr>
      </w:pPr>
      <w:r>
        <w:rPr>
          <w:rFonts w:asciiTheme="majorBidi" w:hAnsiTheme="majorBidi" w:cstheme="majorBidi"/>
          <w:b/>
          <w:bCs/>
          <w:color w:val="000000"/>
          <w:u w:val="single"/>
        </w:rPr>
        <w:br w:type="page"/>
      </w:r>
    </w:p>
    <w:p w:rsidR="00D26DD3" w:rsidRPr="00D3520F" w:rsidRDefault="00D26DD3" w:rsidP="00D26DD3">
      <w:pPr>
        <w:rPr>
          <w:rFonts w:asciiTheme="majorBidi" w:hAnsiTheme="majorBidi" w:cstheme="majorBidi"/>
          <w:b/>
          <w:bCs/>
          <w:color w:val="000000"/>
          <w:u w:val="single"/>
        </w:rPr>
      </w:pPr>
      <w:r w:rsidRPr="00D3520F">
        <w:rPr>
          <w:rFonts w:asciiTheme="majorBidi" w:hAnsiTheme="majorBidi" w:cstheme="majorBidi"/>
          <w:b/>
          <w:bCs/>
          <w:color w:val="000000"/>
          <w:u w:val="single"/>
        </w:rPr>
        <w:lastRenderedPageBreak/>
        <w:t>Les connexions :</w:t>
      </w:r>
    </w:p>
    <w:p w:rsidR="004D797D" w:rsidRPr="00D3520F" w:rsidRDefault="004D797D" w:rsidP="00C06888">
      <w:pPr>
        <w:rPr>
          <w:rFonts w:asciiTheme="majorBidi" w:hAnsiTheme="majorBidi" w:cstheme="majorBidi"/>
          <w:color w:val="000000"/>
        </w:rPr>
      </w:pPr>
      <w:r w:rsidRPr="00D3520F">
        <w:rPr>
          <w:rFonts w:asciiTheme="majorBidi" w:hAnsiTheme="majorBidi" w:cstheme="majorBidi"/>
          <w:color w:val="000000"/>
        </w:rPr>
        <w:t>Dans le cas ou en veut créer un lien bidirectionnelle entre deux processus en utilise les conne</w:t>
      </w:r>
      <w:r w:rsidR="00C06888" w:rsidRPr="00D3520F">
        <w:rPr>
          <w:rFonts w:asciiTheme="majorBidi" w:hAnsiTheme="majorBidi" w:cstheme="majorBidi"/>
          <w:color w:val="000000"/>
        </w:rPr>
        <w:t>x</w:t>
      </w:r>
      <w:r w:rsidRPr="00D3520F">
        <w:rPr>
          <w:rFonts w:asciiTheme="majorBidi" w:hAnsiTheme="majorBidi" w:cstheme="majorBidi"/>
          <w:color w:val="000000"/>
        </w:rPr>
        <w:t>ions,</w:t>
      </w:r>
    </w:p>
    <w:p w:rsidR="00C06888" w:rsidRPr="00D3520F" w:rsidRDefault="00C06888" w:rsidP="001A2423">
      <w:pPr>
        <w:rPr>
          <w:rFonts w:asciiTheme="majorBidi" w:hAnsiTheme="majorBidi" w:cstheme="majorBidi"/>
          <w:color w:val="000000"/>
        </w:rPr>
      </w:pPr>
      <w:r w:rsidRPr="00D3520F">
        <w:rPr>
          <w:rFonts w:asciiTheme="majorBidi" w:hAnsiTheme="majorBidi" w:cstheme="majorBidi"/>
          <w:color w:val="000000"/>
        </w:rPr>
        <w:t xml:space="preserve">La création des connexions dans la version </w:t>
      </w:r>
      <w:r w:rsidR="001A2423">
        <w:rPr>
          <w:rFonts w:asciiTheme="majorBidi" w:hAnsiTheme="majorBidi" w:cstheme="majorBidi"/>
          <w:color w:val="000000"/>
        </w:rPr>
        <w:t>JCSP.</w:t>
      </w:r>
      <w:r w:rsidRPr="00D3520F">
        <w:rPr>
          <w:rFonts w:asciiTheme="majorBidi" w:hAnsiTheme="majorBidi" w:cstheme="majorBidi"/>
          <w:color w:val="000000"/>
        </w:rPr>
        <w:t xml:space="preserve">net2 n’est pas autoriser </w:t>
      </w:r>
      <w:r w:rsidR="001A2423">
        <w:rPr>
          <w:rFonts w:asciiTheme="majorBidi" w:hAnsiTheme="majorBidi" w:cstheme="majorBidi"/>
          <w:color w:val="000000"/>
        </w:rPr>
        <w:t xml:space="preserve">avec la même méthode que JCSP.net1 </w:t>
      </w:r>
      <w:r w:rsidRPr="00D3520F">
        <w:rPr>
          <w:rFonts w:asciiTheme="majorBidi" w:hAnsiTheme="majorBidi" w:cstheme="majorBidi"/>
          <w:color w:val="000000"/>
        </w:rPr>
        <w:t>pas de ressource qui citent cette remarque.</w:t>
      </w:r>
    </w:p>
    <w:p w:rsidR="00C06888" w:rsidRPr="00D3520F" w:rsidRDefault="00C06888" w:rsidP="00C05594">
      <w:pPr>
        <w:rPr>
          <w:rFonts w:asciiTheme="majorBidi" w:hAnsiTheme="majorBidi" w:cstheme="majorBidi"/>
          <w:color w:val="000000"/>
        </w:rPr>
      </w:pPr>
      <w:r w:rsidRPr="00D3520F">
        <w:rPr>
          <w:rFonts w:asciiTheme="majorBidi" w:hAnsiTheme="majorBidi" w:cstheme="majorBidi"/>
          <w:color w:val="000000"/>
        </w:rPr>
        <w:t>Mais dan la version net1 la commande est la suivant :</w:t>
      </w:r>
    </w:p>
    <w:p w:rsidR="00C06888" w:rsidRPr="00E27D24" w:rsidRDefault="00C06888" w:rsidP="004D797D">
      <w:pPr>
        <w:rPr>
          <w:rFonts w:ascii="Courier New" w:hAnsi="Courier New" w:cs="Courier New"/>
          <w:color w:val="000000"/>
          <w:lang w:val="en-US"/>
        </w:rPr>
      </w:pPr>
      <w:r w:rsidRPr="00E27D24">
        <w:rPr>
          <w:rFonts w:ascii="Courier New" w:hAnsi="Courier New" w:cs="Courier New"/>
          <w:color w:val="000000"/>
          <w:lang w:val="en-US"/>
        </w:rPr>
        <w:t>One2NetConnection bar0 = new One2NetConnection ("ukc.bar0");</w:t>
      </w:r>
    </w:p>
    <w:p w:rsidR="00C06888" w:rsidRDefault="00C06888" w:rsidP="005D05E0">
      <w:r>
        <w:t>Les connexion</w:t>
      </w:r>
      <w:r w:rsidR="005D05E0">
        <w:t>s</w:t>
      </w:r>
      <w:r>
        <w:t xml:space="preserve"> </w:t>
      </w:r>
      <w:r w:rsidR="005D05E0">
        <w:t>ont</w:t>
      </w:r>
      <w:r>
        <w:t xml:space="preserve"> deux type d’interface </w:t>
      </w:r>
    </w:p>
    <w:p w:rsidR="00DA01F2" w:rsidRPr="00E27D24" w:rsidRDefault="001A2423" w:rsidP="00D26DD3">
      <w:pPr>
        <w:pStyle w:val="PrformatHTML"/>
        <w:spacing w:after="0"/>
        <w:rPr>
          <w:color w:val="000000"/>
          <w:sz w:val="24"/>
          <w:szCs w:val="24"/>
          <w:lang w:val="en-US"/>
        </w:rPr>
      </w:pPr>
      <w:r w:rsidRPr="00E27D24">
        <w:rPr>
          <w:color w:val="000000"/>
          <w:sz w:val="24"/>
          <w:szCs w:val="24"/>
          <w:lang w:val="en-US"/>
        </w:rPr>
        <w:t>i</w:t>
      </w:r>
      <w:r w:rsidR="00DA01F2" w:rsidRPr="00E27D24">
        <w:rPr>
          <w:color w:val="000000"/>
          <w:sz w:val="24"/>
          <w:szCs w:val="24"/>
          <w:lang w:val="en-US"/>
        </w:rPr>
        <w:t>nterface ConnectionClient {</w:t>
      </w:r>
    </w:p>
    <w:p w:rsidR="00DA01F2" w:rsidRPr="00E27D24" w:rsidRDefault="00DA01F2" w:rsidP="00D26DD3">
      <w:pPr>
        <w:pStyle w:val="PrformatHTML"/>
        <w:spacing w:after="0"/>
        <w:rPr>
          <w:color w:val="000000"/>
          <w:sz w:val="24"/>
          <w:szCs w:val="24"/>
          <w:lang w:val="en-US"/>
        </w:rPr>
      </w:pPr>
      <w:r w:rsidRPr="00E27D24">
        <w:rPr>
          <w:color w:val="000000"/>
          <w:sz w:val="24"/>
          <w:szCs w:val="24"/>
          <w:lang w:val="en-US"/>
        </w:rPr>
        <w:t xml:space="preserve">public void writeRequest (Object o); </w:t>
      </w:r>
    </w:p>
    <w:p w:rsidR="009E7380" w:rsidRPr="00E27D24" w:rsidRDefault="00DA01F2" w:rsidP="00D26DD3">
      <w:pPr>
        <w:pStyle w:val="PrformatHTML"/>
        <w:spacing w:after="0"/>
        <w:rPr>
          <w:color w:val="000000"/>
          <w:sz w:val="24"/>
          <w:szCs w:val="24"/>
          <w:lang w:val="en-US"/>
        </w:rPr>
      </w:pPr>
      <w:r w:rsidRPr="00E27D24">
        <w:rPr>
          <w:color w:val="000000"/>
          <w:sz w:val="24"/>
          <w:szCs w:val="24"/>
          <w:lang w:val="en-US"/>
        </w:rPr>
        <w:t xml:space="preserve">public Object readReply (); </w:t>
      </w:r>
    </w:p>
    <w:p w:rsidR="00DA01F2" w:rsidRPr="00E27D24" w:rsidRDefault="00DA01F2" w:rsidP="00D26DD3">
      <w:pPr>
        <w:pStyle w:val="PrformatHTML"/>
        <w:spacing w:after="0"/>
        <w:rPr>
          <w:color w:val="000000"/>
          <w:sz w:val="24"/>
          <w:szCs w:val="24"/>
          <w:lang w:val="en-US"/>
        </w:rPr>
      </w:pPr>
      <w:r w:rsidRPr="00E27D24">
        <w:rPr>
          <w:color w:val="000000"/>
          <w:sz w:val="24"/>
          <w:szCs w:val="24"/>
          <w:lang w:val="en-US"/>
        </w:rPr>
        <w:t xml:space="preserve">public boolean stillOpen (); // if unsure </w:t>
      </w:r>
    </w:p>
    <w:p w:rsidR="00DA01F2" w:rsidRPr="00E27D24" w:rsidRDefault="00DA01F2" w:rsidP="00D26DD3">
      <w:pPr>
        <w:pStyle w:val="PrformatHTML"/>
        <w:spacing w:after="0"/>
        <w:rPr>
          <w:color w:val="000000"/>
          <w:sz w:val="24"/>
          <w:szCs w:val="24"/>
          <w:lang w:val="en-US"/>
        </w:rPr>
      </w:pPr>
      <w:r w:rsidRPr="00E27D24">
        <w:rPr>
          <w:color w:val="000000"/>
          <w:sz w:val="24"/>
          <w:szCs w:val="24"/>
          <w:lang w:val="en-US"/>
        </w:rPr>
        <w:t xml:space="preserve">} </w:t>
      </w:r>
    </w:p>
    <w:p w:rsidR="00DA01F2" w:rsidRPr="00E27D24" w:rsidRDefault="00DA01F2" w:rsidP="00D26DD3">
      <w:pPr>
        <w:pStyle w:val="PrformatHTML"/>
        <w:spacing w:after="0"/>
        <w:rPr>
          <w:color w:val="000000"/>
          <w:sz w:val="24"/>
          <w:szCs w:val="24"/>
          <w:lang w:val="en-US"/>
        </w:rPr>
      </w:pPr>
      <w:r w:rsidRPr="00E27D24">
        <w:rPr>
          <w:color w:val="000000"/>
          <w:sz w:val="24"/>
          <w:szCs w:val="24"/>
          <w:lang w:val="en-US"/>
        </w:rPr>
        <w:t xml:space="preserve">interface ConnectionServer { </w:t>
      </w:r>
    </w:p>
    <w:p w:rsidR="00DA01F2" w:rsidRPr="00E27D24" w:rsidRDefault="00DA01F2" w:rsidP="00D26DD3">
      <w:pPr>
        <w:pStyle w:val="PrformatHTML"/>
        <w:spacing w:after="0"/>
        <w:rPr>
          <w:color w:val="000000"/>
          <w:sz w:val="24"/>
          <w:szCs w:val="24"/>
          <w:lang w:val="en-US"/>
        </w:rPr>
      </w:pPr>
      <w:r w:rsidRPr="00E27D24">
        <w:rPr>
          <w:color w:val="000000"/>
          <w:sz w:val="24"/>
          <w:szCs w:val="24"/>
          <w:lang w:val="en-US"/>
        </w:rPr>
        <w:t xml:space="preserve">public Object readRequest (); </w:t>
      </w:r>
    </w:p>
    <w:p w:rsidR="00DA01F2" w:rsidRPr="00E27D24" w:rsidRDefault="00DA01F2" w:rsidP="00D26DD3">
      <w:pPr>
        <w:pStyle w:val="PrformatHTML"/>
        <w:spacing w:after="0"/>
        <w:rPr>
          <w:color w:val="000000"/>
          <w:sz w:val="24"/>
          <w:szCs w:val="24"/>
          <w:lang w:val="en-US"/>
        </w:rPr>
      </w:pPr>
      <w:r w:rsidRPr="00E27D24">
        <w:rPr>
          <w:color w:val="000000"/>
          <w:sz w:val="24"/>
          <w:szCs w:val="24"/>
          <w:lang w:val="en-US"/>
        </w:rPr>
        <w:t xml:space="preserve">public void writeReply (Object o); // keep open </w:t>
      </w:r>
    </w:p>
    <w:p w:rsidR="00DA01F2" w:rsidRPr="00E27D24" w:rsidRDefault="00DA01F2" w:rsidP="00D26DD3">
      <w:pPr>
        <w:pStyle w:val="PrformatHTML"/>
        <w:spacing w:after="0"/>
        <w:rPr>
          <w:color w:val="000000"/>
          <w:sz w:val="24"/>
          <w:szCs w:val="24"/>
          <w:lang w:val="en-US"/>
        </w:rPr>
      </w:pPr>
      <w:r w:rsidRPr="00E27D24">
        <w:rPr>
          <w:color w:val="000000"/>
          <w:sz w:val="24"/>
          <w:szCs w:val="24"/>
          <w:lang w:val="en-US"/>
        </w:rPr>
        <w:t>public void writeReplyAndClose (Object o); // close</w:t>
      </w:r>
    </w:p>
    <w:p w:rsidR="00DA01F2" w:rsidRPr="00D26DD3" w:rsidRDefault="00DA01F2" w:rsidP="00D26DD3">
      <w:pPr>
        <w:pStyle w:val="PrformatHTML"/>
        <w:spacing w:after="0"/>
        <w:rPr>
          <w:color w:val="000000"/>
          <w:sz w:val="24"/>
          <w:szCs w:val="24"/>
        </w:rPr>
      </w:pPr>
      <w:r w:rsidRPr="00D26DD3">
        <w:rPr>
          <w:color w:val="000000"/>
          <w:sz w:val="24"/>
          <w:szCs w:val="24"/>
        </w:rPr>
        <w:t>}</w:t>
      </w:r>
    </w:p>
    <w:p w:rsidR="00DA01F2" w:rsidRPr="005D05E0" w:rsidRDefault="00DA01F2" w:rsidP="005D05E0">
      <w:pPr>
        <w:rPr>
          <w:rFonts w:asciiTheme="majorBidi" w:hAnsiTheme="majorBidi" w:cstheme="majorBidi"/>
        </w:rPr>
      </w:pPr>
      <w:r w:rsidRPr="005D05E0">
        <w:rPr>
          <w:rFonts w:asciiTheme="majorBidi" w:hAnsiTheme="majorBidi" w:cstheme="majorBidi"/>
        </w:rPr>
        <w:t xml:space="preserve">Ses deux interface permet de faire le vas et vient entre le client et le </w:t>
      </w:r>
      <w:r w:rsidR="009E7380" w:rsidRPr="005D05E0">
        <w:rPr>
          <w:rFonts w:asciiTheme="majorBidi" w:hAnsiTheme="majorBidi" w:cstheme="majorBidi"/>
        </w:rPr>
        <w:t>serveur</w:t>
      </w:r>
      <w:r w:rsidR="005D05E0" w:rsidRPr="005D05E0">
        <w:rPr>
          <w:rFonts w:asciiTheme="majorBidi" w:hAnsiTheme="majorBidi" w:cstheme="majorBidi"/>
        </w:rPr>
        <w:t xml:space="preserve"> avec </w:t>
      </w:r>
      <w:r w:rsidR="005D05E0" w:rsidRPr="005D05E0">
        <w:rPr>
          <w:rFonts w:asciiTheme="majorBidi" w:hAnsiTheme="majorBidi" w:cstheme="majorBidi"/>
          <w:color w:val="000000"/>
        </w:rPr>
        <w:t xml:space="preserve">writeRequest() et  readReply  coté client et avec readRequest() </w:t>
      </w:r>
      <w:r w:rsidR="005D05E0" w:rsidRPr="005D05E0">
        <w:rPr>
          <w:rFonts w:asciiTheme="majorBidi" w:hAnsiTheme="majorBidi" w:cstheme="majorBidi"/>
        </w:rPr>
        <w:t xml:space="preserve"> et </w:t>
      </w:r>
      <w:r w:rsidR="005D05E0" w:rsidRPr="005D05E0">
        <w:rPr>
          <w:rFonts w:asciiTheme="majorBidi" w:hAnsiTheme="majorBidi" w:cstheme="majorBidi"/>
          <w:color w:val="000000"/>
        </w:rPr>
        <w:t>writeReply() coté serveur ,</w:t>
      </w:r>
      <w:r w:rsidRPr="005D05E0">
        <w:rPr>
          <w:rFonts w:asciiTheme="majorBidi" w:hAnsiTheme="majorBidi" w:cstheme="majorBidi"/>
        </w:rPr>
        <w:t xml:space="preserve"> </w:t>
      </w:r>
      <w:r w:rsidR="009E7380" w:rsidRPr="005D05E0">
        <w:rPr>
          <w:rFonts w:asciiTheme="majorBidi" w:hAnsiTheme="majorBidi" w:cstheme="majorBidi"/>
        </w:rPr>
        <w:t>jusque le serveur mettre fin a la connexion par writeReplyAndClose</w:t>
      </w:r>
      <w:r w:rsidR="005D05E0" w:rsidRPr="005D05E0">
        <w:rPr>
          <w:rFonts w:asciiTheme="majorBidi" w:hAnsiTheme="majorBidi" w:cstheme="majorBidi"/>
        </w:rPr>
        <w:t>()</w:t>
      </w:r>
      <w:r w:rsidRPr="005D05E0">
        <w:rPr>
          <w:rFonts w:asciiTheme="majorBidi" w:hAnsiTheme="majorBidi" w:cstheme="majorBidi"/>
        </w:rPr>
        <w:t> :</w:t>
      </w:r>
    </w:p>
    <w:p w:rsidR="00DA01F2" w:rsidRPr="005D05E0" w:rsidRDefault="00D26DD3" w:rsidP="00D26DD3">
      <w:pPr>
        <w:rPr>
          <w:rFonts w:asciiTheme="majorBidi" w:hAnsiTheme="majorBidi" w:cstheme="majorBidi"/>
          <w:b/>
          <w:bCs/>
          <w:color w:val="000000"/>
          <w:u w:val="single"/>
        </w:rPr>
      </w:pPr>
      <w:r w:rsidRPr="005D05E0">
        <w:rPr>
          <w:rFonts w:asciiTheme="majorBidi" w:hAnsiTheme="majorBidi" w:cstheme="majorBidi"/>
          <w:b/>
          <w:bCs/>
          <w:color w:val="000000"/>
          <w:u w:val="single"/>
        </w:rPr>
        <w:t>Migration des processus :</w:t>
      </w:r>
    </w:p>
    <w:p w:rsidR="00C61A25" w:rsidRPr="005D05E0" w:rsidRDefault="000F6002" w:rsidP="000F6002">
      <w:pPr>
        <w:rPr>
          <w:rFonts w:asciiTheme="majorBidi" w:hAnsiTheme="majorBidi" w:cstheme="majorBidi"/>
          <w:color w:val="000000"/>
        </w:rPr>
      </w:pPr>
      <w:r w:rsidRPr="005D05E0">
        <w:rPr>
          <w:rFonts w:asciiTheme="majorBidi" w:hAnsiTheme="majorBidi" w:cstheme="majorBidi"/>
          <w:color w:val="000000"/>
        </w:rPr>
        <w:t>O</w:t>
      </w:r>
      <w:r w:rsidR="00D20F43" w:rsidRPr="005D05E0">
        <w:rPr>
          <w:rFonts w:asciiTheme="majorBidi" w:hAnsiTheme="majorBidi" w:cstheme="majorBidi"/>
          <w:color w:val="000000"/>
        </w:rPr>
        <w:t>n peut même envoyer un processus entier dans un cana</w:t>
      </w:r>
      <w:r w:rsidRPr="005D05E0">
        <w:rPr>
          <w:rFonts w:asciiTheme="majorBidi" w:hAnsiTheme="majorBidi" w:cstheme="majorBidi"/>
          <w:color w:val="000000"/>
        </w:rPr>
        <w:t>l.</w:t>
      </w:r>
      <w:r w:rsidR="00B73A4C" w:rsidRPr="005D05E0">
        <w:rPr>
          <w:rFonts w:asciiTheme="majorBidi" w:hAnsiTheme="majorBidi" w:cstheme="majorBidi"/>
          <w:color w:val="000000"/>
        </w:rPr>
        <w:t xml:space="preserve"> </w:t>
      </w:r>
      <w:r w:rsidRPr="005D05E0">
        <w:rPr>
          <w:rFonts w:asciiTheme="majorBidi" w:hAnsiTheme="majorBidi" w:cstheme="majorBidi"/>
          <w:color w:val="000000"/>
        </w:rPr>
        <w:t>V</w:t>
      </w:r>
      <w:r w:rsidR="00D20F43" w:rsidRPr="005D05E0">
        <w:rPr>
          <w:rFonts w:asciiTheme="majorBidi" w:hAnsiTheme="majorBidi" w:cstheme="majorBidi"/>
          <w:color w:val="000000"/>
        </w:rPr>
        <w:t xml:space="preserve">oici un exemple qui peut être utile dans le cas </w:t>
      </w:r>
      <w:r w:rsidRPr="005D05E0">
        <w:rPr>
          <w:rFonts w:asciiTheme="majorBidi" w:hAnsiTheme="majorBidi" w:cstheme="majorBidi"/>
          <w:color w:val="000000"/>
        </w:rPr>
        <w:t xml:space="preserve">où on </w:t>
      </w:r>
      <w:r w:rsidR="00D20F43" w:rsidRPr="005D05E0">
        <w:rPr>
          <w:rFonts w:asciiTheme="majorBidi" w:hAnsiTheme="majorBidi" w:cstheme="majorBidi"/>
          <w:color w:val="000000"/>
        </w:rPr>
        <w:t>veut exécut</w:t>
      </w:r>
      <w:r w:rsidRPr="005D05E0">
        <w:rPr>
          <w:rFonts w:asciiTheme="majorBidi" w:hAnsiTheme="majorBidi" w:cstheme="majorBidi"/>
          <w:color w:val="000000"/>
        </w:rPr>
        <w:t>er</w:t>
      </w:r>
      <w:r w:rsidR="00D20F43" w:rsidRPr="005D05E0">
        <w:rPr>
          <w:rFonts w:asciiTheme="majorBidi" w:hAnsiTheme="majorBidi" w:cstheme="majorBidi"/>
          <w:color w:val="000000"/>
        </w:rPr>
        <w:t xml:space="preserve"> un code dans une autre machine</w:t>
      </w:r>
      <w:r w:rsidRPr="005D05E0">
        <w:rPr>
          <w:rFonts w:asciiTheme="majorBidi" w:hAnsiTheme="majorBidi" w:cstheme="majorBidi"/>
          <w:color w:val="000000"/>
        </w:rPr>
        <w:t> </w:t>
      </w:r>
      <w:r w:rsidR="00B73A4C" w:rsidRPr="005D05E0">
        <w:rPr>
          <w:rFonts w:asciiTheme="majorBidi" w:hAnsiTheme="majorBidi" w:cstheme="majorBidi"/>
          <w:color w:val="000000"/>
        </w:rPr>
        <w:t>par l’envoi de processus dans un canal dédiée et le faire exécuter par le serveur</w:t>
      </w:r>
      <w:r w:rsidRPr="005D05E0">
        <w:rPr>
          <w:rFonts w:asciiTheme="majorBidi" w:hAnsiTheme="majorBidi" w:cstheme="majorBidi"/>
          <w:color w:val="000000"/>
        </w:rPr>
        <w:t>:</w:t>
      </w:r>
    </w:p>
    <w:p w:rsidR="00C61A25" w:rsidRPr="00E27D24" w:rsidRDefault="00D20F43" w:rsidP="00A35B3B">
      <w:pPr>
        <w:pStyle w:val="PrformatHTML"/>
        <w:spacing w:after="0"/>
        <w:rPr>
          <w:color w:val="000000"/>
          <w:sz w:val="24"/>
          <w:szCs w:val="24"/>
          <w:lang w:val="en-US"/>
        </w:rPr>
      </w:pPr>
      <w:r w:rsidRPr="00E27D24">
        <w:rPr>
          <w:color w:val="000000"/>
          <w:sz w:val="24"/>
          <w:szCs w:val="24"/>
          <w:lang w:val="en-US"/>
        </w:rPr>
        <w:t>while (running) {</w:t>
      </w:r>
    </w:p>
    <w:p w:rsidR="00C61A25" w:rsidRPr="00E27D24" w:rsidRDefault="00D20F43" w:rsidP="005D05E0">
      <w:pPr>
        <w:pStyle w:val="PrformatHTML"/>
        <w:spacing w:after="0"/>
        <w:ind w:left="284"/>
        <w:rPr>
          <w:color w:val="000000"/>
          <w:sz w:val="24"/>
          <w:szCs w:val="24"/>
          <w:lang w:val="en-US"/>
        </w:rPr>
      </w:pPr>
      <w:r w:rsidRPr="00E27D24">
        <w:rPr>
          <w:color w:val="000000"/>
          <w:sz w:val="24"/>
          <w:szCs w:val="24"/>
          <w:lang w:val="en-US"/>
        </w:rPr>
        <w:t>Bond james = (Bond) in.read ();</w:t>
      </w:r>
    </w:p>
    <w:p w:rsidR="00C61A25" w:rsidRPr="00E27D24" w:rsidRDefault="00D20F43" w:rsidP="005D05E0">
      <w:pPr>
        <w:pStyle w:val="PrformatHTML"/>
        <w:spacing w:after="0"/>
        <w:ind w:left="284"/>
        <w:rPr>
          <w:color w:val="000000"/>
          <w:sz w:val="24"/>
          <w:szCs w:val="24"/>
          <w:lang w:val="en-US"/>
        </w:rPr>
      </w:pPr>
      <w:r w:rsidRPr="00E27D24">
        <w:rPr>
          <w:color w:val="000000"/>
          <w:sz w:val="24"/>
          <w:szCs w:val="24"/>
          <w:lang w:val="en-US"/>
        </w:rPr>
        <w:t>james.plugin (a, b, c);</w:t>
      </w:r>
    </w:p>
    <w:p w:rsidR="00C61A25" w:rsidRPr="00E27D24" w:rsidRDefault="00D20F43" w:rsidP="005D05E0">
      <w:pPr>
        <w:pStyle w:val="PrformatHTML"/>
        <w:spacing w:after="0"/>
        <w:ind w:left="284"/>
        <w:rPr>
          <w:color w:val="000000"/>
          <w:sz w:val="24"/>
          <w:szCs w:val="24"/>
          <w:lang w:val="en-US"/>
        </w:rPr>
      </w:pPr>
      <w:r w:rsidRPr="00E27D24">
        <w:rPr>
          <w:color w:val="000000"/>
          <w:sz w:val="24"/>
          <w:szCs w:val="24"/>
          <w:lang w:val="en-US"/>
        </w:rPr>
        <w:t>james.run ();</w:t>
      </w:r>
    </w:p>
    <w:p w:rsidR="00C61A25" w:rsidRPr="00E27D24" w:rsidRDefault="00D20F43" w:rsidP="005D05E0">
      <w:pPr>
        <w:pStyle w:val="PrformatHTML"/>
        <w:spacing w:after="0"/>
        <w:ind w:left="284"/>
        <w:rPr>
          <w:color w:val="000000"/>
          <w:sz w:val="24"/>
          <w:szCs w:val="24"/>
          <w:lang w:val="en-US"/>
        </w:rPr>
      </w:pPr>
      <w:r w:rsidRPr="00E27D24">
        <w:rPr>
          <w:color w:val="000000"/>
          <w:sz w:val="24"/>
          <w:szCs w:val="24"/>
          <w:lang w:val="en-US"/>
        </w:rPr>
        <w:t>NetChannelLocation</w:t>
      </w:r>
      <w:r w:rsidR="001D5212" w:rsidRPr="00E27D24">
        <w:rPr>
          <w:color w:val="000000"/>
          <w:sz w:val="24"/>
          <w:szCs w:val="24"/>
          <w:lang w:val="en-US"/>
        </w:rPr>
        <w:t xml:space="preserve"> </w:t>
      </w:r>
      <w:r w:rsidRPr="00E27D24">
        <w:rPr>
          <w:color w:val="000000"/>
          <w:sz w:val="24"/>
          <w:szCs w:val="24"/>
          <w:lang w:val="en-US"/>
        </w:rPr>
        <w:t>escapeRoute =james.getNextLocation ();</w:t>
      </w:r>
    </w:p>
    <w:p w:rsidR="00C61A25" w:rsidRPr="00E27D24" w:rsidRDefault="00D20F43" w:rsidP="005D05E0">
      <w:pPr>
        <w:pStyle w:val="PrformatHTML"/>
        <w:spacing w:after="0"/>
        <w:ind w:left="284"/>
        <w:rPr>
          <w:color w:val="000000"/>
          <w:sz w:val="24"/>
          <w:szCs w:val="24"/>
          <w:lang w:val="en-US"/>
        </w:rPr>
      </w:pPr>
      <w:r w:rsidRPr="00E27D24">
        <w:rPr>
          <w:color w:val="000000"/>
          <w:sz w:val="24"/>
          <w:szCs w:val="24"/>
          <w:lang w:val="en-US"/>
        </w:rPr>
        <w:t>One2NetChannel escape =new One2NetChannel (escapeRoute);</w:t>
      </w:r>
    </w:p>
    <w:p w:rsidR="00C61A25" w:rsidRPr="00E27D24" w:rsidRDefault="00D20F43" w:rsidP="005D05E0">
      <w:pPr>
        <w:pStyle w:val="PrformatHTML"/>
        <w:spacing w:after="0"/>
        <w:ind w:left="284"/>
        <w:rPr>
          <w:color w:val="000000"/>
          <w:sz w:val="24"/>
          <w:szCs w:val="24"/>
          <w:lang w:val="en-US"/>
        </w:rPr>
      </w:pPr>
      <w:r w:rsidRPr="00E27D24">
        <w:rPr>
          <w:color w:val="000000"/>
          <w:sz w:val="24"/>
          <w:szCs w:val="24"/>
          <w:lang w:val="en-US"/>
        </w:rPr>
        <w:t>running = james.getNuke ();</w:t>
      </w:r>
    </w:p>
    <w:p w:rsidR="00C61A25" w:rsidRPr="00E27D24" w:rsidRDefault="00D20F43" w:rsidP="005D05E0">
      <w:pPr>
        <w:pStyle w:val="PrformatHTML"/>
        <w:spacing w:after="0"/>
        <w:ind w:left="284"/>
        <w:rPr>
          <w:color w:val="000000"/>
          <w:sz w:val="24"/>
          <w:szCs w:val="24"/>
          <w:lang w:val="en-US"/>
        </w:rPr>
      </w:pPr>
      <w:r w:rsidRPr="00E27D24">
        <w:rPr>
          <w:color w:val="000000"/>
          <w:sz w:val="24"/>
          <w:szCs w:val="24"/>
          <w:lang w:val="en-US"/>
        </w:rPr>
        <w:t>escape.write (james);</w:t>
      </w:r>
    </w:p>
    <w:p w:rsidR="00C61A25" w:rsidRPr="00A35B3B" w:rsidRDefault="00D20F43" w:rsidP="005D05E0">
      <w:pPr>
        <w:pStyle w:val="PrformatHTML"/>
        <w:spacing w:after="0"/>
        <w:ind w:left="284"/>
        <w:rPr>
          <w:color w:val="000000"/>
          <w:sz w:val="24"/>
          <w:szCs w:val="24"/>
        </w:rPr>
      </w:pPr>
      <w:r w:rsidRPr="00A35B3B">
        <w:rPr>
          <w:color w:val="000000"/>
          <w:sz w:val="24"/>
          <w:szCs w:val="24"/>
        </w:rPr>
        <w:t>escape.disconnect ();</w:t>
      </w:r>
    </w:p>
    <w:p w:rsidR="00C61A25" w:rsidRPr="00A35B3B" w:rsidRDefault="00D20F43" w:rsidP="00A35B3B">
      <w:pPr>
        <w:pStyle w:val="PrformatHTML"/>
        <w:spacing w:after="0"/>
        <w:rPr>
          <w:color w:val="000000"/>
          <w:sz w:val="24"/>
          <w:szCs w:val="24"/>
        </w:rPr>
      </w:pPr>
      <w:r w:rsidRPr="00A35B3B">
        <w:rPr>
          <w:color w:val="000000"/>
          <w:sz w:val="24"/>
          <w:szCs w:val="24"/>
        </w:rPr>
        <w:t>}</w:t>
      </w:r>
    </w:p>
    <w:p w:rsidR="008916A9" w:rsidRDefault="00A328F3" w:rsidP="001D5212">
      <w:pPr>
        <w:rPr>
          <w:rFonts w:asciiTheme="majorBidi" w:hAnsiTheme="majorBidi" w:cstheme="majorBidi"/>
          <w:color w:val="000000"/>
        </w:rPr>
      </w:pPr>
      <w:r w:rsidRPr="005D05E0">
        <w:rPr>
          <w:rFonts w:asciiTheme="majorBidi" w:hAnsiTheme="majorBidi" w:cstheme="majorBidi"/>
          <w:color w:val="000000"/>
        </w:rPr>
        <w:t>C</w:t>
      </w:r>
      <w:r w:rsidR="00D20F43" w:rsidRPr="005D05E0">
        <w:rPr>
          <w:rFonts w:asciiTheme="majorBidi" w:hAnsiTheme="majorBidi" w:cstheme="majorBidi"/>
          <w:color w:val="000000"/>
        </w:rPr>
        <w:t xml:space="preserve">e code représente la méthode run() d’un processus distant qui </w:t>
      </w:r>
      <w:r w:rsidR="008916A9">
        <w:rPr>
          <w:rFonts w:asciiTheme="majorBidi" w:hAnsiTheme="majorBidi" w:cstheme="majorBidi"/>
          <w:color w:val="000000"/>
        </w:rPr>
        <w:t>fait les taches suivant :</w:t>
      </w:r>
    </w:p>
    <w:p w:rsidR="001D5212" w:rsidRPr="008916A9" w:rsidRDefault="00D20F43" w:rsidP="004F52FC">
      <w:pPr>
        <w:pStyle w:val="Paragraphedeliste"/>
        <w:numPr>
          <w:ilvl w:val="0"/>
          <w:numId w:val="49"/>
        </w:numPr>
        <w:rPr>
          <w:rFonts w:asciiTheme="majorBidi" w:hAnsiTheme="majorBidi" w:cstheme="majorBidi"/>
          <w:color w:val="000000"/>
        </w:rPr>
      </w:pPr>
      <w:r w:rsidRPr="008916A9">
        <w:rPr>
          <w:rFonts w:asciiTheme="majorBidi" w:hAnsiTheme="majorBidi" w:cstheme="majorBidi"/>
          <w:color w:val="000000"/>
        </w:rPr>
        <w:t xml:space="preserve">accepte un processus </w:t>
      </w:r>
      <w:r w:rsidR="001D5212" w:rsidRPr="008916A9">
        <w:rPr>
          <w:rFonts w:asciiTheme="majorBidi" w:hAnsiTheme="majorBidi" w:cstheme="majorBidi"/>
          <w:color w:val="000000"/>
        </w:rPr>
        <w:t xml:space="preserve"> james de type Bond </w:t>
      </w:r>
      <w:r w:rsidR="008916A9" w:rsidRPr="008916A9">
        <w:rPr>
          <w:rFonts w:asciiTheme="majorBidi" w:hAnsiTheme="majorBidi" w:cstheme="majorBidi"/>
          <w:color w:val="000000"/>
        </w:rPr>
        <w:t>,</w:t>
      </w:r>
    </w:p>
    <w:p w:rsidR="001D5212" w:rsidRPr="008916A9" w:rsidRDefault="001D5212" w:rsidP="004F52FC">
      <w:pPr>
        <w:pStyle w:val="Paragraphedeliste"/>
        <w:numPr>
          <w:ilvl w:val="0"/>
          <w:numId w:val="49"/>
        </w:numPr>
        <w:rPr>
          <w:rFonts w:asciiTheme="majorBidi" w:hAnsiTheme="majorBidi" w:cstheme="majorBidi"/>
          <w:color w:val="000000"/>
        </w:rPr>
      </w:pPr>
      <w:r w:rsidRPr="008916A9">
        <w:rPr>
          <w:rFonts w:asciiTheme="majorBidi" w:hAnsiTheme="majorBidi" w:cstheme="majorBidi"/>
          <w:color w:val="000000"/>
        </w:rPr>
        <w:t>Apres il</w:t>
      </w:r>
      <w:r w:rsidR="00D20F43" w:rsidRPr="008916A9">
        <w:rPr>
          <w:rFonts w:asciiTheme="majorBidi" w:hAnsiTheme="majorBidi" w:cstheme="majorBidi"/>
          <w:color w:val="000000"/>
        </w:rPr>
        <w:t xml:space="preserve"> exécute</w:t>
      </w:r>
      <w:r w:rsidRPr="008916A9">
        <w:rPr>
          <w:rFonts w:asciiTheme="majorBidi" w:hAnsiTheme="majorBidi" w:cstheme="majorBidi"/>
          <w:color w:val="000000"/>
        </w:rPr>
        <w:t xml:space="preserve"> son méthode run(), </w:t>
      </w:r>
    </w:p>
    <w:p w:rsidR="008916A9" w:rsidRPr="008916A9" w:rsidRDefault="001D5212" w:rsidP="004F52FC">
      <w:pPr>
        <w:pStyle w:val="Paragraphedeliste"/>
        <w:numPr>
          <w:ilvl w:val="0"/>
          <w:numId w:val="49"/>
        </w:numPr>
        <w:rPr>
          <w:rFonts w:asciiTheme="majorBidi" w:hAnsiTheme="majorBidi" w:cstheme="majorBidi"/>
          <w:color w:val="000000"/>
        </w:rPr>
      </w:pPr>
      <w:r w:rsidRPr="008916A9">
        <w:rPr>
          <w:rFonts w:asciiTheme="majorBidi" w:hAnsiTheme="majorBidi" w:cstheme="majorBidi"/>
          <w:color w:val="000000"/>
        </w:rPr>
        <w:lastRenderedPageBreak/>
        <w:t xml:space="preserve">et après il exécute un méthode interne getNextLocation() pour récupérer un objet de Type NetChannelLocation de processus suivant </w:t>
      </w:r>
      <w:r w:rsidR="007B635D" w:rsidRPr="008916A9">
        <w:rPr>
          <w:rFonts w:asciiTheme="majorBidi" w:hAnsiTheme="majorBidi" w:cstheme="majorBidi"/>
          <w:color w:val="000000"/>
        </w:rPr>
        <w:t>dans le quelle le processus james vas migrera</w:t>
      </w:r>
      <w:r w:rsidRPr="008916A9">
        <w:rPr>
          <w:rFonts w:asciiTheme="majorBidi" w:hAnsiTheme="majorBidi" w:cstheme="majorBidi"/>
          <w:color w:val="000000"/>
        </w:rPr>
        <w:t>,</w:t>
      </w:r>
    </w:p>
    <w:p w:rsidR="008916A9" w:rsidRDefault="008916A9" w:rsidP="004F52FC">
      <w:pPr>
        <w:pStyle w:val="Paragraphedeliste"/>
        <w:numPr>
          <w:ilvl w:val="0"/>
          <w:numId w:val="49"/>
        </w:numPr>
        <w:rPr>
          <w:rFonts w:asciiTheme="majorBidi" w:hAnsiTheme="majorBidi" w:cstheme="majorBidi"/>
          <w:color w:val="000000"/>
        </w:rPr>
      </w:pPr>
      <w:r>
        <w:rPr>
          <w:rFonts w:asciiTheme="majorBidi" w:hAnsiTheme="majorBidi" w:cstheme="majorBidi"/>
          <w:color w:val="000000"/>
        </w:rPr>
        <w:t>il envoi le processus james au nouveau processus</w:t>
      </w:r>
      <w:r w:rsidR="001D5212" w:rsidRPr="008916A9">
        <w:rPr>
          <w:rFonts w:asciiTheme="majorBidi" w:hAnsiTheme="majorBidi" w:cstheme="majorBidi"/>
          <w:color w:val="000000"/>
        </w:rPr>
        <w:t>,</w:t>
      </w:r>
    </w:p>
    <w:p w:rsidR="008916A9" w:rsidRPr="008916A9" w:rsidRDefault="008916A9" w:rsidP="004F52FC">
      <w:pPr>
        <w:pStyle w:val="Paragraphedeliste"/>
        <w:numPr>
          <w:ilvl w:val="0"/>
          <w:numId w:val="49"/>
        </w:numPr>
        <w:rPr>
          <w:rFonts w:asciiTheme="majorBidi" w:hAnsiTheme="majorBidi" w:cstheme="majorBidi"/>
          <w:color w:val="000000"/>
        </w:rPr>
      </w:pPr>
      <w:r>
        <w:rPr>
          <w:rFonts w:asciiTheme="majorBidi" w:hAnsiTheme="majorBidi" w:cstheme="majorBidi"/>
          <w:color w:val="000000"/>
        </w:rPr>
        <w:t>après il ferme le lien avec ce processus</w:t>
      </w:r>
    </w:p>
    <w:p w:rsidR="001D5212" w:rsidRPr="005D05E0" w:rsidRDefault="00D20F43" w:rsidP="005D7C0E">
      <w:pPr>
        <w:rPr>
          <w:rFonts w:asciiTheme="majorBidi" w:hAnsiTheme="majorBidi" w:cstheme="majorBidi"/>
          <w:color w:val="000000"/>
        </w:rPr>
      </w:pPr>
      <w:r w:rsidRPr="005D05E0">
        <w:rPr>
          <w:rFonts w:asciiTheme="majorBidi" w:hAnsiTheme="majorBidi" w:cstheme="majorBidi"/>
          <w:color w:val="000000"/>
        </w:rPr>
        <w:t xml:space="preserve"> ce qui est similaire au agent mobile dans les paradigme </w:t>
      </w:r>
      <w:r w:rsidR="005D7C0E">
        <w:rPr>
          <w:rFonts w:asciiTheme="majorBidi" w:hAnsiTheme="majorBidi" w:cstheme="majorBidi"/>
          <w:color w:val="000000"/>
        </w:rPr>
        <w:t xml:space="preserve">Multi </w:t>
      </w:r>
      <w:r w:rsidR="001D5212" w:rsidRPr="005D05E0">
        <w:rPr>
          <w:rFonts w:asciiTheme="majorBidi" w:hAnsiTheme="majorBidi" w:cstheme="majorBidi"/>
          <w:color w:val="000000"/>
        </w:rPr>
        <w:t>agent</w:t>
      </w:r>
      <w:r w:rsidR="00A328F3" w:rsidRPr="005D05E0">
        <w:rPr>
          <w:rFonts w:asciiTheme="majorBidi" w:hAnsiTheme="majorBidi" w:cstheme="majorBidi"/>
          <w:color w:val="000000"/>
        </w:rPr>
        <w:t>.</w:t>
      </w:r>
    </w:p>
    <w:p w:rsidR="0044768B" w:rsidRPr="005D05E0" w:rsidRDefault="0044768B" w:rsidP="00D5667B">
      <w:pPr>
        <w:rPr>
          <w:rFonts w:asciiTheme="majorBidi" w:hAnsiTheme="majorBidi" w:cstheme="majorBidi"/>
          <w:color w:val="000000"/>
          <w:u w:val="single"/>
        </w:rPr>
      </w:pPr>
      <w:r w:rsidRPr="005D05E0">
        <w:rPr>
          <w:rFonts w:asciiTheme="majorBidi" w:hAnsiTheme="majorBidi" w:cstheme="majorBidi"/>
          <w:b/>
          <w:bCs/>
          <w:color w:val="000000"/>
          <w:u w:val="single"/>
        </w:rPr>
        <w:t>Migration des canaux :</w:t>
      </w:r>
    </w:p>
    <w:p w:rsidR="00DB4D86" w:rsidRPr="00DB4D86" w:rsidRDefault="00A328F3" w:rsidP="004C4741">
      <w:pPr>
        <w:rPr>
          <w:rFonts w:ascii="Arial" w:hAnsi="Arial" w:cs="Arial"/>
          <w:color w:val="000000"/>
          <w:sz w:val="21"/>
          <w:szCs w:val="22"/>
        </w:rPr>
      </w:pPr>
      <w:r w:rsidRPr="005D05E0">
        <w:rPr>
          <w:rFonts w:asciiTheme="majorBidi" w:hAnsiTheme="majorBidi" w:cstheme="majorBidi"/>
          <w:color w:val="000000"/>
        </w:rPr>
        <w:t xml:space="preserve">On </w:t>
      </w:r>
      <w:r w:rsidR="00D20F43" w:rsidRPr="005D05E0">
        <w:rPr>
          <w:rFonts w:asciiTheme="majorBidi" w:hAnsiTheme="majorBidi" w:cstheme="majorBidi"/>
          <w:color w:val="000000"/>
        </w:rPr>
        <w:t>peut aussi déplacer les extrémité</w:t>
      </w:r>
      <w:r w:rsidRPr="005D05E0">
        <w:rPr>
          <w:rFonts w:asciiTheme="majorBidi" w:hAnsiTheme="majorBidi" w:cstheme="majorBidi"/>
          <w:color w:val="000000"/>
        </w:rPr>
        <w:t>s</w:t>
      </w:r>
      <w:r w:rsidR="00D20F43" w:rsidRPr="005D05E0">
        <w:rPr>
          <w:rFonts w:asciiTheme="majorBidi" w:hAnsiTheme="majorBidi" w:cstheme="majorBidi"/>
          <w:color w:val="000000"/>
        </w:rPr>
        <w:t xml:space="preserve"> des canaux mais </w:t>
      </w:r>
      <w:r w:rsidRPr="005D05E0">
        <w:rPr>
          <w:rFonts w:asciiTheme="majorBidi" w:hAnsiTheme="majorBidi" w:cstheme="majorBidi"/>
          <w:color w:val="000000"/>
        </w:rPr>
        <w:t xml:space="preserve">cela </w:t>
      </w:r>
      <w:r w:rsidR="00D20F43" w:rsidRPr="005D05E0">
        <w:rPr>
          <w:rFonts w:asciiTheme="majorBidi" w:hAnsiTheme="majorBidi" w:cstheme="majorBidi"/>
          <w:color w:val="000000"/>
        </w:rPr>
        <w:t>change la topologie de réseau qui peut men</w:t>
      </w:r>
      <w:r w:rsidRPr="005D05E0">
        <w:rPr>
          <w:rFonts w:asciiTheme="majorBidi" w:hAnsiTheme="majorBidi" w:cstheme="majorBidi"/>
          <w:color w:val="000000"/>
        </w:rPr>
        <w:t>er</w:t>
      </w:r>
      <w:r w:rsidR="00DC7AF3" w:rsidRPr="005D05E0">
        <w:rPr>
          <w:rFonts w:asciiTheme="majorBidi" w:hAnsiTheme="majorBidi" w:cstheme="majorBidi"/>
          <w:color w:val="000000"/>
        </w:rPr>
        <w:t xml:space="preserve"> </w:t>
      </w:r>
      <w:r w:rsidRPr="005D05E0">
        <w:rPr>
          <w:rFonts w:asciiTheme="majorBidi" w:hAnsiTheme="majorBidi" w:cstheme="majorBidi"/>
          <w:color w:val="000000"/>
        </w:rPr>
        <w:t xml:space="preserve">à </w:t>
      </w:r>
      <w:r w:rsidR="00D20F43" w:rsidRPr="005D05E0">
        <w:rPr>
          <w:rFonts w:asciiTheme="majorBidi" w:hAnsiTheme="majorBidi" w:cstheme="majorBidi"/>
          <w:color w:val="000000"/>
        </w:rPr>
        <w:t>des situation</w:t>
      </w:r>
      <w:r w:rsidRPr="005D05E0">
        <w:rPr>
          <w:rFonts w:asciiTheme="majorBidi" w:hAnsiTheme="majorBidi" w:cstheme="majorBidi"/>
          <w:color w:val="000000"/>
        </w:rPr>
        <w:t>s</w:t>
      </w:r>
      <w:r w:rsidR="00D20F43" w:rsidRPr="005D05E0">
        <w:rPr>
          <w:rFonts w:asciiTheme="majorBidi" w:hAnsiTheme="majorBidi" w:cstheme="majorBidi"/>
          <w:color w:val="000000"/>
        </w:rPr>
        <w:t xml:space="preserve"> inattendue</w:t>
      </w:r>
      <w:r w:rsidRPr="005D05E0">
        <w:rPr>
          <w:rFonts w:asciiTheme="majorBidi" w:hAnsiTheme="majorBidi" w:cstheme="majorBidi"/>
          <w:color w:val="000000"/>
        </w:rPr>
        <w:t>s</w:t>
      </w:r>
      <w:r w:rsidR="00DC7AF3" w:rsidRPr="005D05E0">
        <w:rPr>
          <w:rFonts w:asciiTheme="majorBidi" w:hAnsiTheme="majorBidi" w:cstheme="majorBidi"/>
          <w:color w:val="000000"/>
        </w:rPr>
        <w:t xml:space="preserve"> </w:t>
      </w:r>
      <w:r w:rsidR="00D20F43" w:rsidRPr="005D05E0">
        <w:rPr>
          <w:rFonts w:asciiTheme="majorBidi" w:hAnsiTheme="majorBidi" w:cstheme="majorBidi"/>
          <w:color w:val="000000"/>
        </w:rPr>
        <w:t xml:space="preserve">soit disent </w:t>
      </w:r>
      <w:r w:rsidR="00DC7AF3" w:rsidRPr="005D05E0">
        <w:rPr>
          <w:rFonts w:asciiTheme="majorBidi" w:hAnsiTheme="majorBidi" w:cstheme="majorBidi"/>
          <w:color w:val="000000"/>
        </w:rPr>
        <w:t>inter blocage</w:t>
      </w:r>
      <w:r w:rsidR="008B6E02" w:rsidRPr="005D05E0">
        <w:rPr>
          <w:rFonts w:asciiTheme="majorBidi" w:hAnsiTheme="majorBidi" w:cstheme="majorBidi"/>
          <w:color w:val="000000"/>
        </w:rPr>
        <w:fldChar w:fldCharType="begin"/>
      </w:r>
      <w:r w:rsidR="004C4741">
        <w:rPr>
          <w:rFonts w:asciiTheme="majorBidi" w:hAnsiTheme="majorBidi" w:cstheme="majorBidi"/>
          <w:color w:val="000000"/>
        </w:rPr>
        <w:instrText xml:space="preserve"> ADDIN ZOTERO_ITEM CSL_CITATION {"citationID":"jGRyDwaH","properties":{"formattedCitation":"[23]","plainCitation":"[23]","noteIndex":0},"citationItems":[{"id":102,"uris":["http://zotero.org/users/4740593/items/X78IHYIY"],"uri":["http://zotero.org/users/4740593/items/X78IHYIY"],"itemData":{"id":102,"type":"article","title":"JCSP Networking – Some Tutorial  examples","publisher":"university of kent","URL":"http://projects.cs.kent.ac.uk/projects/jcsp/svn/jcsp/trunk/JCSP%20Networking.pdf","author":[{"literal":"university of kent"}]}}],"schema":"https://github.com/citation-style-language/schema/raw/master/csl-citation.json"} </w:instrText>
      </w:r>
      <w:r w:rsidR="008B6E02" w:rsidRPr="005D05E0">
        <w:rPr>
          <w:rFonts w:asciiTheme="majorBidi" w:hAnsiTheme="majorBidi" w:cstheme="majorBidi"/>
          <w:color w:val="000000"/>
        </w:rPr>
        <w:fldChar w:fldCharType="separate"/>
      </w:r>
      <w:r w:rsidR="004C4741" w:rsidRPr="004C4741">
        <w:t>[23]</w:t>
      </w:r>
      <w:r w:rsidR="008B6E02" w:rsidRPr="005D05E0">
        <w:rPr>
          <w:rFonts w:asciiTheme="majorBidi" w:hAnsiTheme="majorBidi" w:cstheme="majorBidi"/>
          <w:color w:val="000000"/>
        </w:rPr>
        <w:fldChar w:fldCharType="end"/>
      </w:r>
      <w:r w:rsidR="00D02C23" w:rsidRPr="005D05E0">
        <w:rPr>
          <w:rFonts w:asciiTheme="majorBidi" w:hAnsiTheme="majorBidi" w:cstheme="majorBidi"/>
          <w:color w:val="000000"/>
        </w:rPr>
        <w:t>, ce si est un</w:t>
      </w:r>
      <w:r w:rsidR="004A1CD0" w:rsidRPr="005D05E0">
        <w:rPr>
          <w:rFonts w:asciiTheme="majorBidi" w:hAnsiTheme="majorBidi" w:cstheme="majorBidi"/>
          <w:color w:val="000000"/>
        </w:rPr>
        <w:t>e</w:t>
      </w:r>
      <w:r w:rsidR="00D02C23" w:rsidRPr="005D05E0">
        <w:rPr>
          <w:rFonts w:asciiTheme="majorBidi" w:hAnsiTheme="majorBidi" w:cstheme="majorBidi"/>
          <w:color w:val="000000"/>
        </w:rPr>
        <w:t xml:space="preserve"> anomale</w:t>
      </w:r>
      <w:r w:rsidR="0044768B" w:rsidRPr="005D05E0">
        <w:rPr>
          <w:rFonts w:asciiTheme="majorBidi" w:hAnsiTheme="majorBidi" w:cstheme="majorBidi"/>
          <w:color w:val="000000"/>
        </w:rPr>
        <w:t xml:space="preserve"> détectée</w:t>
      </w:r>
      <w:r w:rsidR="00D02C23" w:rsidRPr="005D05E0">
        <w:rPr>
          <w:rFonts w:asciiTheme="majorBidi" w:hAnsiTheme="majorBidi" w:cstheme="majorBidi"/>
          <w:color w:val="000000"/>
        </w:rPr>
        <w:t xml:space="preserve"> dans</w:t>
      </w:r>
      <w:r w:rsidR="00484A89" w:rsidRPr="005D05E0">
        <w:rPr>
          <w:rFonts w:asciiTheme="majorBidi" w:hAnsiTheme="majorBidi" w:cstheme="majorBidi"/>
          <w:color w:val="000000"/>
        </w:rPr>
        <w:t xml:space="preserve"> le Protocol de migration des canaux , </w:t>
      </w:r>
      <w:r w:rsidR="00D02C23" w:rsidRPr="005D05E0">
        <w:rPr>
          <w:rFonts w:asciiTheme="majorBidi" w:hAnsiTheme="majorBidi" w:cstheme="majorBidi"/>
          <w:color w:val="000000"/>
        </w:rPr>
        <w:t>que l’équipe de JCSP.net entrain de résoudre</w:t>
      </w:r>
      <w:r w:rsidR="008B6E02" w:rsidRPr="005D05E0">
        <w:rPr>
          <w:rFonts w:asciiTheme="majorBidi" w:hAnsiTheme="majorBidi" w:cstheme="majorBidi"/>
          <w:color w:val="000000"/>
        </w:rPr>
        <w:fldChar w:fldCharType="begin"/>
      </w:r>
      <w:r w:rsidR="00D5667B" w:rsidRPr="005D05E0">
        <w:rPr>
          <w:rFonts w:asciiTheme="majorBidi" w:hAnsiTheme="majorBidi" w:cstheme="majorBidi"/>
          <w:color w:val="000000"/>
        </w:rPr>
        <w:instrText xml:space="preserve"> ADDIN ZOTERO_TEMP </w:instrText>
      </w:r>
      <w:r w:rsidR="008B6E02" w:rsidRPr="005D05E0">
        <w:rPr>
          <w:rFonts w:asciiTheme="majorBidi" w:hAnsiTheme="majorBidi" w:cstheme="majorBidi"/>
          <w:color w:val="000000"/>
        </w:rPr>
        <w:fldChar w:fldCharType="end"/>
      </w:r>
      <w:r w:rsidR="00D02C23" w:rsidRPr="005D05E0">
        <w:rPr>
          <w:rFonts w:asciiTheme="majorBidi" w:hAnsiTheme="majorBidi" w:cstheme="majorBidi"/>
          <w:color w:val="000000"/>
        </w:rPr>
        <w:t>.</w:t>
      </w:r>
      <w:r w:rsidR="00DB4D86" w:rsidRPr="001E1F85">
        <w:rPr>
          <w:rFonts w:asciiTheme="majorBidi" w:hAnsiTheme="majorBidi" w:cstheme="majorBidi"/>
          <w:color w:val="000000"/>
        </w:rPr>
        <w:t xml:space="preserve"> </w:t>
      </w:r>
      <w:r w:rsidR="008B6E02" w:rsidRPr="001E1F85">
        <w:rPr>
          <w:rFonts w:asciiTheme="majorBidi" w:hAnsiTheme="majorBidi" w:cstheme="majorBidi"/>
          <w:b/>
          <w:bCs/>
          <w:color w:val="000000"/>
        </w:rPr>
        <w:fldChar w:fldCharType="begin"/>
      </w:r>
      <w:r w:rsidR="004C4741">
        <w:rPr>
          <w:rFonts w:asciiTheme="majorBidi" w:hAnsiTheme="majorBidi" w:cstheme="majorBidi"/>
          <w:b/>
          <w:bCs/>
          <w:color w:val="000000"/>
        </w:rPr>
        <w:instrText xml:space="preserve"> ADDIN ZOTERO_ITEM CSL_CITATION {"citationID":"85YizmDF","properties":{"formattedCitation":"[24]","plainCitation":"[24]","noteIndex":0},"citationItems":[{"id":89,"uris":["http://zotero.org/users/4740593/items/LKQK98YL"],"uri":["http://zotero.org/users/4740593/items/LKQK98YL"],"itemData":{"id":89,"type":"article-journal","title":"CSP Networking for Java (JCSP.net)","page":"117","source":"Zotero","language":"en","author":[{"family":"Aldous","given":"Jo"},{"family":"Foster","given":"Jon"},{"family":"Welch","given":"Peter"}]}}],"schema":"https://github.com/citation-style-language/schema/raw/master/csl-citation.json"} </w:instrText>
      </w:r>
      <w:r w:rsidR="008B6E02" w:rsidRPr="001E1F85">
        <w:rPr>
          <w:rFonts w:asciiTheme="majorBidi" w:hAnsiTheme="majorBidi" w:cstheme="majorBidi"/>
          <w:b/>
          <w:bCs/>
          <w:color w:val="000000"/>
        </w:rPr>
        <w:fldChar w:fldCharType="separate"/>
      </w:r>
      <w:r w:rsidR="004C4741" w:rsidRPr="004C4741">
        <w:t>[24]</w:t>
      </w:r>
      <w:r w:rsidR="008B6E02" w:rsidRPr="001E1F85">
        <w:rPr>
          <w:rFonts w:asciiTheme="majorBidi" w:hAnsiTheme="majorBidi" w:cstheme="majorBidi"/>
          <w:b/>
          <w:bCs/>
          <w:color w:val="000000"/>
        </w:rPr>
        <w:fldChar w:fldCharType="end"/>
      </w:r>
    </w:p>
    <w:p w:rsidR="00C61A25" w:rsidRPr="005D05E0" w:rsidRDefault="00C61A25" w:rsidP="0050146C">
      <w:pPr>
        <w:rPr>
          <w:rFonts w:asciiTheme="majorBidi" w:hAnsiTheme="majorBidi" w:cstheme="majorBidi"/>
          <w:color w:val="000000"/>
        </w:rPr>
      </w:pPr>
    </w:p>
    <w:p w:rsidR="00C61A25" w:rsidRPr="001D5212" w:rsidRDefault="008B6E02">
      <w:pPr>
        <w:rPr>
          <w:rFonts w:ascii="Arial" w:hAnsi="Arial" w:cs="Arial"/>
          <w:color w:val="000000"/>
          <w:sz w:val="21"/>
          <w:szCs w:val="22"/>
        </w:rPr>
      </w:pPr>
      <w:r w:rsidRPr="008B6E02">
        <w:rPr>
          <w:noProof/>
        </w:rPr>
        <w:pict>
          <v:shape id="_x0000_s2352" type="#_x0000_t202" style="position:absolute;margin-left:54.4pt;margin-top:280.75pt;width:301.55pt;height:.05pt;z-index:251871232" stroked="f">
            <v:textbox style="mso-fit-shape-to-text:t" inset="0,0,0,0">
              <w:txbxContent>
                <w:p w:rsidR="004108CE" w:rsidRPr="00BF65EB" w:rsidRDefault="004108CE" w:rsidP="00DB4D86">
                  <w:pPr>
                    <w:pStyle w:val="Lgende"/>
                    <w:jc w:val="center"/>
                    <w:rPr>
                      <w:rFonts w:ascii="Arial" w:hAnsi="Arial" w:cs="Arial"/>
                      <w:noProof/>
                      <w:color w:val="000000"/>
                      <w:sz w:val="21"/>
                    </w:rPr>
                  </w:pPr>
                  <w:bookmarkStart w:id="78" w:name="_Toc517734537"/>
                  <w:r>
                    <w:t xml:space="preserve">Figure </w:t>
                  </w:r>
                  <w:fldSimple w:instr=" SEQ Figure \* ARABIC ">
                    <w:r>
                      <w:rPr>
                        <w:noProof/>
                      </w:rPr>
                      <w:t>8</w:t>
                    </w:r>
                  </w:fldSimple>
                  <w:r>
                    <w:t xml:space="preserve"> </w:t>
                  </w:r>
                  <w:r w:rsidRPr="005B4A6A">
                    <w:t>mécanisme de migration des canaux</w:t>
                  </w:r>
                  <w:bookmarkEnd w:id="78"/>
                </w:p>
              </w:txbxContent>
            </v:textbox>
          </v:shape>
        </w:pict>
      </w:r>
      <w:r>
        <w:rPr>
          <w:rFonts w:ascii="Arial" w:hAnsi="Arial" w:cs="Arial"/>
          <w:noProof/>
          <w:color w:val="000000"/>
          <w:sz w:val="21"/>
          <w:szCs w:val="22"/>
        </w:rPr>
        <w:pict>
          <v:group id="_x0000_s2316" style="position:absolute;margin-left:54.4pt;margin-top:1.1pt;width:301.55pt;height:275.15pt;z-index:251805696" coordorigin="2505,2672" coordsize="6031,5503">
            <v:roundrect id="Rounded Rectangle 35" o:spid="_x0000_s2255" style="position:absolute;left:5288;top:5887;width:1274;height:1677;v-text-anchor:middle" arcsize="10923f" o:regroupid="3" o:gfxdata="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OFxH&#10;wAAAANsAAAAPAAAAAAAAAAEAIAAAACIAAABkcnMvZG93bnJldi54bWxQSwECFAAUAAAACACHTuJA&#10;My8FnjsAAAA5AAAAEAAAAAAAAAABACAAAAAPAQAAZHJzL3NoYXBleG1sLnhtbFBLBQYAAAAABgAG&#10;AFsBAAC5AwAAAAA=&#10;" strokecolor="#f79646" strokeweight="2pt">
              <v:textbox>
                <w:txbxContent>
                  <w:p w:rsidR="004108CE" w:rsidRDefault="004108CE" w:rsidP="00A328F3">
                    <w:pPr>
                      <w:jc w:val="both"/>
                    </w:pPr>
                  </w:p>
                  <w:p w:rsidR="004108CE" w:rsidRDefault="004108CE" w:rsidP="00A328F3">
                    <w:pPr>
                      <w:jc w:val="both"/>
                    </w:pPr>
                  </w:p>
                  <w:p w:rsidR="004108CE" w:rsidRDefault="004108CE" w:rsidP="00A328F3">
                    <w:pPr>
                      <w:jc w:val="both"/>
                    </w:pPr>
                  </w:p>
                  <w:p w:rsidR="004108CE" w:rsidRDefault="004108CE" w:rsidP="00A328F3">
                    <w:pPr>
                      <w:jc w:val="both"/>
                    </w:pPr>
                  </w:p>
                  <w:p w:rsidR="004108CE" w:rsidRDefault="004108CE" w:rsidP="00A328F3">
                    <w:pPr>
                      <w:jc w:val="both"/>
                    </w:pPr>
                  </w:p>
                  <w:p w:rsidR="004108CE" w:rsidRDefault="004108CE" w:rsidP="00A328F3">
                    <w:pPr>
                      <w:jc w:val="center"/>
                    </w:pPr>
                    <w:r>
                      <w:rPr>
                        <w:sz w:val="28"/>
                        <w:szCs w:val="28"/>
                      </w:rPr>
                      <w:t>Q</w:t>
                    </w:r>
                  </w:p>
                  <w:p w:rsidR="004108CE" w:rsidRDefault="004108CE" w:rsidP="00A328F3">
                    <w:pPr>
                      <w:jc w:val="center"/>
                    </w:pPr>
                  </w:p>
                </w:txbxContent>
              </v:textbox>
            </v:roundrect>
            <v:roundrect id="Rounded Rectangle 37" o:spid="_x0000_s2256" style="position:absolute;left:3736;top:7045;width:872;height:821;v-text-anchor:middle" arcsize="10923f" o:regroupid="3" o:gfxdata="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pmervQAA&#10;ANsAAAAPAAAAAAAAAAEAIAAAACIAAABkcnMvZG93bnJldi54bWxQSwECFAAUAAAACACHTuJAMy8F&#10;njsAAAA5AAAAEAAAAAAAAAABACAAAAAMAQAAZHJzL3NoYXBleG1sLnhtbFBLBQYAAAAABgAGAFsB&#10;AAC2AwAAAAA=&#10;" strokecolor="#f79646" strokeweight="2pt">
              <v:textbox>
                <w:txbxContent>
                  <w:p w:rsidR="004108CE" w:rsidRDefault="004108CE" w:rsidP="00A328F3">
                    <w:pPr>
                      <w:jc w:val="center"/>
                    </w:pPr>
                    <w:r>
                      <w:t>P0</w:t>
                    </w:r>
                  </w:p>
                </w:txbxContent>
              </v:textbox>
            </v:roundrect>
            <v:roundrect id="Rounded Rectangle 39" o:spid="_x0000_s2257" style="position:absolute;left:5508;top:6044;width:872;height:820;v-text-anchor:middle" arcsize="10923f" o:regroupid="3" o:gfxdata="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1VkK/&#10;AAAA2wAAAA8AAAAAAAAAAQAgAAAAIgAAAGRycy9kb3ducmV2LnhtbFBLAQIUABQAAAAIAIdO4kAz&#10;LwWeOwAAADkAAAAQAAAAAAAAAAEAIAAAAA4BAABkcnMvc2hhcGV4bWwueG1sUEsFBgAAAAAGAAYA&#10;WwEAALgDAAAAAA==&#10;" strokecolor="#f79646" strokeweight="2pt">
              <v:textbox>
                <w:txbxContent>
                  <w:p w:rsidR="004108CE" w:rsidRDefault="004108CE" w:rsidP="00A328F3">
                    <w:pPr>
                      <w:jc w:val="center"/>
                      <w:rPr>
                        <w:sz w:val="28"/>
                        <w:szCs w:val="28"/>
                      </w:rPr>
                    </w:pPr>
                    <w:r>
                      <w:rPr>
                        <w:sz w:val="28"/>
                        <w:szCs w:val="28"/>
                      </w:rPr>
                      <w:t>x</w:t>
                    </w:r>
                  </w:p>
                </w:txbxContent>
              </v:textbox>
            </v:roundrect>
            <v:roundrect id="Rounded Rectangle 40" o:spid="_x0000_s2258" style="position:absolute;left:2567;top:7069;width:872;height:821;v-text-anchor:middle" arcsize="10923f" o:regroupid="3" o:gfxdata="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kmMorsAAADb&#10;AAAADwAAAAAAAAABACAAAAAiAAAAZHJzL2Rvd25yZXYueG1sUEsBAhQAFAAAAAgAh07iQDMvBZ47&#10;AAAAOQAAABAAAAAAAAAAAQAgAAAACgEAAGRycy9zaGFwZXhtbC54bWxQSwUGAAAAAAYABgBbAQAA&#10;tAMAAAAA&#10;" strokecolor="#f79646" strokeweight="2pt">
              <v:textbox>
                <w:txbxContent>
                  <w:p w:rsidR="004108CE" w:rsidRDefault="004108CE" w:rsidP="00A328F3">
                    <w:pPr>
                      <w:jc w:val="center"/>
                    </w:pPr>
                    <w:r>
                      <w:t>P1</w:t>
                    </w:r>
                  </w:p>
                </w:txbxContent>
              </v:textbox>
            </v:roundrect>
            <v:roundrect id="Rounded Rectangle 41" o:spid="_x0000_s2259" style="position:absolute;left:7262;top:5874;width:1274;height:1653;v-text-anchor:middle" arcsize="10923f" o:regroupid="3" o:gfxdata="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QUpOb4A&#10;AADbAAAADwAAAAAAAAABACAAAAAiAAAAZHJzL2Rvd25yZXYueG1sUEsBAhQAFAAAAAgAh07iQDMv&#10;BZ47AAAAOQAAABAAAAAAAAAAAQAgAAAADQEAAGRycy9zaGFwZXhtbC54bWxQSwUGAAAAAAYABgBb&#10;AQAAtwMAAAAA&#10;" strokecolor="#f79646" strokeweight="2pt">
              <v:textbox>
                <w:txbxContent>
                  <w:p w:rsidR="004108CE" w:rsidRDefault="004108CE" w:rsidP="00A328F3">
                    <w:pPr>
                      <w:jc w:val="center"/>
                    </w:pPr>
                  </w:p>
                  <w:p w:rsidR="004108CE" w:rsidRDefault="004108CE" w:rsidP="00A328F3">
                    <w:pPr>
                      <w:jc w:val="center"/>
                    </w:pPr>
                  </w:p>
                  <w:p w:rsidR="004108CE" w:rsidRDefault="004108CE" w:rsidP="00A328F3">
                    <w:pPr>
                      <w:jc w:val="center"/>
                    </w:pPr>
                  </w:p>
                  <w:p w:rsidR="004108CE" w:rsidRDefault="004108CE" w:rsidP="00A328F3">
                    <w:pPr>
                      <w:jc w:val="center"/>
                    </w:pPr>
                  </w:p>
                  <w:p w:rsidR="004108CE" w:rsidRDefault="004108CE" w:rsidP="00A328F3">
                    <w:pPr>
                      <w:jc w:val="center"/>
                    </w:pPr>
                  </w:p>
                  <w:p w:rsidR="004108CE" w:rsidRDefault="004108CE" w:rsidP="00A328F3">
                    <w:pPr>
                      <w:jc w:val="center"/>
                      <w:rPr>
                        <w:sz w:val="28"/>
                        <w:szCs w:val="28"/>
                      </w:rPr>
                    </w:pPr>
                    <w:r>
                      <w:rPr>
                        <w:sz w:val="28"/>
                        <w:szCs w:val="28"/>
                      </w:rPr>
                      <w:t>R</w:t>
                    </w:r>
                  </w:p>
                </w:txbxContent>
              </v:textbox>
            </v:roundrect>
            <v:roundrect id="Rounded Rectangle 38" o:spid="_x0000_s2260" style="position:absolute;left:7463;top:6152;width:871;height:821;v-text-anchor:middle" arcsize="10923f" o:regroupid="3" o:gfxdata="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Dnz2bsAAADb&#10;AAAADwAAAAAAAAABACAAAAAiAAAAZHJzL2Rvd25yZXYueG1sUEsBAhQAFAAAAAgAh07iQDMvBZ47&#10;AAAAOQAAABAAAAAAAAAAAQAgAAAACgEAAGRycy9zaGFwZXhtbC54bWxQSwUGAAAAAAYABgBbAQAA&#10;tAMAAAAA&#10;" strokecolor="#f79646" strokeweight="2pt">
              <v:textbox>
                <w:txbxContent>
                  <w:p w:rsidR="004108CE" w:rsidRDefault="004108CE" w:rsidP="00A328F3">
                    <w:pPr>
                      <w:jc w:val="center"/>
                      <w:rPr>
                        <w:sz w:val="28"/>
                        <w:szCs w:val="28"/>
                      </w:rPr>
                    </w:pPr>
                    <w:r>
                      <w:rPr>
                        <w:sz w:val="28"/>
                        <w:szCs w:val="28"/>
                      </w:rPr>
                      <w:t>y</w:t>
                    </w:r>
                  </w:p>
                </w:txbxContent>
              </v:textbox>
            </v:roundrect>
            <v:shape id="Straight Arrow Connector 42" o:spid="_x0000_s2261" type="#_x0000_t32" style="position:absolute;left:7889;top:5503;width:10;height:628" o:regroupid="3" o:gfxdata="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Fy6Le8AAAA&#10;2wAAAA8AAAAAAAAAAQAgAAAAIgAAAGRycy9kb3ducmV2LnhtbFBLAQIUABQAAAAIAIdO4kAzLwWe&#10;OwAAADkAAAAQAAAAAAAAAAEAIAAAAAsBAABkcnMvc2hhcGV4bWwueG1sUEsFBgAAAAAGAAYAWwEA&#10;ALUDAAAAAA==&#10;" strokecolor="#4a7ebb">
              <v:stroke endarrow="open"/>
            </v:shape>
            <v:shape id="Straight Arrow Connector 43" o:spid="_x0000_s2262" type="#_x0000_t32" style="position:absolute;left:3003;top:5483;width:9;height:1566;flip:y" o:regroupid="3" o:gfxdata="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U6yH6/&#10;AAAA2wAAAA8AAAAAAAAAAQAgAAAAIgAAAGRycy9kb3ducmV2LnhtbFBLAQIUABQAAAAIAIdO4kAz&#10;LwWeOwAAADkAAAAQAAAAAAAAAAEAIAAAAA4BAABkcnMvc2hhcGV4bWwueG1sUEsFBgAAAAAGAAYA&#10;WwEAALgDAAAAAA==&#10;" strokecolor="#4a7ebb">
              <v:stroke endarrow="open"/>
            </v:shape>
            <v:shape id="Straight Arrow Connector 44" o:spid="_x0000_s2263" type="#_x0000_t32" style="position:absolute;left:4163;top:5515;width:9;height:1530;flip:x y" o:regroupid="3" o:gfxdata="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PJtHugAAANsA&#10;AAAPAAAAAAAAAAEAIAAAACIAAABkcnMvZG93bnJldi54bWxQSwECFAAUAAAACACHTuJAMy8FnjsA&#10;AAA5AAAAEAAAAAAAAAABACAAAAAJAQAAZHJzL3NoYXBleG1sLnhtbFBLBQYAAAAABgAGAFsBAACz&#10;AwAAAAA=&#10;" strokecolor="#4a7ebb">
              <v:stroke endarrow="open"/>
            </v:shape>
            <v:shape id="Straight Arrow Connector 45" o:spid="_x0000_s2264" type="#_x0000_t32" style="position:absolute;left:6400;top:6435;width:1069;height:19;flip:y" o:regroupid="3" o:gfxdata="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Z/1kb4A&#10;AADbAAAADwAAAAAAAAABACAAAAAiAAAAZHJzL2Rvd25yZXYueG1sUEsBAhQAFAAAAAgAh07iQDMv&#10;BZ47AAAAOQAAABAAAAAAAAAAAQAgAAAADQEAAGRycy9zaGFwZXhtbC54bWxQSwUGAAAAAAYABgBb&#10;AQAAtwMAAAAA&#10;" strokecolor="#4a7ebb">
              <v:stroke endarrow="open"/>
            </v:shape>
            <v:roundrect id="Rounded Rectangle 55" o:spid="_x0000_s2265" style="position:absolute;left:5231;top:2685;width:1274;height:1677;v-text-anchor:middle" arcsize="10923f" o:regroupid="3" o:gfxdata="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e5574A&#10;AADbAAAADwAAAAAAAAABACAAAAAiAAAAZHJzL2Rvd25yZXYueG1sUEsBAhQAFAAAAAgAh07iQDMv&#10;BZ47AAAAOQAAABAAAAAAAAAAAQAgAAAADQEAAGRycy9zaGFwZXhtbC54bWxQSwUGAAAAAAYABgBb&#10;AQAAtwMAAAAA&#10;" strokecolor="#f79646" strokeweight="2pt">
              <v:textbox>
                <w:txbxContent>
                  <w:p w:rsidR="004108CE" w:rsidRDefault="004108CE" w:rsidP="00A328F3">
                    <w:pPr>
                      <w:jc w:val="both"/>
                    </w:pPr>
                  </w:p>
                  <w:p w:rsidR="004108CE" w:rsidRDefault="004108CE" w:rsidP="00A328F3">
                    <w:pPr>
                      <w:jc w:val="both"/>
                    </w:pPr>
                  </w:p>
                  <w:p w:rsidR="004108CE" w:rsidRDefault="004108CE" w:rsidP="00A328F3">
                    <w:pPr>
                      <w:jc w:val="both"/>
                    </w:pPr>
                  </w:p>
                  <w:p w:rsidR="004108CE" w:rsidRDefault="004108CE" w:rsidP="00A328F3">
                    <w:pPr>
                      <w:jc w:val="both"/>
                    </w:pPr>
                  </w:p>
                  <w:p w:rsidR="004108CE" w:rsidRDefault="004108CE" w:rsidP="00A328F3">
                    <w:pPr>
                      <w:jc w:val="both"/>
                    </w:pPr>
                  </w:p>
                  <w:p w:rsidR="004108CE" w:rsidRDefault="004108CE" w:rsidP="00A328F3">
                    <w:pPr>
                      <w:jc w:val="center"/>
                    </w:pPr>
                    <w:r>
                      <w:rPr>
                        <w:sz w:val="28"/>
                        <w:szCs w:val="28"/>
                      </w:rPr>
                      <w:t>Q</w:t>
                    </w:r>
                  </w:p>
                  <w:p w:rsidR="004108CE" w:rsidRDefault="004108CE" w:rsidP="00A328F3">
                    <w:pPr>
                      <w:jc w:val="center"/>
                    </w:pPr>
                  </w:p>
                </w:txbxContent>
              </v:textbox>
            </v:roundrect>
            <v:roundrect id="Rounded Rectangle 51" o:spid="_x0000_s2266" style="position:absolute;left:3679;top:3843;width:871;height:821;v-text-anchor:middle" arcsize="10923f" o:regroupid="3" o:gfxdata="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Ny/5L4A&#10;AADbAAAADwAAAAAAAAABACAAAAAiAAAAZHJzL2Rvd25yZXYueG1sUEsBAhQAFAAAAAgAh07iQDMv&#10;BZ47AAAAOQAAABAAAAAAAAAAAQAgAAAADQEAAGRycy9zaGFwZXhtbC54bWxQSwUGAAAAAAYABgBb&#10;AQAAtwMAAAAA&#10;" strokecolor="#f79646" strokeweight="2pt">
              <v:textbox>
                <w:txbxContent>
                  <w:p w:rsidR="004108CE" w:rsidRDefault="004108CE" w:rsidP="00A328F3">
                    <w:pPr>
                      <w:jc w:val="center"/>
                    </w:pPr>
                    <w:r>
                      <w:t>P0</w:t>
                    </w:r>
                  </w:p>
                </w:txbxContent>
              </v:textbox>
            </v:roundrect>
            <v:roundrect id="Rounded Rectangle 52" o:spid="_x0000_s2267" style="position:absolute;left:5451;top:2842;width:872;height:820;v-text-anchor:middle" arcsize="10923f" o:regroupid="3" o:gfxdata="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A4hk74A&#10;AADbAAAADwAAAAAAAAABACAAAAAiAAAAZHJzL2Rvd25yZXYueG1sUEsBAhQAFAAAAAgAh07iQDMv&#10;BZ47AAAAOQAAABAAAAAAAAAAAQAgAAAADQEAAGRycy9zaGFwZXhtbC54bWxQSwUGAAAAAAYABgBb&#10;AQAAtwMAAAAA&#10;" strokecolor="#f79646" strokeweight="2pt">
              <v:textbox>
                <w:txbxContent>
                  <w:p w:rsidR="004108CE" w:rsidRDefault="004108CE" w:rsidP="00A328F3">
                    <w:pPr>
                      <w:jc w:val="center"/>
                      <w:rPr>
                        <w:sz w:val="28"/>
                        <w:szCs w:val="28"/>
                      </w:rPr>
                    </w:pPr>
                    <w:r>
                      <w:rPr>
                        <w:sz w:val="28"/>
                        <w:szCs w:val="28"/>
                      </w:rPr>
                      <w:t>x</w:t>
                    </w:r>
                  </w:p>
                </w:txbxContent>
              </v:textbox>
            </v:roundrect>
            <v:roundrect id="Rounded Rectangle 50" o:spid="_x0000_s2268" style="position:absolute;left:2510;top:3867;width:872;height:821;v-text-anchor:middle" arcsize="10923f" o:regroupid="3" o:gfxdata="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5Aaf7sAAADb&#10;AAAADwAAAAAAAAABACAAAAAiAAAAZHJzL2Rvd25yZXYueG1sUEsBAhQAFAAAAAgAh07iQDMvBZ47&#10;AAAAOQAAABAAAAAAAAAAAQAgAAAACgEAAGRycy9zaGFwZXhtbC54bWxQSwUGAAAAAAYABgBbAQAA&#10;tAMAAAAA&#10;" strokecolor="#f79646" strokeweight="2pt">
              <v:textbox>
                <w:txbxContent>
                  <w:p w:rsidR="004108CE" w:rsidRDefault="004108CE" w:rsidP="00A328F3">
                    <w:pPr>
                      <w:jc w:val="center"/>
                    </w:pPr>
                    <w:r>
                      <w:t>P1</w:t>
                    </w:r>
                  </w:p>
                </w:txbxContent>
              </v:textbox>
            </v:roundrect>
            <v:roundrect id="Rounded Rectangle 54" o:spid="_x0000_s2269" style="position:absolute;left:7204;top:2672;width:1274;height:1653;v-text-anchor:middle" arcsize="10923f" o:regroupid="3" o:gfxdata="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qxx8&#10;wAAAANsAAAAPAAAAAAAAAAEAIAAAACIAAABkcnMvZG93bnJldi54bWxQSwECFAAUAAAACACHTuJA&#10;My8FnjsAAAA5AAAAEAAAAAAAAAABACAAAAAPAQAAZHJzL3NoYXBleG1sLnhtbFBLBQYAAAAABgAG&#10;AFsBAAC5AwAAAAA=&#10;" strokecolor="#f79646" strokeweight="2pt">
              <v:textbox>
                <w:txbxContent>
                  <w:p w:rsidR="004108CE" w:rsidRDefault="004108CE" w:rsidP="00A328F3">
                    <w:pPr>
                      <w:jc w:val="center"/>
                    </w:pPr>
                  </w:p>
                  <w:p w:rsidR="004108CE" w:rsidRDefault="004108CE" w:rsidP="00A328F3">
                    <w:pPr>
                      <w:jc w:val="center"/>
                    </w:pPr>
                  </w:p>
                  <w:p w:rsidR="004108CE" w:rsidRDefault="004108CE" w:rsidP="00A328F3">
                    <w:pPr>
                      <w:jc w:val="center"/>
                    </w:pPr>
                  </w:p>
                  <w:p w:rsidR="004108CE" w:rsidRDefault="004108CE" w:rsidP="00A328F3">
                    <w:pPr>
                      <w:jc w:val="center"/>
                    </w:pPr>
                  </w:p>
                  <w:p w:rsidR="004108CE" w:rsidRDefault="004108CE" w:rsidP="00A328F3">
                    <w:pPr>
                      <w:jc w:val="center"/>
                    </w:pPr>
                  </w:p>
                  <w:p w:rsidR="004108CE" w:rsidRDefault="004108CE" w:rsidP="00A328F3">
                    <w:pPr>
                      <w:jc w:val="center"/>
                      <w:rPr>
                        <w:sz w:val="28"/>
                        <w:szCs w:val="28"/>
                      </w:rPr>
                    </w:pPr>
                    <w:r>
                      <w:rPr>
                        <w:sz w:val="28"/>
                        <w:szCs w:val="28"/>
                      </w:rPr>
                      <w:t>R</w:t>
                    </w:r>
                  </w:p>
                </w:txbxContent>
              </v:textbox>
            </v:roundrect>
            <v:roundrect id="Rounded Rectangle 53" o:spid="_x0000_s2270" style="position:absolute;left:7405;top:2950;width:872;height:821;v-text-anchor:middle" arcsize="10923f" o:regroupid="3" o:gfxdata="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QoQI&#10;wAAAANsAAAAPAAAAAAAAAAEAIAAAACIAAABkcnMvZG93bnJldi54bWxQSwECFAAUAAAACACHTuJA&#10;My8FnjsAAAA5AAAAEAAAAAAAAAABACAAAAAPAQAAZHJzL3NoYXBleG1sLnhtbFBLBQYAAAAABgAG&#10;AFsBAAC5AwAAAAA=&#10;" strokecolor="#f79646" strokeweight="2pt">
              <v:textbox>
                <w:txbxContent>
                  <w:p w:rsidR="004108CE" w:rsidRDefault="004108CE" w:rsidP="00A328F3">
                    <w:pPr>
                      <w:jc w:val="center"/>
                      <w:rPr>
                        <w:sz w:val="28"/>
                        <w:szCs w:val="28"/>
                      </w:rPr>
                    </w:pPr>
                    <w:r>
                      <w:rPr>
                        <w:sz w:val="28"/>
                        <w:szCs w:val="28"/>
                      </w:rPr>
                      <w:t>y</w:t>
                    </w:r>
                  </w:p>
                </w:txbxContent>
              </v:textbox>
            </v:roundrect>
            <v:shape id="Straight Arrow Connector 47" o:spid="_x0000_s2271" type="#_x0000_t32" style="position:absolute;left:2505;top:3252;width:2926;height:5;flip:y" o:regroupid="3" o:gfxdata="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HOfb4A&#10;AADbAAAADwAAAAAAAAABACAAAAAiAAAAZHJzL2Rvd25yZXYueG1sUEsBAhQAFAAAAAgAh07iQDMv&#10;BZ47AAAAOQAAABAAAAAAAAAAAQAgAAAADQEAAGRycy9zaGFwZXhtbC54bWxQSwUGAAAAAAYABgBb&#10;AQAAtwMAAAAA&#10;" strokecolor="#4a7ebb">
              <v:stroke endarrow="open"/>
            </v:shape>
            <v:shape id="Straight Arrow Connector 46" o:spid="_x0000_s2272" type="#_x0000_t32" style="position:absolute;left:2946;top:3237;width:0;height:610;flip:y" o:regroupid="3" o:gfxdata="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U1r5r4A&#10;AADbAAAADwAAAAAAAAABACAAAAAiAAAAZHJzL2Rvd25yZXYueG1sUEsBAhQAFAAAAAgAh07iQDMv&#10;BZ47AAAAOQAAABAAAAAAAAAAAQAgAAAADQEAAGRycy9zaGFwZXhtbC54bWxQSwUGAAAAAAYABgBb&#10;AQAAtwMAAAAA&#10;" strokecolor="#4a7ebb">
              <v:stroke endarrow="open"/>
            </v:shape>
            <v:shape id="Straight Arrow Connector 49" o:spid="_x0000_s2273" type="#_x0000_t32" style="position:absolute;left:4115;top:3225;width:0;height:598;flip:y" o:regroupid="3" o:gfxdata="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NL/lL4A&#10;AADbAAAADwAAAAAAAAABACAAAAAiAAAAZHJzL2Rvd25yZXYueG1sUEsBAhQAFAAAAAgAh07iQDMv&#10;BZ47AAAAOQAAABAAAAAAAAAAAQAgAAAADQEAAGRycy9zaGFwZXhtbC54bWxQSwUGAAAAAAYABgBb&#10;AQAAtwMAAAAA&#10;" strokecolor="#4a7ebb">
              <v:stroke endarrow="open"/>
            </v:shape>
            <v:shape id="Straight Arrow Connector 48" o:spid="_x0000_s2274" type="#_x0000_t32" style="position:absolute;left:6343;top:3233;width:1068;height:19;flip:y" o:regroupid="3" o:gfxdata="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55aD7sAAADb&#10;AAAADwAAAAAAAAABACAAAAAiAAAAZHJzL2Rvd25yZXYueG1sUEsBAhQAFAAAAAgAh07iQDMvBZ47&#10;AAAAOQAAABAAAAAAAAAAAQAgAAAACgEAAGRycy9zaGFwZXhtbC54bWxQSwUGAAAAAAYABgBbAQAA&#10;tAMAAAAA&#10;" strokecolor="#4a7ebb">
              <v:stroke endarrow="open"/>
            </v:shape>
            <v:line id="Straight Connector 57" o:spid="_x0000_s2275" style="position:absolute" from="2870,5503" to="7889,5503" o:regroupid="3" o:gfxdata="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2VSHm8AAAA&#10;2wAAAA8AAAAAAAAAAQAgAAAAIgAAAGRycy9kb3ducmV2LnhtbFBLAQIUABQAAAAIAIdO4kAzLwWe&#10;OwAAADkAAAAQAAAAAAAAAAEAIAAAAAsBAABkcnMvc2hhcGV4bWwueG1sUEsFBgAAAAAGAAYAWwEA&#10;ALUDAAAAAA==&#10;" strokecolor="#4a7ebb"/>
            <v:shape id="Text Box 58" o:spid="_x0000_s2276" type="#_x0000_t202" style="position:absolute;left:4948;top:4856;width:1092;height:423" o:regroupid="3" o:gfxdata="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U6DfgtAAAANsAAAAPAAAA&#10;AAAAAAEAIAAAACIAAABkcnMvZG93bnJldi54bWxQSwECFAAUAAAACACHTuJAMy8FnjsAAAA5AAAA&#10;EAAAAAAAAAABACAAAAADAQAAZHJzL3NoYXBleG1sLnhtbFBLBQYAAAAABgAGAFsBAACtAwAAAAA=&#10;" strokeweight=".5pt">
              <v:stroke joinstyle="round"/>
              <v:textbox>
                <w:txbxContent>
                  <w:p w:rsidR="004108CE" w:rsidRDefault="004108CE" w:rsidP="00A328F3">
                    <w:pPr>
                      <w:jc w:val="center"/>
                    </w:pPr>
                    <w:r>
                      <w:t>Avant</w:t>
                    </w:r>
                  </w:p>
                </w:txbxContent>
              </v:textbox>
            </v:shape>
            <v:shape id="Text Box 59" o:spid="_x0000_s2277" type="#_x0000_t202" style="position:absolute;left:4824;top:7752;width:1092;height:423" o:regroupid="3" o:gfxdata="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7pJJ7twAAANsAAAAP&#10;AAAAAAAAAAEAIAAAACIAAABkcnMvZG93bnJldi54bWxQSwECFAAUAAAACACHTuJAMy8FnjsAAAA5&#10;AAAAEAAAAAAAAAABACAAAAAGAQAAZHJzL3NoYXBleG1sLnhtbFBLBQYAAAAABgAGAFsBAACwAwAA&#10;AAA=&#10;" strokeweight=".5pt">
              <v:stroke joinstyle="round"/>
              <v:textbox>
                <w:txbxContent>
                  <w:p w:rsidR="004108CE" w:rsidRDefault="004108CE" w:rsidP="00A328F3">
                    <w:pPr>
                      <w:jc w:val="center"/>
                    </w:pPr>
                    <w:r>
                      <w:t>Après</w:t>
                    </w:r>
                  </w:p>
                </w:txbxContent>
              </v:textbox>
            </v:shape>
            <v:shape id="Text Box 58" o:spid="_x0000_s2314" type="#_x0000_t202" style="position:absolute;left:3003;top:2802;width:1092;height:423" o:gfxdata="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U6DfgtAAAANsAAAAPAAAA&#10;AAAAAAEAIAAAACIAAABkcnMvZG93bnJldi54bWxQSwECFAAUAAAACACHTuJAMy8FnjsAAAA5AAAA&#10;EAAAAAAAAAABACAAAAADAQAAZHJzL3NoYXBleG1sLnhtbFBLBQYAAAAABgAGAFsBAACtAwAAAAA=&#10;" filled="f" stroked="f" strokeweight=".5pt">
              <v:stroke joinstyle="round"/>
              <v:textbox>
                <w:txbxContent>
                  <w:p w:rsidR="004108CE" w:rsidRDefault="004108CE" w:rsidP="00FD2A3B">
                    <w:pPr>
                      <w:jc w:val="center"/>
                    </w:pPr>
                    <w:r>
                      <w:t>« foo »</w:t>
                    </w:r>
                  </w:p>
                </w:txbxContent>
              </v:textbox>
            </v:shape>
            <v:shape id="Text Box 58" o:spid="_x0000_s2315" type="#_x0000_t202" style="position:absolute;left:3012;top:4993;width:1092;height:423" o:gfxdata="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U6DfgtAAAANsAAAAPAAAA&#10;AAAAAAEAIAAAACIAAABkcnMvZG93bnJldi54bWxQSwECFAAUAAAACACHTuJAMy8FnjsAAAA5AAAA&#10;EAAAAAAAAAABACAAAAADAQAAZHJzL3NoYXBleG1sLnhtbFBLBQYAAAAABgAGAFsBAACtAwAAAAA=&#10;" filled="f" stroked="f" strokeweight=".5pt">
              <v:stroke joinstyle="round"/>
              <v:textbox>
                <w:txbxContent>
                  <w:p w:rsidR="004108CE" w:rsidRDefault="004108CE" w:rsidP="00FD2A3B">
                    <w:pPr>
                      <w:jc w:val="center"/>
                    </w:pPr>
                    <w:r>
                      <w:t>« foo »</w:t>
                    </w:r>
                  </w:p>
                </w:txbxContent>
              </v:textbox>
            </v:shape>
          </v:group>
        </w:pict>
      </w: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C61A25" w:rsidRPr="001D5212" w:rsidRDefault="00C61A25">
      <w:pPr>
        <w:rPr>
          <w:rFonts w:ascii="Arial" w:hAnsi="Arial" w:cs="Arial"/>
          <w:color w:val="000000"/>
          <w:sz w:val="21"/>
          <w:szCs w:val="22"/>
        </w:rPr>
      </w:pPr>
    </w:p>
    <w:p w:rsidR="00DB4D86" w:rsidRDefault="00DB4D86" w:rsidP="00DB4D86">
      <w:pPr>
        <w:rPr>
          <w:rFonts w:ascii="Arial" w:hAnsi="Arial" w:cs="Arial"/>
          <w:color w:val="000000"/>
          <w:sz w:val="21"/>
          <w:szCs w:val="22"/>
        </w:rPr>
      </w:pPr>
    </w:p>
    <w:p w:rsidR="00DB4D86" w:rsidRDefault="00DB4D86" w:rsidP="00DB4D86">
      <w:pPr>
        <w:rPr>
          <w:rFonts w:ascii="Arial" w:hAnsi="Arial" w:cs="Arial"/>
          <w:color w:val="000000"/>
          <w:sz w:val="21"/>
          <w:szCs w:val="22"/>
        </w:rPr>
      </w:pPr>
    </w:p>
    <w:p w:rsidR="004B2934" w:rsidRDefault="004B2934" w:rsidP="00484A89">
      <w:pPr>
        <w:rPr>
          <w:rFonts w:asciiTheme="majorBidi" w:hAnsiTheme="majorBidi" w:cstheme="majorBidi"/>
          <w:b/>
          <w:bCs/>
          <w:color w:val="000000"/>
          <w:u w:val="single"/>
        </w:rPr>
      </w:pPr>
    </w:p>
    <w:p w:rsidR="004B2934" w:rsidRDefault="004B2934" w:rsidP="00484A89">
      <w:pPr>
        <w:rPr>
          <w:rFonts w:asciiTheme="majorBidi" w:hAnsiTheme="majorBidi" w:cstheme="majorBidi"/>
          <w:b/>
          <w:bCs/>
          <w:color w:val="000000"/>
          <w:u w:val="single"/>
        </w:rPr>
      </w:pPr>
    </w:p>
    <w:p w:rsidR="004C73D7" w:rsidRDefault="004C73D7">
      <w:pPr>
        <w:rPr>
          <w:rFonts w:asciiTheme="majorBidi" w:hAnsiTheme="majorBidi" w:cstheme="majorBidi"/>
          <w:b/>
          <w:bCs/>
          <w:color w:val="000000"/>
          <w:u w:val="single"/>
        </w:rPr>
      </w:pPr>
      <w:r>
        <w:rPr>
          <w:rFonts w:asciiTheme="majorBidi" w:hAnsiTheme="majorBidi" w:cstheme="majorBidi"/>
          <w:b/>
          <w:bCs/>
          <w:color w:val="000000"/>
          <w:u w:val="single"/>
        </w:rPr>
        <w:br w:type="page"/>
      </w:r>
    </w:p>
    <w:p w:rsidR="004437A2" w:rsidRPr="00EA7348" w:rsidRDefault="004C4D77" w:rsidP="00535836">
      <w:pPr>
        <w:pStyle w:val="Titreniveau1"/>
      </w:pPr>
      <w:bookmarkStart w:id="79" w:name="_Toc517734714"/>
      <w:r w:rsidRPr="004C4D77">
        <w:lastRenderedPageBreak/>
        <w:t>2.</w:t>
      </w:r>
      <w:r w:rsidR="00535836">
        <w:t>5</w:t>
      </w:r>
      <w:r w:rsidR="005B01A1">
        <w:t>)</w:t>
      </w:r>
      <w:r w:rsidRPr="004C4D77">
        <w:t xml:space="preserve"> </w:t>
      </w:r>
      <w:r w:rsidR="004437A2" w:rsidRPr="004C4D77">
        <w:t>Annexe JCSP en Pratique :</w:t>
      </w:r>
      <w:bookmarkEnd w:id="79"/>
    </w:p>
    <w:p w:rsidR="00492E8E" w:rsidRPr="001E1F85" w:rsidRDefault="004437A2" w:rsidP="001B5BAF">
      <w:pPr>
        <w:rPr>
          <w:rFonts w:asciiTheme="majorBidi" w:hAnsiTheme="majorBidi" w:cstheme="majorBidi"/>
          <w:color w:val="000000"/>
        </w:rPr>
      </w:pPr>
      <w:r w:rsidRPr="001E1F85">
        <w:rPr>
          <w:rFonts w:asciiTheme="majorBidi" w:hAnsiTheme="majorBidi" w:cstheme="majorBidi"/>
          <w:color w:val="000000"/>
        </w:rPr>
        <w:t xml:space="preserve">En effet JCSP a été maintenant </w:t>
      </w:r>
      <w:r w:rsidR="00492E8E" w:rsidRPr="001E1F85">
        <w:rPr>
          <w:rFonts w:asciiTheme="majorBidi" w:hAnsiTheme="majorBidi" w:cstheme="majorBidi"/>
          <w:color w:val="000000"/>
        </w:rPr>
        <w:t>évoluée</w:t>
      </w:r>
      <w:r w:rsidRPr="001E1F85">
        <w:rPr>
          <w:rFonts w:asciiTheme="majorBidi" w:hAnsiTheme="majorBidi" w:cstheme="majorBidi"/>
          <w:color w:val="000000"/>
        </w:rPr>
        <w:t xml:space="preserve"> en JCSP.net2</w:t>
      </w:r>
      <w:r w:rsidR="007B4ADD" w:rsidRPr="001E1F85">
        <w:rPr>
          <w:rFonts w:asciiTheme="majorBidi" w:hAnsiTheme="majorBidi" w:cstheme="majorBidi"/>
          <w:color w:val="000000"/>
        </w:rPr>
        <w:t xml:space="preserve"> </w:t>
      </w:r>
      <w:r w:rsidRPr="001E1F85">
        <w:rPr>
          <w:rFonts w:asciiTheme="majorBidi" w:hAnsiTheme="majorBidi" w:cstheme="majorBidi"/>
          <w:color w:val="000000"/>
        </w:rPr>
        <w:t>, cett</w:t>
      </w:r>
      <w:r w:rsidR="00492E8E" w:rsidRPr="001E1F85">
        <w:rPr>
          <w:rFonts w:asciiTheme="majorBidi" w:hAnsiTheme="majorBidi" w:cstheme="majorBidi"/>
          <w:color w:val="000000"/>
        </w:rPr>
        <w:t>e</w:t>
      </w:r>
      <w:r w:rsidRPr="001E1F85">
        <w:rPr>
          <w:rFonts w:asciiTheme="majorBidi" w:hAnsiTheme="majorBidi" w:cstheme="majorBidi"/>
          <w:color w:val="000000"/>
        </w:rPr>
        <w:t xml:space="preserve"> </w:t>
      </w:r>
      <w:r w:rsidR="00492E8E" w:rsidRPr="001E1F85">
        <w:rPr>
          <w:rFonts w:asciiTheme="majorBidi" w:hAnsiTheme="majorBidi" w:cstheme="majorBidi"/>
          <w:color w:val="000000"/>
        </w:rPr>
        <w:t>bibliothèque</w:t>
      </w:r>
      <w:r w:rsidRPr="001E1F85">
        <w:rPr>
          <w:rFonts w:asciiTheme="majorBidi" w:hAnsiTheme="majorBidi" w:cstheme="majorBidi"/>
          <w:color w:val="000000"/>
        </w:rPr>
        <w:t xml:space="preserve"> </w:t>
      </w:r>
      <w:r w:rsidR="00492E8E" w:rsidRPr="001E1F85">
        <w:rPr>
          <w:rFonts w:asciiTheme="majorBidi" w:hAnsiTheme="majorBidi" w:cstheme="majorBidi"/>
          <w:color w:val="000000"/>
        </w:rPr>
        <w:t xml:space="preserve">englobe JCSP.net </w:t>
      </w:r>
      <w:r w:rsidR="007B4ADD" w:rsidRPr="001E1F85">
        <w:rPr>
          <w:rFonts w:asciiTheme="majorBidi" w:hAnsiTheme="majorBidi" w:cstheme="majorBidi"/>
          <w:color w:val="000000"/>
        </w:rPr>
        <w:t>pour des r</w:t>
      </w:r>
      <w:r w:rsidR="001B5BAF">
        <w:rPr>
          <w:rFonts w:asciiTheme="majorBidi" w:hAnsiTheme="majorBidi" w:cstheme="majorBidi"/>
          <w:color w:val="000000"/>
        </w:rPr>
        <w:t>ai</w:t>
      </w:r>
      <w:r w:rsidR="007B4ADD" w:rsidRPr="001E1F85">
        <w:rPr>
          <w:rFonts w:asciiTheme="majorBidi" w:hAnsiTheme="majorBidi" w:cstheme="majorBidi"/>
          <w:color w:val="000000"/>
        </w:rPr>
        <w:t>sons de compatibilité</w:t>
      </w:r>
      <w:r w:rsidR="00492E8E" w:rsidRPr="001E1F85">
        <w:rPr>
          <w:rFonts w:asciiTheme="majorBidi" w:hAnsiTheme="majorBidi" w:cstheme="majorBidi"/>
          <w:color w:val="000000"/>
        </w:rPr>
        <w:t>, dans cette mémoire en vas utiliser JCSP.net2 puisque cette modification permet de créer des liens sans initialiser un CNS ce qui n’est pas permet dans les versions précédent.</w:t>
      </w:r>
    </w:p>
    <w:p w:rsidR="00701AC9" w:rsidRPr="00D26DD3" w:rsidRDefault="00F40D7F" w:rsidP="00D26DD3">
      <w:pPr>
        <w:pStyle w:val="PrformatHTML"/>
        <w:spacing w:after="0"/>
        <w:rPr>
          <w:color w:val="000000"/>
          <w:sz w:val="24"/>
          <w:szCs w:val="24"/>
        </w:rPr>
      </w:pPr>
      <w:r w:rsidRPr="00D26DD3">
        <w:rPr>
          <w:color w:val="000000"/>
          <w:sz w:val="24"/>
          <w:szCs w:val="24"/>
        </w:rPr>
        <w:t xml:space="preserve">import java.io.*; </w:t>
      </w:r>
    </w:p>
    <w:p w:rsidR="00701AC9" w:rsidRPr="00D26DD3" w:rsidRDefault="00F40D7F" w:rsidP="00D26DD3">
      <w:pPr>
        <w:pStyle w:val="PrformatHTML"/>
        <w:spacing w:after="0"/>
        <w:rPr>
          <w:color w:val="000000"/>
          <w:sz w:val="24"/>
          <w:szCs w:val="24"/>
        </w:rPr>
      </w:pPr>
      <w:r w:rsidRPr="00D26DD3">
        <w:rPr>
          <w:color w:val="000000"/>
          <w:sz w:val="24"/>
          <w:szCs w:val="24"/>
        </w:rPr>
        <w:t>import org.jcsp.net2.*;</w:t>
      </w:r>
    </w:p>
    <w:p w:rsidR="00701AC9" w:rsidRPr="00E27D24" w:rsidRDefault="00F40D7F" w:rsidP="00D26DD3">
      <w:pPr>
        <w:pStyle w:val="PrformatHTML"/>
        <w:spacing w:after="0"/>
        <w:rPr>
          <w:color w:val="000000"/>
          <w:sz w:val="24"/>
          <w:szCs w:val="24"/>
          <w:lang w:val="en-US"/>
        </w:rPr>
      </w:pPr>
      <w:r w:rsidRPr="00E27D24">
        <w:rPr>
          <w:color w:val="000000"/>
          <w:sz w:val="24"/>
          <w:szCs w:val="24"/>
          <w:lang w:val="en-US"/>
        </w:rPr>
        <w:t>import org.jcsp.net2.bns.*;</w:t>
      </w:r>
    </w:p>
    <w:p w:rsidR="00701AC9" w:rsidRPr="00E27D24" w:rsidRDefault="00F40D7F" w:rsidP="00D26DD3">
      <w:pPr>
        <w:pStyle w:val="PrformatHTML"/>
        <w:spacing w:after="0"/>
        <w:rPr>
          <w:color w:val="000000"/>
          <w:sz w:val="24"/>
          <w:szCs w:val="24"/>
          <w:lang w:val="en-US"/>
        </w:rPr>
      </w:pPr>
      <w:r w:rsidRPr="00E27D24">
        <w:rPr>
          <w:color w:val="000000"/>
          <w:sz w:val="24"/>
          <w:szCs w:val="24"/>
          <w:lang w:val="en-US"/>
        </w:rPr>
        <w:t>import org.jcsp.net2.cns.*;</w:t>
      </w:r>
    </w:p>
    <w:p w:rsidR="00701AC9" w:rsidRPr="00E27D24" w:rsidRDefault="00F40D7F" w:rsidP="00D26DD3">
      <w:pPr>
        <w:pStyle w:val="PrformatHTML"/>
        <w:spacing w:after="0"/>
        <w:rPr>
          <w:color w:val="000000"/>
          <w:sz w:val="24"/>
          <w:szCs w:val="24"/>
          <w:lang w:val="en-US"/>
        </w:rPr>
      </w:pPr>
      <w:r w:rsidRPr="00E27D24">
        <w:rPr>
          <w:color w:val="000000"/>
          <w:sz w:val="24"/>
          <w:szCs w:val="24"/>
          <w:lang w:val="en-US"/>
        </w:rPr>
        <w:t xml:space="preserve">import org.jcsp.net2.tcpip.*; </w:t>
      </w:r>
    </w:p>
    <w:p w:rsidR="00701AC9" w:rsidRPr="00E27D24" w:rsidRDefault="00F40D7F" w:rsidP="00D26DD3">
      <w:pPr>
        <w:pStyle w:val="PrformatHTML"/>
        <w:spacing w:after="0"/>
        <w:rPr>
          <w:color w:val="000000"/>
          <w:sz w:val="24"/>
          <w:szCs w:val="24"/>
          <w:lang w:val="en-US"/>
        </w:rPr>
      </w:pPr>
      <w:r w:rsidRPr="00E27D24">
        <w:rPr>
          <w:color w:val="000000"/>
          <w:sz w:val="24"/>
          <w:szCs w:val="24"/>
          <w:lang w:val="en-US"/>
        </w:rPr>
        <w:t xml:space="preserve">public class BasicSetup2 { </w:t>
      </w:r>
    </w:p>
    <w:p w:rsidR="00701AC9" w:rsidRPr="00E27D24" w:rsidRDefault="00F40D7F" w:rsidP="00D26DD3">
      <w:pPr>
        <w:pStyle w:val="PrformatHTML"/>
        <w:spacing w:after="0"/>
        <w:rPr>
          <w:color w:val="000000"/>
          <w:sz w:val="24"/>
          <w:szCs w:val="24"/>
          <w:lang w:val="en-US"/>
        </w:rPr>
      </w:pPr>
      <w:r w:rsidRPr="00E27D24">
        <w:rPr>
          <w:color w:val="000000"/>
          <w:sz w:val="24"/>
          <w:szCs w:val="24"/>
          <w:lang w:val="en-US"/>
        </w:rPr>
        <w:t xml:space="preserve">public static void main(String[] args) throws Exception </w:t>
      </w:r>
    </w:p>
    <w:p w:rsidR="00701AC9" w:rsidRPr="00E27D24" w:rsidRDefault="00F40D7F" w:rsidP="00D26DD3">
      <w:pPr>
        <w:pStyle w:val="PrformatHTML"/>
        <w:spacing w:after="0"/>
        <w:rPr>
          <w:color w:val="000000"/>
          <w:sz w:val="24"/>
          <w:szCs w:val="24"/>
          <w:lang w:val="en-US"/>
        </w:rPr>
      </w:pPr>
      <w:r w:rsidRPr="00E27D24">
        <w:rPr>
          <w:color w:val="000000"/>
          <w:sz w:val="24"/>
          <w:szCs w:val="24"/>
          <w:lang w:val="en-US"/>
        </w:rPr>
        <w:t xml:space="preserve">{ </w:t>
      </w:r>
    </w:p>
    <w:p w:rsidR="00701AC9" w:rsidRPr="00E27D24" w:rsidRDefault="00F40D7F" w:rsidP="00D26DD3">
      <w:pPr>
        <w:pStyle w:val="PrformatHTML"/>
        <w:spacing w:after="0"/>
        <w:rPr>
          <w:color w:val="000000"/>
          <w:sz w:val="24"/>
          <w:szCs w:val="24"/>
          <w:lang w:val="en-US"/>
        </w:rPr>
      </w:pPr>
      <w:r w:rsidRPr="00E27D24">
        <w:rPr>
          <w:color w:val="000000"/>
          <w:sz w:val="24"/>
          <w:szCs w:val="24"/>
          <w:lang w:val="en-US"/>
        </w:rPr>
        <w:t xml:space="preserve">BufferedReader stdIn = new BufferedReader(new InputStreamReader(System.in)); </w:t>
      </w:r>
    </w:p>
    <w:p w:rsidR="00701AC9" w:rsidRPr="00E27D24" w:rsidRDefault="00F40D7F" w:rsidP="00D26DD3">
      <w:pPr>
        <w:pStyle w:val="PrformatHTML"/>
        <w:spacing w:after="0"/>
        <w:rPr>
          <w:color w:val="000000"/>
          <w:sz w:val="24"/>
          <w:szCs w:val="24"/>
          <w:lang w:val="en-US"/>
        </w:rPr>
      </w:pPr>
      <w:r w:rsidRPr="00E27D24">
        <w:rPr>
          <w:color w:val="000000"/>
          <w:sz w:val="24"/>
          <w:szCs w:val="24"/>
          <w:lang w:val="en-US"/>
        </w:rPr>
        <w:t xml:space="preserve">System.out.print("Enter port to listen on: "); int port = Integer.parseInt(stdIn.readLine()); </w:t>
      </w:r>
    </w:p>
    <w:p w:rsidR="00701AC9" w:rsidRPr="00E27D24" w:rsidRDefault="00F40D7F" w:rsidP="00D26DD3">
      <w:pPr>
        <w:pStyle w:val="PrformatHTML"/>
        <w:spacing w:after="0"/>
        <w:rPr>
          <w:color w:val="000000"/>
          <w:sz w:val="24"/>
          <w:szCs w:val="24"/>
          <w:lang w:val="en-US"/>
        </w:rPr>
      </w:pPr>
      <w:r w:rsidRPr="00E27D24">
        <w:rPr>
          <w:color w:val="000000"/>
          <w:sz w:val="24"/>
          <w:szCs w:val="24"/>
          <w:lang w:val="en-US"/>
        </w:rPr>
        <w:t xml:space="preserve">// Create a node address to listen on. // Use default IP, which is the most accessible </w:t>
      </w:r>
    </w:p>
    <w:p w:rsidR="00701AC9" w:rsidRPr="00E27D24" w:rsidRDefault="00F40D7F" w:rsidP="00D26DD3">
      <w:pPr>
        <w:pStyle w:val="PrformatHTML"/>
        <w:spacing w:after="0"/>
        <w:rPr>
          <w:color w:val="000000"/>
          <w:sz w:val="24"/>
          <w:szCs w:val="24"/>
          <w:lang w:val="en-US"/>
        </w:rPr>
      </w:pPr>
      <w:r w:rsidRPr="00E27D24">
        <w:rPr>
          <w:color w:val="000000"/>
          <w:sz w:val="24"/>
          <w:szCs w:val="24"/>
          <w:lang w:val="en-US"/>
        </w:rPr>
        <w:t xml:space="preserve">TCPIPNodeAddress addr = new TCPIPNodeAddress(port); </w:t>
      </w:r>
    </w:p>
    <w:p w:rsidR="00701AC9" w:rsidRPr="00E27D24" w:rsidRDefault="00F40D7F" w:rsidP="00D26DD3">
      <w:pPr>
        <w:pStyle w:val="PrformatHTML"/>
        <w:spacing w:after="0"/>
        <w:rPr>
          <w:color w:val="000000"/>
          <w:sz w:val="24"/>
          <w:szCs w:val="24"/>
          <w:lang w:val="en-US"/>
        </w:rPr>
      </w:pPr>
      <w:r w:rsidRPr="00E27D24">
        <w:rPr>
          <w:color w:val="000000"/>
          <w:sz w:val="24"/>
          <w:szCs w:val="24"/>
          <w:lang w:val="en-US"/>
        </w:rPr>
        <w:t xml:space="preserve">// Initialise Node </w:t>
      </w:r>
    </w:p>
    <w:p w:rsidR="00701AC9" w:rsidRPr="00E27D24" w:rsidRDefault="00F40D7F" w:rsidP="00D26DD3">
      <w:pPr>
        <w:pStyle w:val="PrformatHTML"/>
        <w:spacing w:after="0"/>
        <w:rPr>
          <w:color w:val="000000"/>
          <w:sz w:val="24"/>
          <w:szCs w:val="24"/>
          <w:lang w:val="en-US"/>
        </w:rPr>
      </w:pPr>
      <w:r w:rsidRPr="00E27D24">
        <w:rPr>
          <w:color w:val="000000"/>
          <w:sz w:val="24"/>
          <w:szCs w:val="24"/>
          <w:lang w:val="en-US"/>
        </w:rPr>
        <w:t xml:space="preserve">Node.getInstance().init(addr); </w:t>
      </w:r>
    </w:p>
    <w:p w:rsidR="00701AC9" w:rsidRPr="00E27D24" w:rsidRDefault="00F40D7F" w:rsidP="00D26DD3">
      <w:pPr>
        <w:pStyle w:val="PrformatHTML"/>
        <w:spacing w:after="0"/>
        <w:rPr>
          <w:color w:val="000000"/>
          <w:sz w:val="24"/>
          <w:szCs w:val="24"/>
          <w:lang w:val="en-US"/>
        </w:rPr>
      </w:pPr>
      <w:r w:rsidRPr="00E27D24">
        <w:rPr>
          <w:color w:val="000000"/>
          <w:sz w:val="24"/>
          <w:szCs w:val="24"/>
          <w:lang w:val="en-US"/>
        </w:rPr>
        <w:t xml:space="preserve">// Get IP of NodeServer </w:t>
      </w:r>
    </w:p>
    <w:p w:rsidR="00701AC9" w:rsidRPr="00E27D24" w:rsidRDefault="00F40D7F" w:rsidP="00D26DD3">
      <w:pPr>
        <w:pStyle w:val="PrformatHTML"/>
        <w:spacing w:after="0"/>
        <w:rPr>
          <w:color w:val="000000"/>
          <w:sz w:val="24"/>
          <w:szCs w:val="24"/>
          <w:lang w:val="en-US"/>
        </w:rPr>
      </w:pPr>
      <w:r w:rsidRPr="00E27D24">
        <w:rPr>
          <w:color w:val="000000"/>
          <w:sz w:val="24"/>
          <w:szCs w:val="24"/>
          <w:lang w:val="en-US"/>
        </w:rPr>
        <w:t>System.out.print("IP of NodeServer: ");</w:t>
      </w:r>
    </w:p>
    <w:p w:rsidR="00701AC9" w:rsidRPr="00E27D24" w:rsidRDefault="00F40D7F" w:rsidP="00D26DD3">
      <w:pPr>
        <w:pStyle w:val="PrformatHTML"/>
        <w:spacing w:after="0"/>
        <w:rPr>
          <w:color w:val="000000"/>
          <w:sz w:val="24"/>
          <w:szCs w:val="24"/>
          <w:lang w:val="en-US"/>
        </w:rPr>
      </w:pPr>
      <w:r w:rsidRPr="00E27D24">
        <w:rPr>
          <w:color w:val="000000"/>
          <w:sz w:val="24"/>
          <w:szCs w:val="24"/>
          <w:lang w:val="en-US"/>
        </w:rPr>
        <w:t xml:space="preserve"> String nsIP = stdIn.readLine(); </w:t>
      </w:r>
    </w:p>
    <w:p w:rsidR="00701AC9" w:rsidRPr="00E27D24" w:rsidRDefault="00F40D7F" w:rsidP="00D26DD3">
      <w:pPr>
        <w:pStyle w:val="PrformatHTML"/>
        <w:spacing w:after="0"/>
        <w:rPr>
          <w:color w:val="000000"/>
          <w:sz w:val="24"/>
          <w:szCs w:val="24"/>
          <w:lang w:val="en-US"/>
        </w:rPr>
      </w:pPr>
      <w:r w:rsidRPr="00E27D24">
        <w:rPr>
          <w:color w:val="000000"/>
          <w:sz w:val="24"/>
          <w:szCs w:val="24"/>
          <w:lang w:val="en-US"/>
        </w:rPr>
        <w:t xml:space="preserve">// Create address to NodeServer. Default port is 7890 </w:t>
      </w:r>
    </w:p>
    <w:p w:rsidR="00701AC9" w:rsidRPr="00E27D24" w:rsidRDefault="00F40D7F" w:rsidP="00D26DD3">
      <w:pPr>
        <w:pStyle w:val="PrformatHTML"/>
        <w:spacing w:after="0"/>
        <w:rPr>
          <w:color w:val="000000"/>
          <w:sz w:val="24"/>
          <w:szCs w:val="24"/>
          <w:lang w:val="en-US"/>
        </w:rPr>
      </w:pPr>
      <w:r w:rsidRPr="00E27D24">
        <w:rPr>
          <w:color w:val="000000"/>
          <w:sz w:val="24"/>
          <w:szCs w:val="24"/>
          <w:lang w:val="en-US"/>
        </w:rPr>
        <w:t xml:space="preserve">TCPIPNodeAddress nsAddr = new TCPIPNodeAddress(nsIP, 7890); </w:t>
      </w:r>
    </w:p>
    <w:p w:rsidR="005D0852" w:rsidRPr="00D26DD3" w:rsidRDefault="00F40D7F" w:rsidP="00D26DD3">
      <w:pPr>
        <w:pStyle w:val="PrformatHTML"/>
        <w:spacing w:after="0"/>
        <w:rPr>
          <w:color w:val="000000"/>
          <w:sz w:val="24"/>
          <w:szCs w:val="24"/>
        </w:rPr>
      </w:pPr>
      <w:r w:rsidRPr="00D26DD3">
        <w:rPr>
          <w:color w:val="000000"/>
          <w:sz w:val="24"/>
          <w:szCs w:val="24"/>
        </w:rPr>
        <w:t xml:space="preserve">// Initialise CNS </w:t>
      </w:r>
    </w:p>
    <w:p w:rsidR="00701AC9" w:rsidRPr="00D26DD3" w:rsidRDefault="00F40D7F" w:rsidP="00D26DD3">
      <w:pPr>
        <w:pStyle w:val="PrformatHTML"/>
        <w:spacing w:after="0"/>
        <w:rPr>
          <w:color w:val="000000"/>
          <w:sz w:val="24"/>
          <w:szCs w:val="24"/>
        </w:rPr>
      </w:pPr>
      <w:r w:rsidRPr="00D26DD3">
        <w:rPr>
          <w:color w:val="000000"/>
          <w:sz w:val="24"/>
          <w:szCs w:val="24"/>
        </w:rPr>
        <w:t xml:space="preserve">CNS.initialise(nsAddr); </w:t>
      </w:r>
    </w:p>
    <w:p w:rsidR="00701AC9" w:rsidRPr="00D26DD3" w:rsidRDefault="00F40D7F" w:rsidP="00D26DD3">
      <w:pPr>
        <w:pStyle w:val="PrformatHTML"/>
        <w:spacing w:after="0"/>
        <w:rPr>
          <w:color w:val="000000"/>
          <w:sz w:val="24"/>
          <w:szCs w:val="24"/>
        </w:rPr>
      </w:pPr>
      <w:r w:rsidRPr="00D26DD3">
        <w:rPr>
          <w:color w:val="000000"/>
          <w:sz w:val="24"/>
          <w:szCs w:val="24"/>
        </w:rPr>
        <w:t xml:space="preserve">} </w:t>
      </w:r>
    </w:p>
    <w:p w:rsidR="00492E8E" w:rsidRPr="00D26DD3" w:rsidRDefault="00F40D7F" w:rsidP="00D26DD3">
      <w:pPr>
        <w:pStyle w:val="PrformatHTML"/>
        <w:spacing w:after="0"/>
        <w:rPr>
          <w:color w:val="000000"/>
          <w:sz w:val="24"/>
          <w:szCs w:val="24"/>
        </w:rPr>
      </w:pPr>
      <w:r w:rsidRPr="00D26DD3">
        <w:rPr>
          <w:color w:val="000000"/>
          <w:sz w:val="24"/>
          <w:szCs w:val="24"/>
        </w:rPr>
        <w:t>}</w:t>
      </w:r>
    </w:p>
    <w:p w:rsidR="00492E8E" w:rsidRPr="00C76985" w:rsidRDefault="005D0852" w:rsidP="00492E8E">
      <w:pPr>
        <w:rPr>
          <w:rFonts w:asciiTheme="majorBidi" w:hAnsiTheme="majorBidi" w:cstheme="majorBidi"/>
          <w:b/>
          <w:bCs/>
          <w:color w:val="000000"/>
          <w:u w:val="single"/>
        </w:rPr>
      </w:pPr>
      <w:r w:rsidRPr="00C76985">
        <w:rPr>
          <w:rFonts w:asciiTheme="majorBidi" w:hAnsiTheme="majorBidi" w:cstheme="majorBidi"/>
          <w:b/>
          <w:bCs/>
          <w:color w:val="000000"/>
          <w:u w:val="single"/>
        </w:rPr>
        <w:t xml:space="preserve">Explication : </w:t>
      </w:r>
    </w:p>
    <w:p w:rsidR="005D0852" w:rsidRPr="00C76985" w:rsidRDefault="005D0852" w:rsidP="007B4ADD">
      <w:pPr>
        <w:spacing w:after="0"/>
        <w:rPr>
          <w:rFonts w:asciiTheme="majorBidi" w:hAnsiTheme="majorBidi" w:cstheme="majorBidi"/>
        </w:rPr>
      </w:pPr>
      <w:r w:rsidRPr="00C76985">
        <w:rPr>
          <w:rFonts w:asciiTheme="majorBidi" w:hAnsiTheme="majorBidi" w:cstheme="majorBidi"/>
          <w:color w:val="000000"/>
        </w:rPr>
        <w:t>L’instruction</w:t>
      </w:r>
      <w:r w:rsidR="007B4ADD" w:rsidRPr="00C76985">
        <w:rPr>
          <w:rFonts w:asciiTheme="majorBidi" w:hAnsiTheme="majorBidi" w:cstheme="majorBidi"/>
          <w:color w:val="000000"/>
        </w:rPr>
        <w:t> :</w:t>
      </w:r>
      <w:r w:rsidRPr="00C76985">
        <w:rPr>
          <w:rFonts w:asciiTheme="majorBidi" w:hAnsiTheme="majorBidi" w:cstheme="majorBidi"/>
          <w:color w:val="000000"/>
        </w:rPr>
        <w:t xml:space="preserve"> </w:t>
      </w:r>
      <w:r w:rsidRPr="00C76985">
        <w:rPr>
          <w:rFonts w:asciiTheme="majorBidi" w:hAnsiTheme="majorBidi" w:cstheme="majorBidi"/>
        </w:rPr>
        <w:t xml:space="preserve">TCPIPNodeAddress addr = new TCPIPNodeAddress(port); </w:t>
      </w:r>
      <w:r w:rsidRPr="00C76985">
        <w:rPr>
          <w:rFonts w:asciiTheme="majorBidi" w:hAnsiTheme="majorBidi" w:cstheme="majorBidi"/>
          <w:color w:val="000000"/>
        </w:rPr>
        <w:t xml:space="preserve">Créent un adresse </w:t>
      </w:r>
      <w:r w:rsidR="007B4ADD" w:rsidRPr="00C76985">
        <w:rPr>
          <w:rFonts w:asciiTheme="majorBidi" w:hAnsiTheme="majorBidi" w:cstheme="majorBidi"/>
          <w:color w:val="000000"/>
        </w:rPr>
        <w:t>pour utiliser</w:t>
      </w:r>
      <w:r w:rsidRPr="00C76985">
        <w:rPr>
          <w:rFonts w:asciiTheme="majorBidi" w:hAnsiTheme="majorBidi" w:cstheme="majorBidi"/>
          <w:color w:val="000000"/>
        </w:rPr>
        <w:t xml:space="preserve"> dans l’</w:t>
      </w:r>
      <w:r w:rsidR="007B4ADD" w:rsidRPr="00C76985">
        <w:rPr>
          <w:rFonts w:asciiTheme="majorBidi" w:hAnsiTheme="majorBidi" w:cstheme="majorBidi"/>
          <w:color w:val="000000"/>
        </w:rPr>
        <w:t>initialisation du système JCSP</w:t>
      </w:r>
      <w:r w:rsidRPr="00C76985">
        <w:rPr>
          <w:rFonts w:asciiTheme="majorBidi" w:hAnsiTheme="majorBidi" w:cstheme="majorBidi"/>
          <w:color w:val="000000"/>
        </w:rPr>
        <w:t>.</w:t>
      </w:r>
    </w:p>
    <w:p w:rsidR="007B4ADD" w:rsidRPr="00C76985" w:rsidRDefault="005D0852" w:rsidP="005D0852">
      <w:pPr>
        <w:rPr>
          <w:rFonts w:asciiTheme="majorBidi" w:hAnsiTheme="majorBidi" w:cstheme="majorBidi"/>
        </w:rPr>
      </w:pPr>
      <w:r w:rsidRPr="00C76985">
        <w:rPr>
          <w:rFonts w:asciiTheme="majorBidi" w:hAnsiTheme="majorBidi" w:cstheme="majorBidi"/>
        </w:rPr>
        <w:t xml:space="preserve">Node.getInstance().init(addr); </w:t>
      </w:r>
    </w:p>
    <w:p w:rsidR="005D0852" w:rsidRPr="00C76985" w:rsidRDefault="007B4ADD" w:rsidP="007B4ADD">
      <w:pPr>
        <w:rPr>
          <w:rFonts w:asciiTheme="majorBidi" w:hAnsiTheme="majorBidi" w:cstheme="majorBidi"/>
        </w:rPr>
      </w:pPr>
      <w:r w:rsidRPr="00C76985">
        <w:rPr>
          <w:rFonts w:asciiTheme="majorBidi" w:hAnsiTheme="majorBidi" w:cstheme="majorBidi"/>
        </w:rPr>
        <w:t>Initialise</w:t>
      </w:r>
      <w:r w:rsidR="005D0852" w:rsidRPr="00C76985">
        <w:rPr>
          <w:rFonts w:asciiTheme="majorBidi" w:hAnsiTheme="majorBidi" w:cstheme="majorBidi"/>
        </w:rPr>
        <w:t xml:space="preserve"> le système par convention en appel cette </w:t>
      </w:r>
      <w:r w:rsidRPr="00C76985">
        <w:rPr>
          <w:rFonts w:asciiTheme="majorBidi" w:hAnsiTheme="majorBidi" w:cstheme="majorBidi"/>
        </w:rPr>
        <w:t>méthode</w:t>
      </w:r>
      <w:r w:rsidR="005D0852" w:rsidRPr="00C76985">
        <w:rPr>
          <w:rFonts w:asciiTheme="majorBidi" w:hAnsiTheme="majorBidi" w:cstheme="majorBidi"/>
        </w:rPr>
        <w:t xml:space="preserve"> initialisation de </w:t>
      </w:r>
      <w:r w:rsidRPr="00C76985">
        <w:rPr>
          <w:rFonts w:asciiTheme="majorBidi" w:hAnsiTheme="majorBidi" w:cstheme="majorBidi"/>
        </w:rPr>
        <w:t>nœud</w:t>
      </w:r>
      <w:r w:rsidR="005D0852" w:rsidRPr="00C76985">
        <w:rPr>
          <w:rFonts w:asciiTheme="majorBidi" w:hAnsiTheme="majorBidi" w:cstheme="majorBidi"/>
        </w:rPr>
        <w:t>.</w:t>
      </w:r>
    </w:p>
    <w:p w:rsidR="005D0852" w:rsidRPr="00C76985" w:rsidRDefault="005D0852" w:rsidP="005D0852">
      <w:pPr>
        <w:rPr>
          <w:rFonts w:asciiTheme="majorBidi" w:hAnsiTheme="majorBidi" w:cstheme="majorBidi"/>
        </w:rPr>
      </w:pPr>
      <w:r w:rsidRPr="00C76985">
        <w:rPr>
          <w:rFonts w:asciiTheme="majorBidi" w:hAnsiTheme="majorBidi" w:cstheme="majorBidi"/>
        </w:rPr>
        <w:t xml:space="preserve">Après cette </w:t>
      </w:r>
      <w:r w:rsidR="007B4ADD" w:rsidRPr="00C76985">
        <w:rPr>
          <w:rFonts w:asciiTheme="majorBidi" w:hAnsiTheme="majorBidi" w:cstheme="majorBidi"/>
        </w:rPr>
        <w:t>instruction</w:t>
      </w:r>
      <w:r w:rsidRPr="00C76985">
        <w:rPr>
          <w:rFonts w:asciiTheme="majorBidi" w:hAnsiTheme="majorBidi" w:cstheme="majorBidi"/>
        </w:rPr>
        <w:t xml:space="preserve"> en peut </w:t>
      </w:r>
      <w:r w:rsidR="007B4ADD" w:rsidRPr="00C76985">
        <w:rPr>
          <w:rFonts w:asciiTheme="majorBidi" w:hAnsiTheme="majorBidi" w:cstheme="majorBidi"/>
        </w:rPr>
        <w:t>travailler</w:t>
      </w:r>
      <w:r w:rsidRPr="00C76985">
        <w:rPr>
          <w:rFonts w:asciiTheme="majorBidi" w:hAnsiTheme="majorBidi" w:cstheme="majorBidi"/>
        </w:rPr>
        <w:t xml:space="preserve"> avec JCSP.net </w:t>
      </w:r>
      <w:r w:rsidR="007B4ADD" w:rsidRPr="00C76985">
        <w:rPr>
          <w:rFonts w:asciiTheme="majorBidi" w:hAnsiTheme="majorBidi" w:cstheme="majorBidi"/>
        </w:rPr>
        <w:t>même</w:t>
      </w:r>
      <w:r w:rsidRPr="00C76985">
        <w:rPr>
          <w:rFonts w:asciiTheme="majorBidi" w:hAnsiTheme="majorBidi" w:cstheme="majorBidi"/>
        </w:rPr>
        <w:t xml:space="preserve"> si en </w:t>
      </w:r>
      <w:r w:rsidR="007B4ADD" w:rsidRPr="00C76985">
        <w:rPr>
          <w:rFonts w:asciiTheme="majorBidi" w:hAnsiTheme="majorBidi" w:cstheme="majorBidi"/>
        </w:rPr>
        <w:t>ne initialise</w:t>
      </w:r>
      <w:r w:rsidRPr="00C76985">
        <w:rPr>
          <w:rFonts w:asciiTheme="majorBidi" w:hAnsiTheme="majorBidi" w:cstheme="majorBidi"/>
        </w:rPr>
        <w:t xml:space="preserve"> pas le CNS.</w:t>
      </w:r>
    </w:p>
    <w:p w:rsidR="005D0852" w:rsidRPr="00E27D24" w:rsidRDefault="005D0852" w:rsidP="005D0852">
      <w:pPr>
        <w:spacing w:after="0"/>
        <w:rPr>
          <w:rFonts w:asciiTheme="majorBidi" w:hAnsiTheme="majorBidi" w:cstheme="majorBidi"/>
          <w:lang w:val="en-US"/>
        </w:rPr>
      </w:pPr>
      <w:r w:rsidRPr="00E27D24">
        <w:rPr>
          <w:rFonts w:asciiTheme="majorBidi" w:hAnsiTheme="majorBidi" w:cstheme="majorBidi"/>
          <w:lang w:val="en-US"/>
        </w:rPr>
        <w:t xml:space="preserve">TCPIPNodeAddress nsAddr = new TCPIPNodeAddress(nsIP, 7890); </w:t>
      </w:r>
    </w:p>
    <w:p w:rsidR="005D0852" w:rsidRPr="00C76985" w:rsidRDefault="005D0852" w:rsidP="007B4ADD">
      <w:pPr>
        <w:rPr>
          <w:rFonts w:asciiTheme="majorBidi" w:hAnsiTheme="majorBidi" w:cstheme="majorBidi"/>
        </w:rPr>
      </w:pPr>
      <w:r w:rsidRPr="00C76985">
        <w:rPr>
          <w:rFonts w:asciiTheme="majorBidi" w:hAnsiTheme="majorBidi" w:cstheme="majorBidi"/>
        </w:rPr>
        <w:lastRenderedPageBreak/>
        <w:t xml:space="preserve">Cette instruction </w:t>
      </w:r>
      <w:r w:rsidR="007B4ADD" w:rsidRPr="00C76985">
        <w:rPr>
          <w:rFonts w:asciiTheme="majorBidi" w:hAnsiTheme="majorBidi" w:cstheme="majorBidi"/>
        </w:rPr>
        <w:t>créera</w:t>
      </w:r>
      <w:r w:rsidRPr="00C76985">
        <w:rPr>
          <w:rFonts w:asciiTheme="majorBidi" w:hAnsiTheme="majorBidi" w:cstheme="majorBidi"/>
        </w:rPr>
        <w:t xml:space="preserve"> un</w:t>
      </w:r>
      <w:r w:rsidR="00CC78F2">
        <w:rPr>
          <w:rFonts w:asciiTheme="majorBidi" w:hAnsiTheme="majorBidi" w:cstheme="majorBidi"/>
        </w:rPr>
        <w:t>e</w:t>
      </w:r>
      <w:r w:rsidRPr="00C76985">
        <w:rPr>
          <w:rFonts w:asciiTheme="majorBidi" w:hAnsiTheme="majorBidi" w:cstheme="majorBidi"/>
        </w:rPr>
        <w:t xml:space="preserve"> adresse pour </w:t>
      </w:r>
      <w:r w:rsidR="007B4ADD" w:rsidRPr="00C76985">
        <w:rPr>
          <w:rFonts w:asciiTheme="majorBidi" w:hAnsiTheme="majorBidi" w:cstheme="majorBidi"/>
        </w:rPr>
        <w:t>établir</w:t>
      </w:r>
      <w:r w:rsidRPr="00C76985">
        <w:rPr>
          <w:rFonts w:asciiTheme="majorBidi" w:hAnsiTheme="majorBidi" w:cstheme="majorBidi"/>
        </w:rPr>
        <w:t xml:space="preserve"> le lien avec le CNS</w:t>
      </w:r>
      <w:r w:rsidR="00CC78F2">
        <w:rPr>
          <w:rFonts w:asciiTheme="majorBidi" w:hAnsiTheme="majorBidi" w:cstheme="majorBidi"/>
        </w:rPr>
        <w:t>, </w:t>
      </w:r>
      <w:r w:rsidRPr="00C76985">
        <w:rPr>
          <w:rFonts w:asciiTheme="majorBidi" w:hAnsiTheme="majorBidi" w:cstheme="majorBidi"/>
        </w:rPr>
        <w:t xml:space="preserve"> puisque </w:t>
      </w:r>
      <w:r w:rsidR="007B4ADD" w:rsidRPr="00C76985">
        <w:rPr>
          <w:rFonts w:asciiTheme="majorBidi" w:hAnsiTheme="majorBidi" w:cstheme="majorBidi"/>
        </w:rPr>
        <w:t>dans ce cas</w:t>
      </w:r>
      <w:r w:rsidRPr="00C76985">
        <w:rPr>
          <w:rFonts w:asciiTheme="majorBidi" w:hAnsiTheme="majorBidi" w:cstheme="majorBidi"/>
        </w:rPr>
        <w:t xml:space="preserve"> le CNS ne </w:t>
      </w:r>
      <w:r w:rsidR="007B4ADD" w:rsidRPr="00C76985">
        <w:rPr>
          <w:rFonts w:asciiTheme="majorBidi" w:hAnsiTheme="majorBidi" w:cstheme="majorBidi"/>
        </w:rPr>
        <w:t xml:space="preserve">est </w:t>
      </w:r>
      <w:r w:rsidRPr="00C76985">
        <w:rPr>
          <w:rFonts w:asciiTheme="majorBidi" w:hAnsiTheme="majorBidi" w:cstheme="majorBidi"/>
        </w:rPr>
        <w:t>pas dans la</w:t>
      </w:r>
      <w:r w:rsidR="007B4ADD" w:rsidRPr="00C76985">
        <w:rPr>
          <w:rFonts w:asciiTheme="majorBidi" w:hAnsiTheme="majorBidi" w:cstheme="majorBidi"/>
        </w:rPr>
        <w:t xml:space="preserve"> même</w:t>
      </w:r>
      <w:r w:rsidRPr="00C76985">
        <w:rPr>
          <w:rFonts w:asciiTheme="majorBidi" w:hAnsiTheme="majorBidi" w:cstheme="majorBidi"/>
        </w:rPr>
        <w:t xml:space="preserve"> machine.</w:t>
      </w:r>
    </w:p>
    <w:p w:rsidR="005D0852" w:rsidRPr="00CC78F2" w:rsidRDefault="005D0852" w:rsidP="00CC78F2">
      <w:pPr>
        <w:pStyle w:val="PrformatHTML"/>
        <w:spacing w:after="0"/>
        <w:rPr>
          <w:color w:val="000000"/>
          <w:sz w:val="24"/>
          <w:szCs w:val="24"/>
        </w:rPr>
      </w:pPr>
      <w:r w:rsidRPr="00CC78F2">
        <w:rPr>
          <w:color w:val="000000"/>
          <w:sz w:val="24"/>
          <w:szCs w:val="24"/>
        </w:rPr>
        <w:t xml:space="preserve">CNS.initialise(nsAddr); </w:t>
      </w:r>
    </w:p>
    <w:p w:rsidR="005D0852" w:rsidRPr="00C76985" w:rsidRDefault="005D0852" w:rsidP="007B4ADD">
      <w:pPr>
        <w:rPr>
          <w:rFonts w:asciiTheme="majorBidi" w:hAnsiTheme="majorBidi" w:cstheme="majorBidi"/>
        </w:rPr>
      </w:pPr>
      <w:r w:rsidRPr="00C76985">
        <w:rPr>
          <w:rFonts w:asciiTheme="majorBidi" w:hAnsiTheme="majorBidi" w:cstheme="majorBidi"/>
        </w:rPr>
        <w:t xml:space="preserve">Etablit le lien avec le CNS, </w:t>
      </w:r>
      <w:r w:rsidR="007B4ADD" w:rsidRPr="00C76985">
        <w:rPr>
          <w:rFonts w:asciiTheme="majorBidi" w:hAnsiTheme="majorBidi" w:cstheme="majorBidi"/>
        </w:rPr>
        <w:t>après cette instruction</w:t>
      </w:r>
      <w:r w:rsidRPr="00C76985">
        <w:rPr>
          <w:rFonts w:asciiTheme="majorBidi" w:hAnsiTheme="majorBidi" w:cstheme="majorBidi"/>
        </w:rPr>
        <w:t xml:space="preserve"> en peut créer des canaux a </w:t>
      </w:r>
      <w:r w:rsidR="007B4ADD" w:rsidRPr="00C76985">
        <w:rPr>
          <w:rFonts w:asciiTheme="majorBidi" w:hAnsiTheme="majorBidi" w:cstheme="majorBidi"/>
        </w:rPr>
        <w:t>partir de CNS.</w:t>
      </w:r>
    </w:p>
    <w:p w:rsidR="005D0852" w:rsidRPr="00C76985" w:rsidRDefault="007B4ADD" w:rsidP="003D2E85">
      <w:pPr>
        <w:rPr>
          <w:rFonts w:asciiTheme="majorBidi" w:hAnsiTheme="majorBidi" w:cstheme="majorBidi"/>
        </w:rPr>
      </w:pPr>
      <w:r w:rsidRPr="00C76985">
        <w:rPr>
          <w:rFonts w:asciiTheme="majorBidi" w:hAnsiTheme="majorBidi" w:cstheme="majorBidi"/>
        </w:rPr>
        <w:t>Création</w:t>
      </w:r>
      <w:r w:rsidR="005D0852" w:rsidRPr="00C76985">
        <w:rPr>
          <w:rFonts w:asciiTheme="majorBidi" w:hAnsiTheme="majorBidi" w:cstheme="majorBidi"/>
        </w:rPr>
        <w:t xml:space="preserve"> des canaux </w:t>
      </w:r>
      <w:r w:rsidR="003D2E85" w:rsidRPr="00C76985">
        <w:rPr>
          <w:rFonts w:asciiTheme="majorBidi" w:hAnsiTheme="majorBidi" w:cstheme="majorBidi"/>
        </w:rPr>
        <w:t>a partir de CNS</w:t>
      </w:r>
      <w:r w:rsidR="005D0852" w:rsidRPr="00C76985">
        <w:rPr>
          <w:rFonts w:asciiTheme="majorBidi" w:hAnsiTheme="majorBidi" w:cstheme="majorBidi"/>
        </w:rPr>
        <w:t> :</w:t>
      </w:r>
    </w:p>
    <w:p w:rsidR="003D2E85" w:rsidRPr="00E27D24" w:rsidRDefault="003D2E85" w:rsidP="00D26DD3">
      <w:pPr>
        <w:pStyle w:val="PrformatHTML"/>
        <w:spacing w:after="0"/>
        <w:rPr>
          <w:color w:val="000000"/>
          <w:sz w:val="24"/>
          <w:szCs w:val="24"/>
          <w:lang w:val="en-US"/>
        </w:rPr>
      </w:pPr>
      <w:r w:rsidRPr="00E27D24">
        <w:rPr>
          <w:color w:val="000000"/>
          <w:sz w:val="24"/>
          <w:szCs w:val="24"/>
          <w:lang w:val="en-US"/>
        </w:rPr>
        <w:t xml:space="preserve">NetChannelInput in = CNS.net2one("channelIn"); </w:t>
      </w:r>
    </w:p>
    <w:p w:rsidR="003D2E85" w:rsidRPr="00E27D24" w:rsidRDefault="003D2E85" w:rsidP="00D26DD3">
      <w:pPr>
        <w:pStyle w:val="PrformatHTML"/>
        <w:spacing w:after="0"/>
        <w:rPr>
          <w:color w:val="000000"/>
          <w:sz w:val="24"/>
          <w:szCs w:val="24"/>
          <w:lang w:val="en-US"/>
        </w:rPr>
      </w:pPr>
      <w:r w:rsidRPr="00E27D24">
        <w:rPr>
          <w:color w:val="000000"/>
          <w:sz w:val="24"/>
          <w:szCs w:val="24"/>
          <w:lang w:val="en-US"/>
        </w:rPr>
        <w:t>NetChannelOutput out = CNS.one2net("channelOut");</w:t>
      </w:r>
    </w:p>
    <w:p w:rsidR="003D2E85" w:rsidRPr="00C76985" w:rsidRDefault="003D2E85" w:rsidP="007B4ADD">
      <w:pPr>
        <w:rPr>
          <w:rFonts w:asciiTheme="majorBidi" w:hAnsiTheme="majorBidi" w:cstheme="majorBidi"/>
        </w:rPr>
      </w:pPr>
      <w:r w:rsidRPr="00C76985">
        <w:rPr>
          <w:rFonts w:asciiTheme="majorBidi" w:hAnsiTheme="majorBidi" w:cstheme="majorBidi"/>
        </w:rPr>
        <w:t>Ces deux instruction crient un canal serveur d’</w:t>
      </w:r>
      <w:r w:rsidR="007B4ADD" w:rsidRPr="00C76985">
        <w:rPr>
          <w:rFonts w:asciiTheme="majorBidi" w:hAnsiTheme="majorBidi" w:cstheme="majorBidi"/>
        </w:rPr>
        <w:t>entrée</w:t>
      </w:r>
      <w:r w:rsidRPr="00C76985">
        <w:rPr>
          <w:rFonts w:asciiTheme="majorBidi" w:hAnsiTheme="majorBidi" w:cstheme="majorBidi"/>
        </w:rPr>
        <w:t xml:space="preserve"> </w:t>
      </w:r>
      <w:r w:rsidR="007B4ADD" w:rsidRPr="00C76985">
        <w:rPr>
          <w:rFonts w:asciiTheme="majorBidi" w:hAnsiTheme="majorBidi" w:cstheme="majorBidi"/>
        </w:rPr>
        <w:t>(</w:t>
      </w:r>
      <w:r w:rsidRPr="00C76985">
        <w:rPr>
          <w:rFonts w:asciiTheme="majorBidi" w:hAnsiTheme="majorBidi" w:cstheme="majorBidi"/>
        </w:rPr>
        <w:t xml:space="preserve">in </w:t>
      </w:r>
      <w:r w:rsidR="007B4ADD" w:rsidRPr="00C76985">
        <w:rPr>
          <w:rFonts w:asciiTheme="majorBidi" w:hAnsiTheme="majorBidi" w:cstheme="majorBidi"/>
        </w:rPr>
        <w:t xml:space="preserve">) </w:t>
      </w:r>
      <w:r w:rsidRPr="00C76985">
        <w:rPr>
          <w:rFonts w:asciiTheme="majorBidi" w:hAnsiTheme="majorBidi" w:cstheme="majorBidi"/>
        </w:rPr>
        <w:t>et un canal cl</w:t>
      </w:r>
      <w:r w:rsidR="007B4ADD" w:rsidRPr="00C76985">
        <w:rPr>
          <w:rFonts w:asciiTheme="majorBidi" w:hAnsiTheme="majorBidi" w:cstheme="majorBidi"/>
        </w:rPr>
        <w:t>ie</w:t>
      </w:r>
      <w:r w:rsidRPr="00C76985">
        <w:rPr>
          <w:rFonts w:asciiTheme="majorBidi" w:hAnsiTheme="majorBidi" w:cstheme="majorBidi"/>
        </w:rPr>
        <w:t>nt de sortie out a partir le CNS.</w:t>
      </w:r>
    </w:p>
    <w:p w:rsidR="003D2E85" w:rsidRPr="00CC78F2" w:rsidRDefault="007B4ADD" w:rsidP="003D2E85">
      <w:pPr>
        <w:rPr>
          <w:rFonts w:asciiTheme="majorBidi" w:hAnsiTheme="majorBidi" w:cstheme="majorBidi"/>
          <w:b/>
          <w:bCs/>
          <w:u w:val="single"/>
        </w:rPr>
      </w:pPr>
      <w:r w:rsidRPr="00CC78F2">
        <w:rPr>
          <w:rFonts w:asciiTheme="majorBidi" w:hAnsiTheme="majorBidi" w:cstheme="majorBidi"/>
          <w:b/>
          <w:bCs/>
          <w:u w:val="single"/>
        </w:rPr>
        <w:t>Création</w:t>
      </w:r>
      <w:r w:rsidR="003D2E85" w:rsidRPr="00CC78F2">
        <w:rPr>
          <w:rFonts w:asciiTheme="majorBidi" w:hAnsiTheme="majorBidi" w:cstheme="majorBidi"/>
          <w:b/>
          <w:bCs/>
          <w:u w:val="single"/>
        </w:rPr>
        <w:t xml:space="preserve"> des </w:t>
      </w:r>
      <w:r w:rsidRPr="00CC78F2">
        <w:rPr>
          <w:rFonts w:asciiTheme="majorBidi" w:hAnsiTheme="majorBidi" w:cstheme="majorBidi"/>
          <w:b/>
          <w:bCs/>
          <w:u w:val="single"/>
        </w:rPr>
        <w:t>canaux</w:t>
      </w:r>
      <w:r w:rsidR="003D2E85" w:rsidRPr="00CC78F2">
        <w:rPr>
          <w:rFonts w:asciiTheme="majorBidi" w:hAnsiTheme="majorBidi" w:cstheme="majorBidi"/>
          <w:b/>
          <w:bCs/>
          <w:u w:val="single"/>
        </w:rPr>
        <w:t xml:space="preserve"> </w:t>
      </w:r>
      <w:r w:rsidRPr="00CC78F2">
        <w:rPr>
          <w:rFonts w:asciiTheme="majorBidi" w:hAnsiTheme="majorBidi" w:cstheme="majorBidi"/>
          <w:b/>
          <w:bCs/>
          <w:u w:val="single"/>
        </w:rPr>
        <w:t>anonymes</w:t>
      </w:r>
      <w:r w:rsidR="003D2E85" w:rsidRPr="00CC78F2">
        <w:rPr>
          <w:rFonts w:asciiTheme="majorBidi" w:hAnsiTheme="majorBidi" w:cstheme="majorBidi"/>
          <w:b/>
          <w:bCs/>
          <w:u w:val="single"/>
        </w:rPr>
        <w:t> :</w:t>
      </w:r>
    </w:p>
    <w:p w:rsidR="003D2E85" w:rsidRPr="00C76985" w:rsidRDefault="003D2E85" w:rsidP="00D26DD3">
      <w:pPr>
        <w:pStyle w:val="PrformatHTML"/>
        <w:spacing w:after="0"/>
        <w:rPr>
          <w:color w:val="000000"/>
          <w:sz w:val="24"/>
          <w:szCs w:val="24"/>
        </w:rPr>
      </w:pPr>
      <w:r w:rsidRPr="00C76985">
        <w:rPr>
          <w:color w:val="000000"/>
          <w:sz w:val="24"/>
          <w:szCs w:val="24"/>
        </w:rPr>
        <w:t xml:space="preserve">TCPIPNodeAddress remoteAddr = new TCPIPNodeAddress(‘192.168.1.100’, 4000); </w:t>
      </w:r>
    </w:p>
    <w:p w:rsidR="003D2E85" w:rsidRPr="00C76985" w:rsidRDefault="003D2E85" w:rsidP="00D26DD3">
      <w:pPr>
        <w:pStyle w:val="PrformatHTML"/>
        <w:spacing w:after="0"/>
        <w:rPr>
          <w:color w:val="000000"/>
          <w:sz w:val="24"/>
          <w:szCs w:val="24"/>
        </w:rPr>
      </w:pPr>
      <w:r w:rsidRPr="00C76985">
        <w:rPr>
          <w:color w:val="000000"/>
          <w:sz w:val="24"/>
          <w:szCs w:val="24"/>
        </w:rPr>
        <w:t xml:space="preserve">// </w:t>
      </w:r>
      <w:r w:rsidR="00162596" w:rsidRPr="00C76985">
        <w:rPr>
          <w:color w:val="000000"/>
          <w:sz w:val="24"/>
          <w:szCs w:val="24"/>
        </w:rPr>
        <w:t>Préparer</w:t>
      </w:r>
      <w:r w:rsidRPr="00C76985">
        <w:rPr>
          <w:color w:val="000000"/>
          <w:sz w:val="24"/>
          <w:szCs w:val="24"/>
        </w:rPr>
        <w:t xml:space="preserve"> un TCPIPNodeAddress avec l’adress IP et le porte d’</w:t>
      </w:r>
      <w:r w:rsidR="00162596" w:rsidRPr="00C76985">
        <w:rPr>
          <w:color w:val="000000"/>
          <w:sz w:val="24"/>
          <w:szCs w:val="24"/>
        </w:rPr>
        <w:t>écoute</w:t>
      </w:r>
      <w:r w:rsidRPr="00C76985">
        <w:rPr>
          <w:color w:val="000000"/>
          <w:sz w:val="24"/>
          <w:szCs w:val="24"/>
        </w:rPr>
        <w:t xml:space="preserve"> de serveur</w:t>
      </w:r>
    </w:p>
    <w:p w:rsidR="003D2E85" w:rsidRPr="00C76985" w:rsidRDefault="003D2E85" w:rsidP="00D26DD3">
      <w:pPr>
        <w:pStyle w:val="PrformatHTML"/>
        <w:spacing w:after="0"/>
        <w:rPr>
          <w:color w:val="000000"/>
          <w:sz w:val="24"/>
          <w:szCs w:val="24"/>
        </w:rPr>
      </w:pPr>
      <w:r w:rsidRPr="00C76985">
        <w:rPr>
          <w:color w:val="000000"/>
          <w:sz w:val="24"/>
          <w:szCs w:val="24"/>
        </w:rPr>
        <w:t xml:space="preserve">NetChannelInput in2 = NetChannel.numberedNet2One(45); </w:t>
      </w:r>
    </w:p>
    <w:p w:rsidR="003D2E85" w:rsidRPr="00C76985" w:rsidRDefault="003D2E85" w:rsidP="00D26DD3">
      <w:pPr>
        <w:pStyle w:val="PrformatHTML"/>
        <w:spacing w:after="0"/>
        <w:rPr>
          <w:color w:val="000000"/>
          <w:sz w:val="24"/>
          <w:szCs w:val="24"/>
        </w:rPr>
      </w:pPr>
      <w:r w:rsidRPr="00C76985">
        <w:rPr>
          <w:color w:val="000000"/>
          <w:sz w:val="24"/>
          <w:szCs w:val="24"/>
        </w:rPr>
        <w:t xml:space="preserve">// </w:t>
      </w:r>
      <w:r w:rsidR="00162596" w:rsidRPr="00C76985">
        <w:rPr>
          <w:color w:val="000000"/>
          <w:sz w:val="24"/>
          <w:szCs w:val="24"/>
        </w:rPr>
        <w:t>Création</w:t>
      </w:r>
      <w:r w:rsidRPr="00C76985">
        <w:rPr>
          <w:color w:val="000000"/>
          <w:sz w:val="24"/>
          <w:szCs w:val="24"/>
        </w:rPr>
        <w:t xml:space="preserve"> de canal in avec un </w:t>
      </w:r>
      <w:r w:rsidR="00162596" w:rsidRPr="00C76985">
        <w:rPr>
          <w:color w:val="000000"/>
          <w:sz w:val="24"/>
          <w:szCs w:val="24"/>
        </w:rPr>
        <w:t>numéro</w:t>
      </w:r>
      <w:r w:rsidRPr="00C76985">
        <w:rPr>
          <w:color w:val="000000"/>
          <w:sz w:val="24"/>
          <w:szCs w:val="24"/>
        </w:rPr>
        <w:t xml:space="preserve"> </w:t>
      </w:r>
      <w:r w:rsidR="00162596" w:rsidRPr="00C76985">
        <w:rPr>
          <w:color w:val="000000"/>
          <w:sz w:val="24"/>
          <w:szCs w:val="24"/>
        </w:rPr>
        <w:t>virtuel</w:t>
      </w:r>
      <w:r w:rsidRPr="00C76985">
        <w:rPr>
          <w:color w:val="000000"/>
          <w:sz w:val="24"/>
          <w:szCs w:val="24"/>
        </w:rPr>
        <w:t xml:space="preserve"> 45 </w:t>
      </w:r>
      <w:r w:rsidR="00162596" w:rsidRPr="00C76985">
        <w:rPr>
          <w:color w:val="000000"/>
          <w:sz w:val="24"/>
          <w:szCs w:val="24"/>
        </w:rPr>
        <w:t>dans ce</w:t>
      </w:r>
      <w:r w:rsidRPr="00C76985">
        <w:rPr>
          <w:color w:val="000000"/>
          <w:sz w:val="24"/>
          <w:szCs w:val="24"/>
        </w:rPr>
        <w:t xml:space="preserve"> exemple</w:t>
      </w:r>
    </w:p>
    <w:p w:rsidR="003D2E85" w:rsidRPr="00E27D24" w:rsidRDefault="003D2E85" w:rsidP="00D26DD3">
      <w:pPr>
        <w:pStyle w:val="PrformatHTML"/>
        <w:spacing w:after="0"/>
        <w:rPr>
          <w:color w:val="000000"/>
          <w:sz w:val="24"/>
          <w:szCs w:val="24"/>
          <w:lang w:val="en-US"/>
        </w:rPr>
      </w:pPr>
      <w:r w:rsidRPr="00E27D24">
        <w:rPr>
          <w:color w:val="000000"/>
          <w:sz w:val="24"/>
          <w:szCs w:val="24"/>
          <w:lang w:val="en-US"/>
        </w:rPr>
        <w:t>NetChannelOutput out2 = NetChannel.one2net(remoteAddr, 49);</w:t>
      </w:r>
    </w:p>
    <w:p w:rsidR="003D2E85" w:rsidRPr="00C76985" w:rsidRDefault="003D2E85" w:rsidP="00D26DD3">
      <w:pPr>
        <w:pStyle w:val="PrformatHTML"/>
        <w:spacing w:after="0"/>
        <w:rPr>
          <w:color w:val="000000"/>
          <w:sz w:val="24"/>
          <w:szCs w:val="24"/>
        </w:rPr>
      </w:pPr>
      <w:r w:rsidRPr="00C76985">
        <w:rPr>
          <w:color w:val="000000"/>
          <w:sz w:val="24"/>
          <w:szCs w:val="24"/>
        </w:rPr>
        <w:t xml:space="preserve">// </w:t>
      </w:r>
      <w:r w:rsidR="00162596" w:rsidRPr="00C76985">
        <w:rPr>
          <w:color w:val="000000"/>
          <w:sz w:val="24"/>
          <w:szCs w:val="24"/>
        </w:rPr>
        <w:t>Création</w:t>
      </w:r>
      <w:r w:rsidRPr="00C76985">
        <w:rPr>
          <w:color w:val="000000"/>
          <w:sz w:val="24"/>
          <w:szCs w:val="24"/>
        </w:rPr>
        <w:t xml:space="preserve"> de canal in avec un </w:t>
      </w:r>
      <w:r w:rsidR="00162596" w:rsidRPr="00C76985">
        <w:rPr>
          <w:color w:val="000000"/>
          <w:sz w:val="24"/>
          <w:szCs w:val="24"/>
        </w:rPr>
        <w:t>numéro vi</w:t>
      </w:r>
      <w:r w:rsidRPr="00C76985">
        <w:rPr>
          <w:color w:val="000000"/>
          <w:sz w:val="24"/>
          <w:szCs w:val="24"/>
        </w:rPr>
        <w:t>rt</w:t>
      </w:r>
      <w:r w:rsidR="00162596" w:rsidRPr="00C76985">
        <w:rPr>
          <w:color w:val="000000"/>
          <w:sz w:val="24"/>
          <w:szCs w:val="24"/>
        </w:rPr>
        <w:t>u</w:t>
      </w:r>
      <w:r w:rsidRPr="00C76985">
        <w:rPr>
          <w:color w:val="000000"/>
          <w:sz w:val="24"/>
          <w:szCs w:val="24"/>
        </w:rPr>
        <w:t>el 45 par exemple</w:t>
      </w:r>
    </w:p>
    <w:p w:rsidR="00CC78F2" w:rsidRDefault="00CC78F2" w:rsidP="00C76985">
      <w:pPr>
        <w:pStyle w:val="PrformatHTML"/>
        <w:spacing w:after="0"/>
        <w:rPr>
          <w:rFonts w:asciiTheme="majorBidi" w:hAnsiTheme="majorBidi" w:cstheme="majorBidi"/>
          <w:sz w:val="24"/>
          <w:szCs w:val="24"/>
        </w:rPr>
      </w:pPr>
    </w:p>
    <w:p w:rsidR="00201B75" w:rsidRPr="00CC78F2" w:rsidRDefault="00201B75" w:rsidP="00C76985">
      <w:pPr>
        <w:pStyle w:val="PrformatHTML"/>
        <w:spacing w:after="0"/>
        <w:rPr>
          <w:rFonts w:asciiTheme="majorBidi" w:hAnsiTheme="majorBidi" w:cstheme="majorBidi"/>
          <w:sz w:val="24"/>
          <w:szCs w:val="24"/>
        </w:rPr>
      </w:pPr>
      <w:r w:rsidRPr="00CC78F2">
        <w:rPr>
          <w:rFonts w:asciiTheme="majorBidi" w:hAnsiTheme="majorBidi" w:cstheme="majorBidi"/>
          <w:sz w:val="24"/>
          <w:szCs w:val="24"/>
        </w:rPr>
        <w:t xml:space="preserve">Une méthode plus efficace </w:t>
      </w:r>
      <w:r w:rsidR="00162596" w:rsidRPr="00CC78F2">
        <w:rPr>
          <w:rFonts w:asciiTheme="majorBidi" w:hAnsiTheme="majorBidi" w:cstheme="majorBidi"/>
          <w:sz w:val="24"/>
          <w:szCs w:val="24"/>
        </w:rPr>
        <w:t>a</w:t>
      </w:r>
      <w:r w:rsidRPr="00CC78F2">
        <w:rPr>
          <w:rFonts w:asciiTheme="majorBidi" w:hAnsiTheme="majorBidi" w:cstheme="majorBidi"/>
          <w:sz w:val="24"/>
          <w:szCs w:val="24"/>
        </w:rPr>
        <w:t xml:space="preserve"> terme de vitesse de création</w:t>
      </w:r>
      <w:r w:rsidR="00162596" w:rsidRPr="00CC78F2">
        <w:rPr>
          <w:rFonts w:asciiTheme="majorBidi" w:hAnsiTheme="majorBidi" w:cstheme="majorBidi"/>
          <w:sz w:val="24"/>
          <w:szCs w:val="24"/>
        </w:rPr>
        <w:t xml:space="preserve"> -</w:t>
      </w:r>
      <w:r w:rsidRPr="00CC78F2">
        <w:rPr>
          <w:rFonts w:asciiTheme="majorBidi" w:hAnsiTheme="majorBidi" w:cstheme="majorBidi"/>
          <w:sz w:val="24"/>
          <w:szCs w:val="24"/>
        </w:rPr>
        <w:t xml:space="preserve"> pour créer des canaux</w:t>
      </w:r>
      <w:r w:rsidR="00162596" w:rsidRPr="00CC78F2">
        <w:rPr>
          <w:rFonts w:asciiTheme="majorBidi" w:hAnsiTheme="majorBidi" w:cstheme="majorBidi"/>
          <w:sz w:val="24"/>
          <w:szCs w:val="24"/>
        </w:rPr>
        <w:t xml:space="preserve"> -</w:t>
      </w:r>
      <w:r w:rsidRPr="00CC78F2">
        <w:rPr>
          <w:rFonts w:asciiTheme="majorBidi" w:hAnsiTheme="majorBidi" w:cstheme="majorBidi"/>
          <w:sz w:val="24"/>
          <w:szCs w:val="24"/>
        </w:rPr>
        <w:t xml:space="preserve"> consiste à utiliser le NodeID, un exemple de code montre sa:</w:t>
      </w:r>
    </w:p>
    <w:p w:rsidR="00CC78F2" w:rsidRDefault="00CC78F2" w:rsidP="00D26DD3">
      <w:pPr>
        <w:pStyle w:val="PrformatHTML"/>
        <w:spacing w:after="0"/>
        <w:rPr>
          <w:color w:val="000000"/>
          <w:sz w:val="24"/>
          <w:szCs w:val="24"/>
        </w:rPr>
      </w:pP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TCPIPNodeAddress remoteAddr = new TCPIPNodeAddress(remoteIP, remotePort);</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NodeID remoteID = LinkFactory.getLink(remoteAddr).getRemoteNodeID();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NetChannelInput in = NetChannel.numberedNet2One(45);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NetChannelOutput out = NetChannel.one2net(remoteID, 49);</w:t>
      </w:r>
    </w:p>
    <w:p w:rsidR="00CC78F2" w:rsidRPr="00E27D24" w:rsidRDefault="00CC78F2" w:rsidP="003D2E85">
      <w:pPr>
        <w:rPr>
          <w:rFonts w:asciiTheme="majorBidi" w:hAnsiTheme="majorBidi" w:cstheme="majorBidi"/>
          <w:lang w:val="en-US"/>
        </w:rPr>
      </w:pPr>
    </w:p>
    <w:p w:rsidR="004C73D7" w:rsidRDefault="003D2E85" w:rsidP="004C73D7">
      <w:pPr>
        <w:rPr>
          <w:rFonts w:asciiTheme="majorBidi" w:hAnsiTheme="majorBidi" w:cstheme="majorBidi"/>
        </w:rPr>
      </w:pPr>
      <w:r w:rsidRPr="00C76985">
        <w:rPr>
          <w:rFonts w:asciiTheme="majorBidi" w:hAnsiTheme="majorBidi" w:cstheme="majorBidi"/>
        </w:rPr>
        <w:t xml:space="preserve">Cette approche utilise LinkFactory pour créer et démarrer un lien vers un noeud spécifié. LinkFactory se connectera au noeud distant et effectuera une opération de prise de contact. S'il s'avère qu'un lien existant est </w:t>
      </w:r>
      <w:r w:rsidR="004C73D7">
        <w:rPr>
          <w:rFonts w:asciiTheme="majorBidi" w:hAnsiTheme="majorBidi" w:cstheme="majorBidi"/>
        </w:rPr>
        <w:t xml:space="preserve">que ce lien est </w:t>
      </w:r>
      <w:r w:rsidRPr="00C76985">
        <w:rPr>
          <w:rFonts w:asciiTheme="majorBidi" w:hAnsiTheme="majorBidi" w:cstheme="majorBidi"/>
        </w:rPr>
        <w:t xml:space="preserve">en fonctionnement, alors </w:t>
      </w:r>
      <w:r w:rsidR="004C73D7">
        <w:rPr>
          <w:rFonts w:asciiTheme="majorBidi" w:hAnsiTheme="majorBidi" w:cstheme="majorBidi"/>
        </w:rPr>
        <w:t xml:space="preserve">ce lien </w:t>
      </w:r>
      <w:r w:rsidRPr="00C76985">
        <w:rPr>
          <w:rFonts w:asciiTheme="majorBidi" w:hAnsiTheme="majorBidi" w:cstheme="majorBidi"/>
        </w:rPr>
        <w:t>est renvoyé</w:t>
      </w:r>
      <w:r w:rsidR="001F63F9">
        <w:rPr>
          <w:rFonts w:asciiTheme="majorBidi" w:hAnsiTheme="majorBidi" w:cstheme="majorBidi"/>
        </w:rPr>
        <w:t>, sinon le lien va être créer</w:t>
      </w:r>
      <w:r w:rsidRPr="00C76985">
        <w:rPr>
          <w:rFonts w:asciiTheme="majorBidi" w:hAnsiTheme="majorBidi" w:cstheme="majorBidi"/>
        </w:rPr>
        <w:t>.</w:t>
      </w:r>
    </w:p>
    <w:p w:rsidR="003D2E85" w:rsidRDefault="003D2E85" w:rsidP="00162596">
      <w:pPr>
        <w:rPr>
          <w:rFonts w:asciiTheme="majorBidi" w:hAnsiTheme="majorBidi" w:cstheme="majorBidi"/>
        </w:rPr>
      </w:pPr>
      <w:r w:rsidRPr="00C76985">
        <w:rPr>
          <w:rFonts w:asciiTheme="majorBidi" w:hAnsiTheme="majorBidi" w:cstheme="majorBidi"/>
        </w:rPr>
        <w:t>Un exemple</w:t>
      </w:r>
      <w:r w:rsidR="00162596" w:rsidRPr="00C76985">
        <w:rPr>
          <w:rFonts w:asciiTheme="majorBidi" w:hAnsiTheme="majorBidi" w:cstheme="majorBidi"/>
        </w:rPr>
        <w:t xml:space="preserve"> complet</w:t>
      </w:r>
      <w:r w:rsidRPr="00C76985">
        <w:rPr>
          <w:rFonts w:asciiTheme="majorBidi" w:hAnsiTheme="majorBidi" w:cstheme="majorBidi"/>
        </w:rPr>
        <w:t xml:space="preserve"> </w:t>
      </w:r>
      <w:r w:rsidR="00162596" w:rsidRPr="00C76985">
        <w:rPr>
          <w:rFonts w:asciiTheme="majorBidi" w:hAnsiTheme="majorBidi" w:cstheme="majorBidi"/>
        </w:rPr>
        <w:t>montre les démarches</w:t>
      </w:r>
      <w:r w:rsidRPr="00C76985">
        <w:rPr>
          <w:rFonts w:asciiTheme="majorBidi" w:hAnsiTheme="majorBidi" w:cstheme="majorBidi"/>
        </w:rPr>
        <w:t>:</w:t>
      </w:r>
    </w:p>
    <w:p w:rsidR="00201B75" w:rsidRPr="00CC78F2" w:rsidRDefault="00201B75" w:rsidP="00D26DD3">
      <w:pPr>
        <w:pStyle w:val="PrformatHTML"/>
        <w:spacing w:after="0"/>
        <w:rPr>
          <w:color w:val="000000"/>
          <w:sz w:val="24"/>
          <w:szCs w:val="24"/>
        </w:rPr>
      </w:pPr>
      <w:r w:rsidRPr="00CC78F2">
        <w:rPr>
          <w:color w:val="000000"/>
          <w:sz w:val="24"/>
          <w:szCs w:val="24"/>
        </w:rPr>
        <w:t xml:space="preserve">import java.io.*; </w:t>
      </w:r>
    </w:p>
    <w:p w:rsidR="00201B75" w:rsidRPr="00C76985" w:rsidRDefault="00201B75" w:rsidP="00D26DD3">
      <w:pPr>
        <w:pStyle w:val="PrformatHTML"/>
        <w:spacing w:after="0"/>
        <w:rPr>
          <w:color w:val="000000"/>
          <w:sz w:val="24"/>
          <w:szCs w:val="24"/>
        </w:rPr>
      </w:pPr>
      <w:r w:rsidRPr="00C76985">
        <w:rPr>
          <w:color w:val="000000"/>
          <w:sz w:val="24"/>
          <w:szCs w:val="24"/>
        </w:rPr>
        <w:t>import org.jcsp.net2.*;</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import org.jcsp.net2.tcpip.*;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public class ChannelCreation3 {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lastRenderedPageBreak/>
        <w:t xml:space="preserve">public static void main(String[] args) throws Exception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BufferedReader stdIn = new BufferedReader(new InputStreamReader(System.in));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System.out.print("Enter port to listen on: ");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int port = Integer.parseInt(stdIn.readLine());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 Create a node address to listen on.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 Use default IP, which is the most accessible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TCPIPNodeAddress addr = new TCPIPNodeAddress(port);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 Initialise Node Node.getInstance().init(addr);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 Get address of remote Node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System.out.print("Enter IP of remote node: ");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String remoteIP = stdIn.readLine();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System.out.print("Enter port of remote node: ");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int remotePort = Integer.parseInt(stdIn.readLine());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TCPIPNodeAddress remoteAddr = new TCPIPNodeAddress(remoteIP, remotePort);</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 // Create and get link to remote node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NodeID remoteID = LinkFactory.getLink(remoteAddr).getRemoteNodeID();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NetChannelOutput out = NetChannel.one2net(remoteID, 49);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 Create an input end and send location to remote Node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NetChannelInput in = NetChannel.net2one(); out.write(in.getLocation());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 Read in location and create new output channel </w:t>
      </w:r>
    </w:p>
    <w:p w:rsidR="00201B75" w:rsidRPr="00E27D24" w:rsidRDefault="00201B75" w:rsidP="00D26DD3">
      <w:pPr>
        <w:pStyle w:val="PrformatHTML"/>
        <w:spacing w:after="0"/>
        <w:rPr>
          <w:color w:val="000000"/>
          <w:sz w:val="24"/>
          <w:szCs w:val="24"/>
          <w:lang w:val="en-US"/>
        </w:rPr>
      </w:pPr>
      <w:r w:rsidRPr="00E27D24">
        <w:rPr>
          <w:color w:val="000000"/>
          <w:sz w:val="24"/>
          <w:szCs w:val="24"/>
          <w:lang w:val="en-US"/>
        </w:rPr>
        <w:t xml:space="preserve">NetChannelLocation loc = (NetChannelLocation)in.read(); NetChannelOutput out2 = NetChannel.one2net(loc); </w:t>
      </w:r>
    </w:p>
    <w:p w:rsidR="00201B75" w:rsidRPr="00C76985" w:rsidRDefault="00201B75" w:rsidP="00D26DD3">
      <w:pPr>
        <w:pStyle w:val="PrformatHTML"/>
        <w:spacing w:after="0"/>
        <w:rPr>
          <w:color w:val="000000"/>
          <w:sz w:val="24"/>
          <w:szCs w:val="24"/>
        </w:rPr>
      </w:pPr>
      <w:r w:rsidRPr="00C76985">
        <w:rPr>
          <w:color w:val="000000"/>
          <w:sz w:val="24"/>
          <w:szCs w:val="24"/>
        </w:rPr>
        <w:t>}</w:t>
      </w:r>
    </w:p>
    <w:p w:rsidR="00201B75" w:rsidRPr="00C76985" w:rsidRDefault="00201B75" w:rsidP="00D26DD3">
      <w:pPr>
        <w:pStyle w:val="PrformatHTML"/>
        <w:spacing w:after="0"/>
        <w:rPr>
          <w:color w:val="000000"/>
          <w:sz w:val="24"/>
          <w:szCs w:val="24"/>
        </w:rPr>
      </w:pPr>
      <w:r w:rsidRPr="00C76985">
        <w:rPr>
          <w:color w:val="000000"/>
          <w:sz w:val="24"/>
          <w:szCs w:val="24"/>
        </w:rPr>
        <w:t>}</w:t>
      </w:r>
    </w:p>
    <w:p w:rsidR="005D5EDC" w:rsidRDefault="005D5EDC">
      <w:pPr>
        <w:rPr>
          <w:rFonts w:asciiTheme="majorBidi" w:hAnsiTheme="majorBidi" w:cstheme="majorBidi"/>
          <w:b/>
          <w:bCs/>
          <w:color w:val="000000"/>
          <w:u w:val="single"/>
        </w:rPr>
      </w:pPr>
      <w:r>
        <w:rPr>
          <w:rFonts w:asciiTheme="majorBidi" w:hAnsiTheme="majorBidi" w:cstheme="majorBidi"/>
          <w:b/>
          <w:bCs/>
          <w:color w:val="000000"/>
          <w:u w:val="single"/>
        </w:rPr>
        <w:br w:type="page"/>
      </w:r>
    </w:p>
    <w:p w:rsidR="00220C44" w:rsidRPr="004C4D77" w:rsidRDefault="004C4D77" w:rsidP="00535836">
      <w:pPr>
        <w:pStyle w:val="Titreniveau1"/>
      </w:pPr>
      <w:bookmarkStart w:id="80" w:name="_Toc517734715"/>
      <w:r w:rsidRPr="004C4D77">
        <w:lastRenderedPageBreak/>
        <w:t>3.</w:t>
      </w:r>
      <w:r w:rsidR="00535836">
        <w:t>6</w:t>
      </w:r>
      <w:r w:rsidR="005B01A1">
        <w:t>)</w:t>
      </w:r>
      <w:r w:rsidRPr="004C4D77">
        <w:t xml:space="preserve"> </w:t>
      </w:r>
      <w:r w:rsidR="00220C44" w:rsidRPr="004C4D77">
        <w:t>Les tendances d’amélioration :</w:t>
      </w:r>
      <w:bookmarkEnd w:id="80"/>
      <w:r w:rsidR="00220C44" w:rsidRPr="004C4D77">
        <w:t xml:space="preserve"> </w:t>
      </w:r>
    </w:p>
    <w:p w:rsidR="00220C44" w:rsidRPr="00C76985" w:rsidRDefault="00220C44" w:rsidP="004C4741">
      <w:pPr>
        <w:rPr>
          <w:rFonts w:asciiTheme="majorBidi" w:hAnsiTheme="majorBidi" w:cstheme="majorBidi"/>
          <w:color w:val="000000"/>
        </w:rPr>
      </w:pPr>
      <w:r w:rsidRPr="00C76985">
        <w:rPr>
          <w:rFonts w:asciiTheme="majorBidi" w:hAnsiTheme="majorBidi" w:cstheme="majorBidi"/>
          <w:color w:val="000000"/>
        </w:rPr>
        <w:t>Il y a un certain nombre de fonctionnalités</w:t>
      </w:r>
      <w:r>
        <w:rPr>
          <w:rFonts w:asciiTheme="majorBidi" w:hAnsiTheme="majorBidi" w:cstheme="majorBidi"/>
          <w:color w:val="000000"/>
        </w:rPr>
        <w:t xml:space="preserve"> </w:t>
      </w:r>
      <w:r w:rsidRPr="00C76985">
        <w:rPr>
          <w:rFonts w:asciiTheme="majorBidi" w:hAnsiTheme="majorBidi" w:cstheme="majorBidi"/>
          <w:color w:val="000000"/>
        </w:rPr>
        <w:t>qui, seront bientôt ajoutées</w:t>
      </w:r>
      <w:r w:rsidR="008B6E02" w:rsidRPr="00C76985">
        <w:rPr>
          <w:rFonts w:asciiTheme="majorBidi" w:hAnsiTheme="majorBidi" w:cstheme="majorBidi"/>
          <w:color w:val="000000"/>
        </w:rPr>
        <w:fldChar w:fldCharType="begin"/>
      </w:r>
      <w:r w:rsidR="004C4741">
        <w:rPr>
          <w:rFonts w:asciiTheme="majorBidi" w:hAnsiTheme="majorBidi" w:cstheme="majorBidi"/>
          <w:color w:val="000000"/>
        </w:rPr>
        <w:instrText xml:space="preserve"> ADDIN ZOTERO_ITEM CSL_CITATION {"citationID":"ZbCqSKYZ","properties":{"formattedCitation":"[23]","plainCitation":"[23]","noteIndex":0},"citationItems":[{"id":102,"uris":["http://zotero.org/users/4740593/items/X78IHYIY"],"uri":["http://zotero.org/users/4740593/items/X78IHYIY"],"itemData":{"id":102,"type":"article","title":"JCSP Networking – Some Tutorial  examples","publisher":"university of kent","URL":"http://projects.cs.kent.ac.uk/projects/jcsp/svn/jcsp/trunk/JCSP%20Networking.pdf","author":[{"literal":"university of kent"}]}}],"schema":"https://github.com/citation-style-language/schema/raw/master/csl-citation.json"} </w:instrText>
      </w:r>
      <w:r w:rsidR="008B6E02" w:rsidRPr="00C76985">
        <w:rPr>
          <w:rFonts w:asciiTheme="majorBidi" w:hAnsiTheme="majorBidi" w:cstheme="majorBidi"/>
          <w:color w:val="000000"/>
        </w:rPr>
        <w:fldChar w:fldCharType="separate"/>
      </w:r>
      <w:r w:rsidR="004C4741" w:rsidRPr="004C4741">
        <w:t>[23]</w:t>
      </w:r>
      <w:r w:rsidR="008B6E02" w:rsidRPr="00C76985">
        <w:rPr>
          <w:rFonts w:asciiTheme="majorBidi" w:hAnsiTheme="majorBidi" w:cstheme="majorBidi"/>
          <w:color w:val="000000"/>
        </w:rPr>
        <w:fldChar w:fldCharType="end"/>
      </w:r>
      <w:r w:rsidRPr="00C76985">
        <w:rPr>
          <w:rFonts w:asciiTheme="majorBidi" w:hAnsiTheme="majorBidi" w:cstheme="majorBidi"/>
          <w:color w:val="000000"/>
        </w:rPr>
        <w:t>. Ceux-ci inclus:</w:t>
      </w:r>
    </w:p>
    <w:p w:rsidR="00220C44" w:rsidRPr="00C76985" w:rsidRDefault="00220C44" w:rsidP="004F52FC">
      <w:pPr>
        <w:pStyle w:val="Paragraphedeliste"/>
        <w:numPr>
          <w:ilvl w:val="0"/>
          <w:numId w:val="44"/>
        </w:numPr>
        <w:rPr>
          <w:rFonts w:asciiTheme="majorBidi" w:hAnsiTheme="majorBidi" w:cstheme="majorBidi"/>
          <w:color w:val="000000"/>
        </w:rPr>
      </w:pPr>
      <w:r w:rsidRPr="00C76985">
        <w:rPr>
          <w:rFonts w:asciiTheme="majorBidi" w:hAnsiTheme="majorBidi" w:cstheme="majorBidi"/>
          <w:color w:val="000000"/>
        </w:rPr>
        <w:t>NetConnections avec des méthodes asynchrones</w:t>
      </w:r>
    </w:p>
    <w:p w:rsidR="00220C44" w:rsidRPr="00C76985" w:rsidRDefault="00220C44" w:rsidP="004F52FC">
      <w:pPr>
        <w:pStyle w:val="Paragraphedeliste"/>
        <w:numPr>
          <w:ilvl w:val="0"/>
          <w:numId w:val="44"/>
        </w:numPr>
        <w:rPr>
          <w:rFonts w:asciiTheme="majorBidi" w:hAnsiTheme="majorBidi" w:cstheme="majorBidi"/>
          <w:color w:val="000000"/>
        </w:rPr>
      </w:pPr>
      <w:r w:rsidRPr="00C76985">
        <w:rPr>
          <w:rFonts w:asciiTheme="majorBidi" w:hAnsiTheme="majorBidi" w:cstheme="majorBidi"/>
          <w:color w:val="000000"/>
        </w:rPr>
        <w:t>Meilleur modèle de mobilité des canaux</w:t>
      </w:r>
    </w:p>
    <w:p w:rsidR="00220C44" w:rsidRPr="00C76985" w:rsidRDefault="00220C44" w:rsidP="005B01A1">
      <w:pPr>
        <w:pStyle w:val="Paragraphedeliste"/>
        <w:numPr>
          <w:ilvl w:val="0"/>
          <w:numId w:val="44"/>
        </w:numPr>
        <w:rPr>
          <w:rFonts w:asciiTheme="majorBidi" w:hAnsiTheme="majorBidi" w:cstheme="majorBidi"/>
          <w:color w:val="000000"/>
        </w:rPr>
      </w:pPr>
      <w:r w:rsidRPr="00C76985">
        <w:rPr>
          <w:rFonts w:asciiTheme="majorBidi" w:hAnsiTheme="majorBidi" w:cstheme="majorBidi"/>
          <w:color w:val="000000"/>
        </w:rPr>
        <w:t xml:space="preserve">Barrières mobiles, bien que l'utilisation </w:t>
      </w:r>
      <w:r w:rsidR="005B01A1">
        <w:rPr>
          <w:rFonts w:asciiTheme="majorBidi" w:hAnsiTheme="majorBidi" w:cstheme="majorBidi"/>
          <w:color w:val="000000"/>
        </w:rPr>
        <w:t>NetChannelLocation</w:t>
      </w:r>
      <w:r w:rsidRPr="00C76985">
        <w:rPr>
          <w:rFonts w:asciiTheme="majorBidi" w:hAnsiTheme="majorBidi" w:cstheme="majorBidi"/>
          <w:color w:val="000000"/>
        </w:rPr>
        <w:t xml:space="preserve"> puisse atteindre cet objectif</w:t>
      </w:r>
    </w:p>
    <w:p w:rsidR="00220C44" w:rsidRPr="00C76985" w:rsidRDefault="00220C44" w:rsidP="004F52FC">
      <w:pPr>
        <w:pStyle w:val="Paragraphedeliste"/>
        <w:numPr>
          <w:ilvl w:val="0"/>
          <w:numId w:val="44"/>
        </w:numPr>
        <w:rPr>
          <w:rFonts w:asciiTheme="majorBidi" w:hAnsiTheme="majorBidi" w:cstheme="majorBidi"/>
          <w:color w:val="000000"/>
        </w:rPr>
      </w:pPr>
      <w:r w:rsidRPr="00C76985">
        <w:rPr>
          <w:rFonts w:asciiTheme="majorBidi" w:hAnsiTheme="majorBidi" w:cstheme="majorBidi"/>
          <w:color w:val="000000"/>
        </w:rPr>
        <w:t xml:space="preserve">Canaux mis en réseau avec tampon </w:t>
      </w:r>
    </w:p>
    <w:p w:rsidR="00220C44" w:rsidRPr="00C76985" w:rsidRDefault="00220C44" w:rsidP="004F52FC">
      <w:pPr>
        <w:pStyle w:val="Paragraphedeliste"/>
        <w:numPr>
          <w:ilvl w:val="0"/>
          <w:numId w:val="44"/>
        </w:numPr>
        <w:rPr>
          <w:rFonts w:asciiTheme="majorBidi" w:hAnsiTheme="majorBidi" w:cstheme="majorBidi"/>
          <w:color w:val="000000"/>
        </w:rPr>
      </w:pPr>
      <w:r w:rsidRPr="00C76985">
        <w:rPr>
          <w:rFonts w:asciiTheme="majorBidi" w:hAnsiTheme="majorBidi" w:cstheme="majorBidi"/>
          <w:color w:val="000000"/>
        </w:rPr>
        <w:t>AltingBarrier en réseau, bien que cela soit difficile</w:t>
      </w:r>
    </w:p>
    <w:p w:rsidR="00220C44" w:rsidRPr="00C76985" w:rsidRDefault="00220C44" w:rsidP="004F52FC">
      <w:pPr>
        <w:pStyle w:val="Paragraphedeliste"/>
        <w:numPr>
          <w:ilvl w:val="0"/>
          <w:numId w:val="44"/>
        </w:numPr>
        <w:rPr>
          <w:rFonts w:asciiTheme="majorBidi" w:hAnsiTheme="majorBidi" w:cstheme="majorBidi"/>
          <w:color w:val="000000"/>
        </w:rPr>
      </w:pPr>
      <w:r w:rsidRPr="00C76985">
        <w:rPr>
          <w:rFonts w:asciiTheme="majorBidi" w:hAnsiTheme="majorBidi" w:cstheme="majorBidi"/>
          <w:color w:val="000000"/>
        </w:rPr>
        <w:t>E / S plus efficaces à l'aide du package java.nio</w:t>
      </w:r>
    </w:p>
    <w:p w:rsidR="00220C44" w:rsidRPr="00C76985" w:rsidRDefault="00220C44" w:rsidP="004F52FC">
      <w:pPr>
        <w:pStyle w:val="Paragraphedeliste"/>
        <w:numPr>
          <w:ilvl w:val="0"/>
          <w:numId w:val="44"/>
        </w:numPr>
        <w:rPr>
          <w:rFonts w:asciiTheme="majorBidi" w:hAnsiTheme="majorBidi" w:cstheme="majorBidi"/>
          <w:color w:val="000000"/>
        </w:rPr>
      </w:pPr>
      <w:r w:rsidRPr="00C76985">
        <w:rPr>
          <w:rFonts w:asciiTheme="majorBidi" w:hAnsiTheme="majorBidi" w:cstheme="majorBidi"/>
          <w:color w:val="000000"/>
        </w:rPr>
        <w:t>Canaux réseau de type primitif</w:t>
      </w:r>
    </w:p>
    <w:p w:rsidR="00220C44" w:rsidRPr="00C76985" w:rsidRDefault="00220C44" w:rsidP="004F52FC">
      <w:pPr>
        <w:pStyle w:val="Paragraphedeliste"/>
        <w:numPr>
          <w:ilvl w:val="0"/>
          <w:numId w:val="44"/>
        </w:numPr>
        <w:rPr>
          <w:rFonts w:asciiTheme="majorBidi" w:hAnsiTheme="majorBidi" w:cstheme="majorBidi"/>
          <w:color w:val="000000"/>
        </w:rPr>
      </w:pPr>
      <w:r w:rsidRPr="00C76985">
        <w:rPr>
          <w:rFonts w:asciiTheme="majorBidi" w:hAnsiTheme="majorBidi" w:cstheme="majorBidi"/>
          <w:color w:val="000000"/>
        </w:rPr>
        <w:t>Canaux de Type Tableaux.</w:t>
      </w:r>
    </w:p>
    <w:p w:rsidR="00220C44" w:rsidRDefault="00220C44" w:rsidP="004F52FC">
      <w:pPr>
        <w:pStyle w:val="Paragraphedeliste"/>
        <w:numPr>
          <w:ilvl w:val="0"/>
          <w:numId w:val="44"/>
        </w:numPr>
        <w:rPr>
          <w:rFonts w:asciiTheme="majorBidi" w:hAnsiTheme="majorBidi" w:cstheme="majorBidi"/>
          <w:color w:val="000000"/>
        </w:rPr>
      </w:pPr>
      <w:r w:rsidRPr="00C76985">
        <w:rPr>
          <w:rFonts w:asciiTheme="majorBidi" w:hAnsiTheme="majorBidi" w:cstheme="majorBidi"/>
        </w:rPr>
        <w:t>garbage collection</w:t>
      </w:r>
      <w:r w:rsidRPr="00C76985">
        <w:rPr>
          <w:rFonts w:asciiTheme="majorBidi" w:hAnsiTheme="majorBidi" w:cstheme="majorBidi"/>
          <w:color w:val="000000"/>
        </w:rPr>
        <w:t xml:space="preserve"> automatique des canaux et des barrières.</w:t>
      </w:r>
    </w:p>
    <w:p w:rsidR="00BA29B1" w:rsidRPr="005B01A1" w:rsidRDefault="005B01A1" w:rsidP="00535836">
      <w:pPr>
        <w:pStyle w:val="Titreniveau1"/>
      </w:pPr>
      <w:bookmarkStart w:id="81" w:name="_Toc517734716"/>
      <w:r w:rsidRPr="005B01A1">
        <w:t>3.</w:t>
      </w:r>
      <w:r w:rsidR="00535836">
        <w:t>7</w:t>
      </w:r>
      <w:r w:rsidRPr="005B01A1">
        <w:t xml:space="preserve">) </w:t>
      </w:r>
      <w:r w:rsidR="00BA29B1" w:rsidRPr="005B01A1">
        <w:t>Remarque sur la documentation :</w:t>
      </w:r>
      <w:bookmarkEnd w:id="81"/>
    </w:p>
    <w:p w:rsidR="00BA29B1" w:rsidRPr="00C76985" w:rsidRDefault="00BA29B1" w:rsidP="00BA29B1">
      <w:pPr>
        <w:rPr>
          <w:rFonts w:asciiTheme="majorBidi" w:hAnsiTheme="majorBidi" w:cstheme="majorBidi"/>
        </w:rPr>
      </w:pPr>
      <w:r w:rsidRPr="00C76985">
        <w:rPr>
          <w:rFonts w:asciiTheme="majorBidi" w:hAnsiTheme="majorBidi" w:cstheme="majorBidi"/>
        </w:rPr>
        <w:t xml:space="preserve">Il est a noté que JCSP est très pauvre dans la partie documentation technique bien que la théorie est bien précise et les améliorations sont ouverte. </w:t>
      </w:r>
    </w:p>
    <w:p w:rsidR="00BA29B1" w:rsidRPr="00C76985" w:rsidRDefault="00BA29B1" w:rsidP="001E712C">
      <w:pPr>
        <w:rPr>
          <w:rFonts w:asciiTheme="majorBidi" w:hAnsiTheme="majorBidi" w:cstheme="majorBidi"/>
        </w:rPr>
      </w:pPr>
      <w:r w:rsidRPr="00C76985">
        <w:rPr>
          <w:rFonts w:asciiTheme="majorBidi" w:hAnsiTheme="majorBidi" w:cstheme="majorBidi"/>
        </w:rPr>
        <w:t xml:space="preserve">En effet le développeur se trouve souvent affronté par des problèmes technique en utilisant des API, </w:t>
      </w:r>
      <w:r w:rsidR="001E712C">
        <w:rPr>
          <w:rFonts w:asciiTheme="majorBidi" w:hAnsiTheme="majorBidi" w:cstheme="majorBidi"/>
        </w:rPr>
        <w:t>m</w:t>
      </w:r>
      <w:r w:rsidR="001E712C" w:rsidRPr="001E712C">
        <w:rPr>
          <w:rFonts w:asciiTheme="majorBidi" w:hAnsiTheme="majorBidi" w:cstheme="majorBidi"/>
        </w:rPr>
        <w:t>ême s'il connaissait bien le côté théorique</w:t>
      </w:r>
      <w:r w:rsidRPr="00C76985">
        <w:rPr>
          <w:rFonts w:asciiTheme="majorBidi" w:hAnsiTheme="majorBidi" w:cstheme="majorBidi"/>
        </w:rPr>
        <w:t xml:space="preserve"> il reste toujours des points technique pour des situations quelconque.</w:t>
      </w:r>
    </w:p>
    <w:p w:rsidR="00BA29B1" w:rsidRDefault="00BA29B1" w:rsidP="00BA29B1">
      <w:pPr>
        <w:rPr>
          <w:rFonts w:asciiTheme="majorBidi" w:hAnsiTheme="majorBidi" w:cstheme="majorBidi"/>
        </w:rPr>
      </w:pPr>
      <w:r w:rsidRPr="00C76985">
        <w:rPr>
          <w:rFonts w:asciiTheme="majorBidi" w:hAnsiTheme="majorBidi" w:cstheme="majorBidi"/>
        </w:rPr>
        <w:t xml:space="preserve">Pour mon expérience avec cette API je signale que je trouve que la documentation de la partie JCSP.net2 est pauvre, et le manque de forum ou de support technique pose un problème pour le choix de cette API. </w:t>
      </w:r>
    </w:p>
    <w:p w:rsidR="00CC78F2" w:rsidRPr="004C4D77" w:rsidRDefault="004C4D77" w:rsidP="004C4D77">
      <w:pPr>
        <w:pStyle w:val="Titreniveau1"/>
      </w:pPr>
      <w:bookmarkStart w:id="82" w:name="_Toc517734717"/>
      <w:r w:rsidRPr="004C4D77">
        <w:t>3.</w:t>
      </w:r>
      <w:r>
        <w:t>8</w:t>
      </w:r>
      <w:r w:rsidRPr="004C4D77">
        <w:t xml:space="preserve"> </w:t>
      </w:r>
      <w:r w:rsidR="00CC78F2" w:rsidRPr="004C4D77">
        <w:t>Conclusion de cette section :</w:t>
      </w:r>
      <w:bookmarkEnd w:id="82"/>
    </w:p>
    <w:p w:rsidR="00153A6F" w:rsidRDefault="00CC78F2" w:rsidP="00972128">
      <w:pPr>
        <w:rPr>
          <w:rFonts w:asciiTheme="majorBidi" w:hAnsiTheme="majorBidi" w:cstheme="majorBidi"/>
        </w:rPr>
      </w:pPr>
      <w:r>
        <w:rPr>
          <w:rFonts w:asciiTheme="majorBidi" w:hAnsiTheme="majorBidi" w:cstheme="majorBidi"/>
        </w:rPr>
        <w:t xml:space="preserve">Cette section nous </w:t>
      </w:r>
      <w:r w:rsidR="00BA29B1">
        <w:rPr>
          <w:rFonts w:asciiTheme="majorBidi" w:hAnsiTheme="majorBidi" w:cstheme="majorBidi"/>
        </w:rPr>
        <w:t>a permis</w:t>
      </w:r>
      <w:r>
        <w:rPr>
          <w:rFonts w:asciiTheme="majorBidi" w:hAnsiTheme="majorBidi" w:cstheme="majorBidi"/>
        </w:rPr>
        <w:t xml:space="preserve"> de </w:t>
      </w:r>
      <w:r w:rsidR="00153A6F">
        <w:rPr>
          <w:rFonts w:asciiTheme="majorBidi" w:hAnsiTheme="majorBidi" w:cstheme="majorBidi"/>
        </w:rPr>
        <w:t>voire comment créer</w:t>
      </w:r>
      <w:r>
        <w:rPr>
          <w:rFonts w:asciiTheme="majorBidi" w:hAnsiTheme="majorBidi" w:cstheme="majorBidi"/>
        </w:rPr>
        <w:t xml:space="preserve"> des canaux pour relier les processus entre eux</w:t>
      </w:r>
      <w:r w:rsidR="00153A6F">
        <w:rPr>
          <w:rFonts w:asciiTheme="majorBidi" w:hAnsiTheme="majorBidi" w:cstheme="majorBidi"/>
        </w:rPr>
        <w:t xml:space="preserve"> en prenant en compte l’API JCSP.net2</w:t>
      </w:r>
      <w:r>
        <w:rPr>
          <w:rFonts w:asciiTheme="majorBidi" w:hAnsiTheme="majorBidi" w:cstheme="majorBidi"/>
        </w:rPr>
        <w:t xml:space="preserve">, </w:t>
      </w:r>
      <w:r w:rsidR="00153A6F">
        <w:rPr>
          <w:rFonts w:asciiTheme="majorBidi" w:hAnsiTheme="majorBidi" w:cstheme="majorBidi"/>
        </w:rPr>
        <w:t xml:space="preserve">les </w:t>
      </w:r>
      <w:r>
        <w:rPr>
          <w:rFonts w:asciiTheme="majorBidi" w:hAnsiTheme="majorBidi" w:cstheme="majorBidi"/>
        </w:rPr>
        <w:t>processus</w:t>
      </w:r>
      <w:r w:rsidR="00153A6F">
        <w:rPr>
          <w:rFonts w:asciiTheme="majorBidi" w:hAnsiTheme="majorBidi" w:cstheme="majorBidi"/>
        </w:rPr>
        <w:t xml:space="preserve"> relier entre eux</w:t>
      </w:r>
      <w:r>
        <w:rPr>
          <w:rFonts w:asciiTheme="majorBidi" w:hAnsiTheme="majorBidi" w:cstheme="majorBidi"/>
        </w:rPr>
        <w:t xml:space="preserve"> sont les </w:t>
      </w:r>
      <w:r w:rsidR="00153A6F">
        <w:rPr>
          <w:rFonts w:asciiTheme="majorBidi" w:hAnsiTheme="majorBidi" w:cstheme="majorBidi"/>
        </w:rPr>
        <w:t>même</w:t>
      </w:r>
      <w:r>
        <w:rPr>
          <w:rFonts w:asciiTheme="majorBidi" w:hAnsiTheme="majorBidi" w:cstheme="majorBidi"/>
        </w:rPr>
        <w:t xml:space="preserve"> pour JCSP ou JCSP.net</w:t>
      </w:r>
      <w:r w:rsidR="00153A6F">
        <w:rPr>
          <w:rFonts w:asciiTheme="majorBidi" w:hAnsiTheme="majorBidi" w:cstheme="majorBidi"/>
        </w:rPr>
        <w:t xml:space="preserve"> ou JCSP.net2. </w:t>
      </w:r>
      <w:r w:rsidR="00712828">
        <w:rPr>
          <w:rFonts w:asciiTheme="majorBidi" w:hAnsiTheme="majorBidi" w:cstheme="majorBidi"/>
        </w:rPr>
        <w:t xml:space="preserve">la seul différance est la manière de création des canaux, après avoir créer des canaux en les traitent de la même manière a l’intérieur des processus, </w:t>
      </w:r>
      <w:r w:rsidR="00BA29B1">
        <w:rPr>
          <w:rFonts w:asciiTheme="majorBidi" w:hAnsiTheme="majorBidi" w:cstheme="majorBidi"/>
        </w:rPr>
        <w:t xml:space="preserve">c’est </w:t>
      </w:r>
      <w:r w:rsidR="00712828">
        <w:rPr>
          <w:rFonts w:asciiTheme="majorBidi" w:hAnsiTheme="majorBidi" w:cstheme="majorBidi"/>
        </w:rPr>
        <w:t xml:space="preserve">a dire touts simplement que en doit faire soit read() ou write() sur ses canaux, même la classe Alternative peut prendre en paramètre </w:t>
      </w:r>
      <w:r w:rsidR="00BA29B1">
        <w:rPr>
          <w:rFonts w:asciiTheme="majorBidi" w:hAnsiTheme="majorBidi" w:cstheme="majorBidi"/>
        </w:rPr>
        <w:t>un combinaison entre les</w:t>
      </w:r>
      <w:r w:rsidR="00712828">
        <w:rPr>
          <w:rFonts w:asciiTheme="majorBidi" w:hAnsiTheme="majorBidi" w:cstheme="majorBidi"/>
        </w:rPr>
        <w:t xml:space="preserve"> garde de type local ou distant a condition qui il sont de type Alting, en plus de Timer évidement, ce modèle de programmation des application donne un transparence très bien vis-à-vis </w:t>
      </w:r>
      <w:r w:rsidR="00BA29B1">
        <w:rPr>
          <w:rFonts w:asciiTheme="majorBidi" w:hAnsiTheme="majorBidi" w:cstheme="majorBidi"/>
        </w:rPr>
        <w:t xml:space="preserve">la </w:t>
      </w:r>
      <w:r w:rsidR="00972128">
        <w:rPr>
          <w:rFonts w:asciiTheme="majorBidi" w:hAnsiTheme="majorBidi" w:cstheme="majorBidi"/>
        </w:rPr>
        <w:t>concurrence</w:t>
      </w:r>
      <w:r w:rsidR="00712828">
        <w:rPr>
          <w:rFonts w:asciiTheme="majorBidi" w:hAnsiTheme="majorBidi" w:cstheme="majorBidi"/>
        </w:rPr>
        <w:t>.</w:t>
      </w:r>
    </w:p>
    <w:p w:rsidR="00C61A25" w:rsidRPr="004C4D77" w:rsidRDefault="004C4D77" w:rsidP="00535836">
      <w:pPr>
        <w:pStyle w:val="Titreniveau1"/>
      </w:pPr>
      <w:bookmarkStart w:id="83" w:name="_Toc517734718"/>
      <w:r w:rsidRPr="004C4D77">
        <w:lastRenderedPageBreak/>
        <w:t>3.</w:t>
      </w:r>
      <w:r w:rsidR="00535836">
        <w:t>8</w:t>
      </w:r>
      <w:r w:rsidRPr="004C4D77">
        <w:t xml:space="preserve"> </w:t>
      </w:r>
      <w:r w:rsidR="00C22101" w:rsidRPr="004C4D77">
        <w:t>Conclusion</w:t>
      </w:r>
      <w:r w:rsidR="005D5EDC" w:rsidRPr="004C4D77">
        <w:t xml:space="preserve"> du chapitre</w:t>
      </w:r>
      <w:bookmarkEnd w:id="83"/>
    </w:p>
    <w:p w:rsidR="00FF4050" w:rsidRPr="00C76985" w:rsidRDefault="00FF4050" w:rsidP="00283988">
      <w:pPr>
        <w:rPr>
          <w:rFonts w:asciiTheme="majorBidi" w:hAnsiTheme="majorBidi" w:cstheme="majorBidi"/>
          <w:color w:val="000000"/>
        </w:rPr>
      </w:pPr>
      <w:r w:rsidRPr="00C76985">
        <w:rPr>
          <w:rFonts w:asciiTheme="majorBidi" w:hAnsiTheme="majorBidi" w:cstheme="majorBidi"/>
          <w:color w:val="000000"/>
        </w:rPr>
        <w:t>Dans ce chapitre en</w:t>
      </w:r>
      <w:r w:rsidR="00283988" w:rsidRPr="00C76985">
        <w:rPr>
          <w:rFonts w:asciiTheme="majorBidi" w:hAnsiTheme="majorBidi" w:cstheme="majorBidi"/>
          <w:color w:val="000000"/>
        </w:rPr>
        <w:t xml:space="preserve"> a</w:t>
      </w:r>
      <w:r w:rsidRPr="00C76985">
        <w:rPr>
          <w:rFonts w:asciiTheme="majorBidi" w:hAnsiTheme="majorBidi" w:cstheme="majorBidi"/>
          <w:color w:val="000000"/>
        </w:rPr>
        <w:t xml:space="preserve"> </w:t>
      </w:r>
      <w:r w:rsidR="00283988" w:rsidRPr="00C76985">
        <w:rPr>
          <w:rFonts w:asciiTheme="majorBidi" w:hAnsiTheme="majorBidi" w:cstheme="majorBidi"/>
          <w:color w:val="000000"/>
        </w:rPr>
        <w:t>présenter</w:t>
      </w:r>
      <w:r w:rsidRPr="00C76985">
        <w:rPr>
          <w:rFonts w:asciiTheme="majorBidi" w:hAnsiTheme="majorBidi" w:cstheme="majorBidi"/>
          <w:color w:val="000000"/>
        </w:rPr>
        <w:t xml:space="preserve"> CSP qui est un </w:t>
      </w:r>
      <w:r w:rsidR="00283988" w:rsidRPr="00C76985">
        <w:rPr>
          <w:rFonts w:asciiTheme="majorBidi" w:hAnsiTheme="majorBidi" w:cstheme="majorBidi"/>
          <w:color w:val="000000"/>
        </w:rPr>
        <w:t>algèbre</w:t>
      </w:r>
      <w:r w:rsidRPr="00C76985">
        <w:rPr>
          <w:rFonts w:asciiTheme="majorBidi" w:hAnsiTheme="majorBidi" w:cstheme="majorBidi"/>
          <w:color w:val="000000"/>
        </w:rPr>
        <w:t xml:space="preserve"> de processu</w:t>
      </w:r>
      <w:r w:rsidR="00283988" w:rsidRPr="00C76985">
        <w:rPr>
          <w:rFonts w:asciiTheme="majorBidi" w:hAnsiTheme="majorBidi" w:cstheme="majorBidi"/>
          <w:color w:val="000000"/>
        </w:rPr>
        <w:t>s</w:t>
      </w:r>
      <w:r w:rsidRPr="00C76985">
        <w:rPr>
          <w:rFonts w:asciiTheme="majorBidi" w:hAnsiTheme="majorBidi" w:cstheme="majorBidi"/>
          <w:color w:val="000000"/>
        </w:rPr>
        <w:t xml:space="preserve">, </w:t>
      </w:r>
      <w:r w:rsidR="00283988" w:rsidRPr="00C76985">
        <w:rPr>
          <w:rFonts w:asciiTheme="majorBidi" w:hAnsiTheme="majorBidi" w:cstheme="majorBidi"/>
          <w:color w:val="000000"/>
        </w:rPr>
        <w:t>implémentée</w:t>
      </w:r>
      <w:r w:rsidRPr="00C76985">
        <w:rPr>
          <w:rFonts w:asciiTheme="majorBidi" w:hAnsiTheme="majorBidi" w:cstheme="majorBidi"/>
          <w:color w:val="000000"/>
        </w:rPr>
        <w:t xml:space="preserve"> par des compilateur</w:t>
      </w:r>
      <w:r w:rsidR="00283988" w:rsidRPr="00C76985">
        <w:rPr>
          <w:rFonts w:asciiTheme="majorBidi" w:hAnsiTheme="majorBidi" w:cstheme="majorBidi"/>
          <w:color w:val="000000"/>
        </w:rPr>
        <w:t>s</w:t>
      </w:r>
      <w:r w:rsidRPr="00C76985">
        <w:rPr>
          <w:rFonts w:asciiTheme="majorBidi" w:hAnsiTheme="majorBidi" w:cstheme="majorBidi"/>
          <w:color w:val="000000"/>
        </w:rPr>
        <w:t xml:space="preserve"> et des API </w:t>
      </w:r>
      <w:r w:rsidR="00283988" w:rsidRPr="00C76985">
        <w:rPr>
          <w:rFonts w:asciiTheme="majorBidi" w:hAnsiTheme="majorBidi" w:cstheme="majorBidi"/>
          <w:color w:val="000000"/>
        </w:rPr>
        <w:t>défirent,</w:t>
      </w:r>
      <w:r w:rsidRPr="00C76985">
        <w:rPr>
          <w:rFonts w:asciiTheme="majorBidi" w:hAnsiTheme="majorBidi" w:cstheme="majorBidi"/>
          <w:color w:val="000000"/>
        </w:rPr>
        <w:t xml:space="preserve"> </w:t>
      </w:r>
      <w:r w:rsidR="00283988" w:rsidRPr="00C76985">
        <w:rPr>
          <w:rFonts w:asciiTheme="majorBidi" w:hAnsiTheme="majorBidi" w:cstheme="majorBidi"/>
          <w:color w:val="000000"/>
        </w:rPr>
        <w:t>parmi</w:t>
      </w:r>
      <w:r w:rsidRPr="00C76985">
        <w:rPr>
          <w:rFonts w:asciiTheme="majorBidi" w:hAnsiTheme="majorBidi" w:cstheme="majorBidi"/>
          <w:color w:val="000000"/>
        </w:rPr>
        <w:t xml:space="preserve"> les quelle</w:t>
      </w:r>
      <w:r w:rsidR="00283988" w:rsidRPr="00C76985">
        <w:rPr>
          <w:rFonts w:asciiTheme="majorBidi" w:hAnsiTheme="majorBidi" w:cstheme="majorBidi"/>
          <w:color w:val="000000"/>
        </w:rPr>
        <w:t>s</w:t>
      </w:r>
      <w:r w:rsidRPr="00C76985">
        <w:rPr>
          <w:rFonts w:asciiTheme="majorBidi" w:hAnsiTheme="majorBidi" w:cstheme="majorBidi"/>
          <w:color w:val="000000"/>
        </w:rPr>
        <w:t xml:space="preserve"> JCSP</w:t>
      </w:r>
      <w:r w:rsidR="00283988" w:rsidRPr="00C76985">
        <w:rPr>
          <w:rFonts w:asciiTheme="majorBidi" w:hAnsiTheme="majorBidi" w:cstheme="majorBidi"/>
          <w:color w:val="000000"/>
        </w:rPr>
        <w:t>,</w:t>
      </w:r>
      <w:r w:rsidRPr="00C76985">
        <w:rPr>
          <w:rFonts w:asciiTheme="majorBidi" w:hAnsiTheme="majorBidi" w:cstheme="majorBidi"/>
          <w:color w:val="000000"/>
        </w:rPr>
        <w:t xml:space="preserve"> qui est un API JAVA.</w:t>
      </w:r>
    </w:p>
    <w:p w:rsidR="00283988" w:rsidRPr="00C76985" w:rsidRDefault="00283988" w:rsidP="00FC330F">
      <w:pPr>
        <w:rPr>
          <w:rFonts w:asciiTheme="majorBidi" w:hAnsiTheme="majorBidi" w:cstheme="majorBidi"/>
          <w:color w:val="000000"/>
        </w:rPr>
      </w:pPr>
      <w:r w:rsidRPr="00C76985">
        <w:rPr>
          <w:rFonts w:asciiTheme="majorBidi" w:hAnsiTheme="majorBidi" w:cstheme="majorBidi"/>
          <w:color w:val="000000"/>
        </w:rPr>
        <w:t xml:space="preserve">Cette API repose sur les processus et les canaux, pour </w:t>
      </w:r>
      <w:r w:rsidR="00FC330F" w:rsidRPr="00C76985">
        <w:rPr>
          <w:rFonts w:asciiTheme="majorBidi" w:hAnsiTheme="majorBidi" w:cstheme="majorBidi"/>
          <w:color w:val="000000"/>
        </w:rPr>
        <w:t>modéliser</w:t>
      </w:r>
      <w:r w:rsidRPr="00C76985">
        <w:rPr>
          <w:rFonts w:asciiTheme="majorBidi" w:hAnsiTheme="majorBidi" w:cstheme="majorBidi"/>
          <w:color w:val="000000"/>
        </w:rPr>
        <w:t xml:space="preserve"> le monde </w:t>
      </w:r>
      <w:r w:rsidR="00FC330F" w:rsidRPr="00C76985">
        <w:rPr>
          <w:rFonts w:asciiTheme="majorBidi" w:hAnsiTheme="majorBidi" w:cstheme="majorBidi"/>
          <w:color w:val="000000"/>
        </w:rPr>
        <w:t>réel</w:t>
      </w:r>
      <w:r w:rsidRPr="00C76985">
        <w:rPr>
          <w:rFonts w:asciiTheme="majorBidi" w:hAnsiTheme="majorBidi" w:cstheme="majorBidi"/>
          <w:color w:val="000000"/>
        </w:rPr>
        <w:t>,</w:t>
      </w:r>
    </w:p>
    <w:p w:rsidR="00283988" w:rsidRPr="00C76985" w:rsidRDefault="00FC330F" w:rsidP="00FC330F">
      <w:pPr>
        <w:rPr>
          <w:rFonts w:asciiTheme="majorBidi" w:hAnsiTheme="majorBidi" w:cstheme="majorBidi"/>
          <w:color w:val="000000"/>
        </w:rPr>
      </w:pPr>
      <w:r>
        <w:rPr>
          <w:rFonts w:asciiTheme="majorBidi" w:hAnsiTheme="majorBidi" w:cstheme="majorBidi"/>
          <w:color w:val="000000"/>
        </w:rPr>
        <w:t>E</w:t>
      </w:r>
      <w:r w:rsidR="00283988" w:rsidRPr="00C76985">
        <w:rPr>
          <w:rFonts w:asciiTheme="majorBidi" w:hAnsiTheme="majorBidi" w:cstheme="majorBidi"/>
          <w:color w:val="000000"/>
        </w:rPr>
        <w:t>n a parler de Syn</w:t>
      </w:r>
      <w:r>
        <w:rPr>
          <w:rFonts w:asciiTheme="majorBidi" w:hAnsiTheme="majorBidi" w:cstheme="majorBidi"/>
          <w:color w:val="000000"/>
        </w:rPr>
        <w:t>t</w:t>
      </w:r>
      <w:r w:rsidR="00283988" w:rsidRPr="00C76985">
        <w:rPr>
          <w:rFonts w:asciiTheme="majorBidi" w:hAnsiTheme="majorBidi" w:cstheme="majorBidi"/>
          <w:color w:val="000000"/>
        </w:rPr>
        <w:t xml:space="preserve">axe de JCSP parmes </w:t>
      </w:r>
      <w:r>
        <w:rPr>
          <w:rFonts w:asciiTheme="majorBidi" w:hAnsiTheme="majorBidi" w:cstheme="majorBidi"/>
          <w:color w:val="000000"/>
        </w:rPr>
        <w:t>a savoir : Paralle et ALTING et Timer, CSProsses, et les déférant type des canaux</w:t>
      </w:r>
      <w:r w:rsidR="00283988" w:rsidRPr="00C76985">
        <w:rPr>
          <w:rFonts w:asciiTheme="majorBidi" w:hAnsiTheme="majorBidi" w:cstheme="majorBidi"/>
          <w:color w:val="000000"/>
        </w:rPr>
        <w:t>.</w:t>
      </w:r>
    </w:p>
    <w:p w:rsidR="00FF4050" w:rsidRPr="00C76985" w:rsidRDefault="00FF4050" w:rsidP="00FC330F">
      <w:pPr>
        <w:rPr>
          <w:rFonts w:asciiTheme="majorBidi" w:hAnsiTheme="majorBidi" w:cstheme="majorBidi"/>
          <w:color w:val="000000"/>
        </w:rPr>
      </w:pPr>
      <w:r w:rsidRPr="00C76985">
        <w:rPr>
          <w:rFonts w:asciiTheme="majorBidi" w:hAnsiTheme="majorBidi" w:cstheme="majorBidi"/>
          <w:color w:val="000000"/>
        </w:rPr>
        <w:t xml:space="preserve">Ensuite en a aborder JCSP.net </w:t>
      </w:r>
      <w:r w:rsidR="00FC330F" w:rsidRPr="00C76985">
        <w:rPr>
          <w:rFonts w:asciiTheme="majorBidi" w:hAnsiTheme="majorBidi" w:cstheme="majorBidi"/>
          <w:color w:val="000000"/>
        </w:rPr>
        <w:t>qu’est</w:t>
      </w:r>
      <w:r w:rsidRPr="00C76985">
        <w:rPr>
          <w:rFonts w:asciiTheme="majorBidi" w:hAnsiTheme="majorBidi" w:cstheme="majorBidi"/>
          <w:color w:val="000000"/>
        </w:rPr>
        <w:t xml:space="preserve"> la version </w:t>
      </w:r>
      <w:r w:rsidR="00283988" w:rsidRPr="00C76985">
        <w:rPr>
          <w:rFonts w:asciiTheme="majorBidi" w:hAnsiTheme="majorBidi" w:cstheme="majorBidi"/>
          <w:color w:val="000000"/>
        </w:rPr>
        <w:t>distribuée</w:t>
      </w:r>
      <w:r w:rsidRPr="00C76985">
        <w:rPr>
          <w:rFonts w:asciiTheme="majorBidi" w:hAnsiTheme="majorBidi" w:cstheme="majorBidi"/>
          <w:color w:val="000000"/>
        </w:rPr>
        <w:t xml:space="preserve"> de </w:t>
      </w:r>
      <w:r w:rsidR="00283988" w:rsidRPr="00C76985">
        <w:rPr>
          <w:rFonts w:asciiTheme="majorBidi" w:hAnsiTheme="majorBidi" w:cstheme="majorBidi"/>
          <w:color w:val="000000"/>
        </w:rPr>
        <w:t>J</w:t>
      </w:r>
      <w:r w:rsidRPr="00C76985">
        <w:rPr>
          <w:rFonts w:asciiTheme="majorBidi" w:hAnsiTheme="majorBidi" w:cstheme="majorBidi"/>
          <w:color w:val="000000"/>
        </w:rPr>
        <w:t xml:space="preserve">CSP </w:t>
      </w:r>
      <w:r w:rsidR="00FC330F">
        <w:rPr>
          <w:rFonts w:asciiTheme="majorBidi" w:hAnsiTheme="majorBidi" w:cstheme="majorBidi"/>
          <w:color w:val="000000"/>
        </w:rPr>
        <w:t>en gardent</w:t>
      </w:r>
      <w:r w:rsidRPr="00C76985">
        <w:rPr>
          <w:rFonts w:asciiTheme="majorBidi" w:hAnsiTheme="majorBidi" w:cstheme="majorBidi"/>
          <w:color w:val="000000"/>
        </w:rPr>
        <w:t xml:space="preserve"> </w:t>
      </w:r>
      <w:r w:rsidR="00283988" w:rsidRPr="00C76985">
        <w:rPr>
          <w:rFonts w:asciiTheme="majorBidi" w:hAnsiTheme="majorBidi" w:cstheme="majorBidi"/>
          <w:color w:val="000000"/>
        </w:rPr>
        <w:t>les mêmes principes</w:t>
      </w:r>
      <w:r w:rsidRPr="00C76985">
        <w:rPr>
          <w:rFonts w:asciiTheme="majorBidi" w:hAnsiTheme="majorBidi" w:cstheme="majorBidi"/>
          <w:color w:val="000000"/>
        </w:rPr>
        <w:t xml:space="preserve"> de JCSP</w:t>
      </w:r>
      <w:r w:rsidR="00283988" w:rsidRPr="00C76985">
        <w:rPr>
          <w:rFonts w:asciiTheme="majorBidi" w:hAnsiTheme="majorBidi" w:cstheme="majorBidi"/>
          <w:color w:val="000000"/>
        </w:rPr>
        <w:t xml:space="preserve"> évidemment CSP</w:t>
      </w:r>
      <w:r w:rsidRPr="00C76985">
        <w:rPr>
          <w:rFonts w:asciiTheme="majorBidi" w:hAnsiTheme="majorBidi" w:cstheme="majorBidi"/>
          <w:color w:val="000000"/>
        </w:rPr>
        <w:t>.</w:t>
      </w:r>
    </w:p>
    <w:p w:rsidR="00FF4050" w:rsidRDefault="00283988" w:rsidP="00FC330F">
      <w:pPr>
        <w:rPr>
          <w:rFonts w:asciiTheme="majorBidi" w:hAnsiTheme="majorBidi" w:cstheme="majorBidi"/>
          <w:color w:val="000000"/>
        </w:rPr>
      </w:pPr>
      <w:r w:rsidRPr="00C76985">
        <w:rPr>
          <w:rFonts w:asciiTheme="majorBidi" w:hAnsiTheme="majorBidi" w:cstheme="majorBidi"/>
          <w:color w:val="000000"/>
        </w:rPr>
        <w:t xml:space="preserve">En suite en </w:t>
      </w:r>
      <w:r w:rsidR="001F019C" w:rsidRPr="00C76985">
        <w:rPr>
          <w:rFonts w:asciiTheme="majorBidi" w:hAnsiTheme="majorBidi" w:cstheme="majorBidi"/>
          <w:color w:val="000000"/>
        </w:rPr>
        <w:t xml:space="preserve">a </w:t>
      </w:r>
      <w:r w:rsidRPr="00C76985">
        <w:rPr>
          <w:rFonts w:asciiTheme="majorBidi" w:hAnsiTheme="majorBidi" w:cstheme="majorBidi"/>
          <w:color w:val="000000"/>
        </w:rPr>
        <w:t>montrer c</w:t>
      </w:r>
      <w:r w:rsidR="00FF4050" w:rsidRPr="00C76985">
        <w:rPr>
          <w:rFonts w:asciiTheme="majorBidi" w:hAnsiTheme="majorBidi" w:cstheme="majorBidi"/>
          <w:color w:val="000000"/>
        </w:rPr>
        <w:t>omm</w:t>
      </w:r>
      <w:r w:rsidRPr="00C76985">
        <w:rPr>
          <w:rFonts w:asciiTheme="majorBidi" w:hAnsiTheme="majorBidi" w:cstheme="majorBidi"/>
          <w:color w:val="000000"/>
        </w:rPr>
        <w:t>e</w:t>
      </w:r>
      <w:r w:rsidR="00FF4050" w:rsidRPr="00C76985">
        <w:rPr>
          <w:rFonts w:asciiTheme="majorBidi" w:hAnsiTheme="majorBidi" w:cstheme="majorBidi"/>
          <w:color w:val="000000"/>
        </w:rPr>
        <w:t xml:space="preserve">nt utiliser JCSP.net, et en a donner </w:t>
      </w:r>
      <w:r w:rsidRPr="00C76985">
        <w:rPr>
          <w:rFonts w:asciiTheme="majorBidi" w:hAnsiTheme="majorBidi" w:cstheme="majorBidi"/>
          <w:color w:val="000000"/>
        </w:rPr>
        <w:t>quelque</w:t>
      </w:r>
      <w:r w:rsidR="00FF4050" w:rsidRPr="00C76985">
        <w:rPr>
          <w:rFonts w:asciiTheme="majorBidi" w:hAnsiTheme="majorBidi" w:cstheme="majorBidi"/>
          <w:color w:val="000000"/>
        </w:rPr>
        <w:t xml:space="preserve"> </w:t>
      </w:r>
      <w:r w:rsidRPr="00C76985">
        <w:rPr>
          <w:rFonts w:asciiTheme="majorBidi" w:hAnsiTheme="majorBidi" w:cstheme="majorBidi"/>
          <w:color w:val="000000"/>
        </w:rPr>
        <w:t>conseilles</w:t>
      </w:r>
      <w:r w:rsidR="00FF4050" w:rsidRPr="00C76985">
        <w:rPr>
          <w:rFonts w:asciiTheme="majorBidi" w:hAnsiTheme="majorBidi" w:cstheme="majorBidi"/>
          <w:color w:val="000000"/>
        </w:rPr>
        <w:t xml:space="preserve"> p</w:t>
      </w:r>
      <w:r w:rsidRPr="00C76985">
        <w:rPr>
          <w:rFonts w:asciiTheme="majorBidi" w:hAnsiTheme="majorBidi" w:cstheme="majorBidi"/>
          <w:color w:val="000000"/>
        </w:rPr>
        <w:t>o</w:t>
      </w:r>
      <w:r w:rsidR="00FF4050" w:rsidRPr="00C76985">
        <w:rPr>
          <w:rFonts w:asciiTheme="majorBidi" w:hAnsiTheme="majorBidi" w:cstheme="majorBidi"/>
          <w:color w:val="000000"/>
        </w:rPr>
        <w:t xml:space="preserve">ur </w:t>
      </w:r>
      <w:r w:rsidRPr="00C76985">
        <w:rPr>
          <w:rFonts w:asciiTheme="majorBidi" w:hAnsiTheme="majorBidi" w:cstheme="majorBidi"/>
          <w:color w:val="000000"/>
        </w:rPr>
        <w:t xml:space="preserve">travailler </w:t>
      </w:r>
      <w:r w:rsidR="00FF4050" w:rsidRPr="00C76985">
        <w:rPr>
          <w:rFonts w:asciiTheme="majorBidi" w:hAnsiTheme="majorBidi" w:cstheme="majorBidi"/>
          <w:color w:val="000000"/>
        </w:rPr>
        <w:t>le mieux</w:t>
      </w:r>
      <w:r w:rsidRPr="00C76985">
        <w:rPr>
          <w:rFonts w:asciiTheme="majorBidi" w:hAnsiTheme="majorBidi" w:cstheme="majorBidi"/>
          <w:color w:val="000000"/>
        </w:rPr>
        <w:t xml:space="preserve"> JCSP.net</w:t>
      </w:r>
      <w:r w:rsidR="00FF4050" w:rsidRPr="00C76985">
        <w:rPr>
          <w:rFonts w:asciiTheme="majorBidi" w:hAnsiTheme="majorBidi" w:cstheme="majorBidi"/>
          <w:color w:val="000000"/>
        </w:rPr>
        <w:t xml:space="preserve">, dans ce </w:t>
      </w:r>
      <w:r w:rsidRPr="00C76985">
        <w:rPr>
          <w:rFonts w:asciiTheme="majorBidi" w:hAnsiTheme="majorBidi" w:cstheme="majorBidi"/>
          <w:color w:val="000000"/>
        </w:rPr>
        <w:t>sens</w:t>
      </w:r>
      <w:r w:rsidR="00FF4050" w:rsidRPr="00C76985">
        <w:rPr>
          <w:rFonts w:asciiTheme="majorBidi" w:hAnsiTheme="majorBidi" w:cstheme="majorBidi"/>
          <w:color w:val="000000"/>
        </w:rPr>
        <w:t xml:space="preserve"> en a travailler avec JCSP.net2</w:t>
      </w:r>
      <w:r w:rsidR="00FC330F">
        <w:rPr>
          <w:rFonts w:asciiTheme="majorBidi" w:hAnsiTheme="majorBidi" w:cstheme="majorBidi"/>
          <w:color w:val="000000"/>
        </w:rPr>
        <w:t xml:space="preserve"> qui est un version améliorée de JCSP.net</w:t>
      </w:r>
      <w:r w:rsidR="00FF4050" w:rsidRPr="00C76985">
        <w:rPr>
          <w:rFonts w:asciiTheme="majorBidi" w:hAnsiTheme="majorBidi" w:cstheme="majorBidi"/>
          <w:color w:val="000000"/>
        </w:rPr>
        <w:t xml:space="preserve">, puisque </w:t>
      </w:r>
      <w:r w:rsidR="00FC330F">
        <w:rPr>
          <w:rFonts w:asciiTheme="majorBidi" w:hAnsiTheme="majorBidi" w:cstheme="majorBidi"/>
          <w:color w:val="000000"/>
        </w:rPr>
        <w:t>cette version</w:t>
      </w:r>
      <w:r w:rsidR="00FF4050" w:rsidRPr="00C76985">
        <w:rPr>
          <w:rFonts w:asciiTheme="majorBidi" w:hAnsiTheme="majorBidi" w:cstheme="majorBidi"/>
          <w:color w:val="000000"/>
        </w:rPr>
        <w:t xml:space="preserve"> ne force pas l’utilisation de CNS pour </w:t>
      </w:r>
      <w:r w:rsidRPr="00C76985">
        <w:rPr>
          <w:rFonts w:asciiTheme="majorBidi" w:hAnsiTheme="majorBidi" w:cstheme="majorBidi"/>
          <w:color w:val="000000"/>
        </w:rPr>
        <w:t>initialiser le s</w:t>
      </w:r>
      <w:r w:rsidR="00FF4050" w:rsidRPr="00C76985">
        <w:rPr>
          <w:rFonts w:asciiTheme="majorBidi" w:hAnsiTheme="majorBidi" w:cstheme="majorBidi"/>
          <w:color w:val="000000"/>
        </w:rPr>
        <w:t>y</w:t>
      </w:r>
      <w:r w:rsidRPr="00C76985">
        <w:rPr>
          <w:rFonts w:asciiTheme="majorBidi" w:hAnsiTheme="majorBidi" w:cstheme="majorBidi"/>
          <w:color w:val="000000"/>
        </w:rPr>
        <w:t>s</w:t>
      </w:r>
      <w:r w:rsidR="00FF4050" w:rsidRPr="00C76985">
        <w:rPr>
          <w:rFonts w:asciiTheme="majorBidi" w:hAnsiTheme="majorBidi" w:cstheme="majorBidi"/>
          <w:color w:val="000000"/>
        </w:rPr>
        <w:t>tème.</w:t>
      </w:r>
    </w:p>
    <w:p w:rsidR="00FC1D36" w:rsidRPr="00C76985" w:rsidRDefault="00FC1D36" w:rsidP="00FC1D36">
      <w:pPr>
        <w:rPr>
          <w:rFonts w:asciiTheme="majorBidi" w:hAnsiTheme="majorBidi" w:cstheme="majorBidi"/>
          <w:color w:val="000000"/>
        </w:rPr>
      </w:pPr>
      <w:r>
        <w:rPr>
          <w:rFonts w:asciiTheme="majorBidi" w:hAnsiTheme="majorBidi" w:cstheme="majorBidi"/>
          <w:color w:val="000000"/>
        </w:rPr>
        <w:t xml:space="preserve">Dans ce contexte en parler de la documentation de JCSP.net, qui </w:t>
      </w:r>
      <w:r w:rsidR="001E712C">
        <w:rPr>
          <w:rFonts w:asciiTheme="majorBidi" w:hAnsiTheme="majorBidi" w:cstheme="majorBidi"/>
          <w:color w:val="000000"/>
        </w:rPr>
        <w:t xml:space="preserve">est </w:t>
      </w:r>
      <w:r>
        <w:rPr>
          <w:rFonts w:asciiTheme="majorBidi" w:hAnsiTheme="majorBidi" w:cstheme="majorBidi"/>
          <w:color w:val="000000"/>
        </w:rPr>
        <w:t>pauvre dans la partie technique, même si la théorie est bien définie.</w:t>
      </w:r>
    </w:p>
    <w:p w:rsidR="00FF4050" w:rsidRPr="00C76985" w:rsidRDefault="00283988" w:rsidP="00CC674B">
      <w:pPr>
        <w:rPr>
          <w:rFonts w:asciiTheme="majorBidi" w:hAnsiTheme="majorBidi" w:cstheme="majorBidi"/>
          <w:color w:val="000000"/>
        </w:rPr>
      </w:pPr>
      <w:r w:rsidRPr="00C76985">
        <w:rPr>
          <w:rFonts w:asciiTheme="majorBidi" w:hAnsiTheme="majorBidi" w:cstheme="majorBidi"/>
          <w:color w:val="000000"/>
        </w:rPr>
        <w:t xml:space="preserve">Dans le prochain chapitre en va </w:t>
      </w:r>
      <w:r w:rsidR="00A37200" w:rsidRPr="00C76985">
        <w:rPr>
          <w:rFonts w:asciiTheme="majorBidi" w:hAnsiTheme="majorBidi" w:cstheme="majorBidi"/>
          <w:color w:val="000000"/>
        </w:rPr>
        <w:t xml:space="preserve">essayer </w:t>
      </w:r>
      <w:r w:rsidRPr="00C76985">
        <w:rPr>
          <w:rFonts w:asciiTheme="majorBidi" w:hAnsiTheme="majorBidi" w:cstheme="majorBidi"/>
          <w:color w:val="000000"/>
        </w:rPr>
        <w:t xml:space="preserve"> de </w:t>
      </w:r>
      <w:r w:rsidR="00A37200" w:rsidRPr="00C76985">
        <w:rPr>
          <w:rFonts w:asciiTheme="majorBidi" w:hAnsiTheme="majorBidi" w:cstheme="majorBidi"/>
          <w:color w:val="000000"/>
        </w:rPr>
        <w:t>développer</w:t>
      </w:r>
      <w:r w:rsidRPr="00C76985">
        <w:rPr>
          <w:rFonts w:asciiTheme="majorBidi" w:hAnsiTheme="majorBidi" w:cstheme="majorBidi"/>
          <w:color w:val="000000"/>
        </w:rPr>
        <w:t xml:space="preserve"> une application </w:t>
      </w:r>
      <w:r w:rsidR="00A37200" w:rsidRPr="00C76985">
        <w:rPr>
          <w:rFonts w:asciiTheme="majorBidi" w:hAnsiTheme="majorBidi" w:cstheme="majorBidi"/>
          <w:color w:val="000000"/>
        </w:rPr>
        <w:t>distribuée</w:t>
      </w:r>
      <w:r w:rsidRPr="00C76985">
        <w:rPr>
          <w:rFonts w:asciiTheme="majorBidi" w:hAnsiTheme="majorBidi" w:cstheme="majorBidi"/>
          <w:color w:val="000000"/>
        </w:rPr>
        <w:t xml:space="preserve"> avec RMI</w:t>
      </w:r>
      <w:r w:rsidR="00A37200" w:rsidRPr="00C76985">
        <w:rPr>
          <w:rFonts w:asciiTheme="majorBidi" w:hAnsiTheme="majorBidi" w:cstheme="majorBidi"/>
          <w:color w:val="000000"/>
        </w:rPr>
        <w:t>,</w:t>
      </w:r>
      <w:r w:rsidRPr="00C76985">
        <w:rPr>
          <w:rFonts w:asciiTheme="majorBidi" w:hAnsiTheme="majorBidi" w:cstheme="majorBidi"/>
          <w:color w:val="000000"/>
        </w:rPr>
        <w:t xml:space="preserve"> et </w:t>
      </w:r>
      <w:r w:rsidR="00A37200" w:rsidRPr="00C76985">
        <w:rPr>
          <w:rFonts w:asciiTheme="majorBidi" w:hAnsiTheme="majorBidi" w:cstheme="majorBidi"/>
          <w:color w:val="000000"/>
        </w:rPr>
        <w:t xml:space="preserve"> de développer la même application avec </w:t>
      </w:r>
      <w:r w:rsidRPr="00C76985">
        <w:rPr>
          <w:rFonts w:asciiTheme="majorBidi" w:hAnsiTheme="majorBidi" w:cstheme="majorBidi"/>
          <w:color w:val="000000"/>
        </w:rPr>
        <w:t>JCSP.net 2</w:t>
      </w:r>
      <w:r w:rsidR="00A37200" w:rsidRPr="00C76985">
        <w:rPr>
          <w:rFonts w:asciiTheme="majorBidi" w:hAnsiTheme="majorBidi" w:cstheme="majorBidi"/>
          <w:color w:val="000000"/>
        </w:rPr>
        <w:t>,</w:t>
      </w:r>
      <w:r w:rsidRPr="00C76985">
        <w:rPr>
          <w:rFonts w:asciiTheme="majorBidi" w:hAnsiTheme="majorBidi" w:cstheme="majorBidi"/>
          <w:color w:val="000000"/>
        </w:rPr>
        <w:t xml:space="preserve"> pour voire les point</w:t>
      </w:r>
      <w:r w:rsidR="00A37200" w:rsidRPr="00C76985">
        <w:rPr>
          <w:rFonts w:asciiTheme="majorBidi" w:hAnsiTheme="majorBidi" w:cstheme="majorBidi"/>
          <w:color w:val="000000"/>
        </w:rPr>
        <w:t>s</w:t>
      </w:r>
      <w:r w:rsidRPr="00C76985">
        <w:rPr>
          <w:rFonts w:asciiTheme="majorBidi" w:hAnsiTheme="majorBidi" w:cstheme="majorBidi"/>
          <w:color w:val="000000"/>
        </w:rPr>
        <w:t xml:space="preserve"> de </w:t>
      </w:r>
      <w:r w:rsidR="00A37200" w:rsidRPr="00C76985">
        <w:rPr>
          <w:rFonts w:asciiTheme="majorBidi" w:hAnsiTheme="majorBidi" w:cstheme="majorBidi"/>
          <w:color w:val="000000"/>
        </w:rPr>
        <w:t>différances</w:t>
      </w:r>
      <w:r w:rsidRPr="00C76985">
        <w:rPr>
          <w:rFonts w:asciiTheme="majorBidi" w:hAnsiTheme="majorBidi" w:cstheme="majorBidi"/>
          <w:color w:val="000000"/>
        </w:rPr>
        <w:t xml:space="preserve"> entre l’utilisation </w:t>
      </w:r>
      <w:r w:rsidR="00CC674B">
        <w:rPr>
          <w:rFonts w:asciiTheme="majorBidi" w:hAnsiTheme="majorBidi" w:cstheme="majorBidi"/>
          <w:color w:val="000000"/>
        </w:rPr>
        <w:t>des</w:t>
      </w:r>
      <w:r w:rsidRPr="00C76985">
        <w:rPr>
          <w:rFonts w:asciiTheme="majorBidi" w:hAnsiTheme="majorBidi" w:cstheme="majorBidi"/>
          <w:color w:val="000000"/>
        </w:rPr>
        <w:t xml:space="preserve"> deux API.</w:t>
      </w:r>
    </w:p>
    <w:p w:rsidR="00FE174B" w:rsidRPr="001D5212" w:rsidRDefault="00FE174B">
      <w:pPr>
        <w:rPr>
          <w:rFonts w:ascii="Arial" w:hAnsi="Arial" w:cs="Arial"/>
          <w:color w:val="000000"/>
          <w:sz w:val="21"/>
          <w:szCs w:val="22"/>
        </w:rPr>
      </w:pPr>
      <w:r w:rsidRPr="00C76985">
        <w:rPr>
          <w:rFonts w:asciiTheme="majorBidi" w:hAnsiTheme="majorBidi" w:cstheme="majorBidi"/>
          <w:color w:val="000000"/>
        </w:rPr>
        <w:br w:type="page"/>
      </w:r>
    </w:p>
    <w:p w:rsidR="00FE174B" w:rsidRPr="0081696D" w:rsidRDefault="00FE174B" w:rsidP="0081696D">
      <w:pPr>
        <w:jc w:val="right"/>
        <w:rPr>
          <w:rFonts w:ascii="Tahoma" w:hAnsi="Tahoma" w:cs="Arial"/>
          <w:b/>
          <w:bCs/>
          <w:i/>
          <w:smallCaps/>
          <w:color w:val="0C86AC"/>
          <w:kern w:val="28"/>
          <w:sz w:val="64"/>
          <w:szCs w:val="22"/>
        </w:rPr>
      </w:pPr>
      <w:r w:rsidRPr="0081696D">
        <w:rPr>
          <w:rFonts w:ascii="Tahoma" w:hAnsi="Tahoma" w:cs="Arial"/>
          <w:b/>
          <w:bCs/>
          <w:i/>
          <w:smallCaps/>
          <w:color w:val="0C86AC"/>
          <w:kern w:val="28"/>
          <w:sz w:val="64"/>
          <w:szCs w:val="22"/>
        </w:rPr>
        <w:lastRenderedPageBreak/>
        <w:t xml:space="preserve">CHAPITRE </w:t>
      </w:r>
      <w:r w:rsidR="0081696D">
        <w:rPr>
          <w:rFonts w:ascii="Tahoma" w:hAnsi="Tahoma" w:cs="Arial"/>
          <w:b/>
          <w:bCs/>
          <w:i/>
          <w:smallCaps/>
          <w:color w:val="0C86AC"/>
          <w:kern w:val="28"/>
          <w:sz w:val="64"/>
          <w:szCs w:val="22"/>
        </w:rPr>
        <w:t>III</w:t>
      </w:r>
    </w:p>
    <w:p w:rsidR="00FE174B" w:rsidRPr="0081696D" w:rsidRDefault="00FE174B" w:rsidP="0081696D">
      <w:pPr>
        <w:jc w:val="right"/>
        <w:rPr>
          <w:rFonts w:ascii="Tahoma" w:hAnsi="Tahoma" w:cs="Arial"/>
          <w:b/>
          <w:bCs/>
          <w:i/>
          <w:smallCaps/>
          <w:color w:val="0C86AC"/>
          <w:kern w:val="28"/>
          <w:sz w:val="64"/>
          <w:szCs w:val="22"/>
        </w:rPr>
      </w:pPr>
      <w:r w:rsidRPr="0081696D">
        <w:rPr>
          <w:rFonts w:ascii="Tahoma" w:hAnsi="Tahoma" w:cs="Arial"/>
          <w:b/>
          <w:bCs/>
          <w:i/>
          <w:smallCaps/>
          <w:color w:val="0C86AC"/>
          <w:kern w:val="28"/>
          <w:sz w:val="64"/>
          <w:szCs w:val="22"/>
        </w:rPr>
        <w:t>Conception de l’application MiniISente avec la technologie RMI</w:t>
      </w:r>
      <w:r w:rsidR="0081696D">
        <w:rPr>
          <w:rFonts w:ascii="Tahoma" w:hAnsi="Tahoma" w:cs="Arial"/>
          <w:b/>
          <w:bCs/>
          <w:i/>
          <w:smallCaps/>
          <w:color w:val="0C86AC"/>
          <w:kern w:val="28"/>
          <w:sz w:val="64"/>
          <w:szCs w:val="22"/>
        </w:rPr>
        <w:t xml:space="preserve"> et JCSP.net2</w:t>
      </w:r>
    </w:p>
    <w:p w:rsidR="00FE174B"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Dans ce chapitre, nous nous proposons de concevoir une application, baptisée « MiniISante », dont le but est de proposer un système réparti de santé permettant à des médecins d’interagir en sollicitant l’historique médical des patients. A travers cette application, nous utiliserons deux technologies (RMI et JCSP.net) pour la conception de l’application distribuée, notre objectif final étant de les comparer sur le plan conceptuel, implémentation, déploiement ainsi qu’obtenir un retour d’expérience sur les difficultés pouvant être rencontrées en utilisant l’une ou l’autre.</w:t>
      </w:r>
    </w:p>
    <w:p w:rsidR="000A6DD7" w:rsidRPr="00BA0616" w:rsidRDefault="003C44EF" w:rsidP="00535836">
      <w:pPr>
        <w:pStyle w:val="Titreniveau1"/>
      </w:pPr>
      <w:bookmarkStart w:id="84" w:name="_Toc517734719"/>
      <w:r>
        <w:t>3.</w:t>
      </w:r>
      <w:r w:rsidR="00535836">
        <w:t>1</w:t>
      </w:r>
      <w:r>
        <w:t xml:space="preserve">) </w:t>
      </w:r>
      <w:r w:rsidR="000A6DD7" w:rsidRPr="00BA0616">
        <w:t>Objectif de ce chapitre :</w:t>
      </w:r>
      <w:bookmarkEnd w:id="84"/>
    </w:p>
    <w:p w:rsidR="000A6DD7" w:rsidRDefault="00DF1E48" w:rsidP="00B4412F">
      <w:pPr>
        <w:pStyle w:val="NormalWeb"/>
        <w:shd w:val="clear" w:color="auto" w:fill="FFFFFF"/>
        <w:spacing w:beforeAutospacing="0" w:afterAutospacing="0"/>
        <w:rPr>
          <w:rFonts w:eastAsia="Aileron"/>
          <w:shd w:val="clear" w:color="auto" w:fill="FFFFFF"/>
        </w:rPr>
      </w:pPr>
      <w:r>
        <w:rPr>
          <w:rFonts w:eastAsia="Aileron"/>
          <w:shd w:val="clear" w:color="auto" w:fill="FFFFFF"/>
        </w:rPr>
        <w:t>Ce</w:t>
      </w:r>
      <w:r w:rsidR="00B4412F">
        <w:rPr>
          <w:rFonts w:eastAsia="Aileron"/>
          <w:shd w:val="clear" w:color="auto" w:fill="FFFFFF"/>
        </w:rPr>
        <w:t xml:space="preserve"> chapitre montre les différances </w:t>
      </w:r>
      <w:r w:rsidR="000A6DD7">
        <w:rPr>
          <w:rFonts w:eastAsia="Aileron"/>
          <w:shd w:val="clear" w:color="auto" w:fill="FFFFFF"/>
        </w:rPr>
        <w:t>de point de vue conception entr</w:t>
      </w:r>
      <w:r w:rsidR="001A3D57">
        <w:rPr>
          <w:rFonts w:eastAsia="Aileron"/>
          <w:shd w:val="clear" w:color="auto" w:fill="FFFFFF"/>
        </w:rPr>
        <w:t>e</w:t>
      </w:r>
      <w:r w:rsidR="000A6DD7">
        <w:rPr>
          <w:rFonts w:eastAsia="Aileron"/>
          <w:shd w:val="clear" w:color="auto" w:fill="FFFFFF"/>
        </w:rPr>
        <w:t xml:space="preserve"> l’utilisation de L’API RMI et JCSP.net.</w:t>
      </w:r>
    </w:p>
    <w:p w:rsidR="000A6DD7" w:rsidRDefault="00265CE7" w:rsidP="00265CE7">
      <w:pPr>
        <w:pStyle w:val="NormalWeb"/>
        <w:shd w:val="clear" w:color="auto" w:fill="FFFFFF"/>
        <w:spacing w:beforeAutospacing="0" w:afterAutospacing="0"/>
        <w:rPr>
          <w:rFonts w:eastAsia="Aileron"/>
          <w:shd w:val="clear" w:color="auto" w:fill="FFFFFF"/>
        </w:rPr>
      </w:pPr>
      <w:r>
        <w:rPr>
          <w:rFonts w:eastAsia="Aileron"/>
          <w:shd w:val="clear" w:color="auto" w:fill="FFFFFF"/>
        </w:rPr>
        <w:t>O</w:t>
      </w:r>
      <w:r w:rsidR="000A6DD7">
        <w:rPr>
          <w:rFonts w:eastAsia="Aileron"/>
          <w:shd w:val="clear" w:color="auto" w:fill="FFFFFF"/>
        </w:rPr>
        <w:t>n commence d’abord par présenter l’application qu</w:t>
      </w:r>
      <w:r>
        <w:rPr>
          <w:rFonts w:eastAsia="Aileron"/>
          <w:shd w:val="clear" w:color="auto" w:fill="FFFFFF"/>
        </w:rPr>
        <w:t>e l’on</w:t>
      </w:r>
      <w:r w:rsidR="000A6DD7">
        <w:rPr>
          <w:rFonts w:eastAsia="Aileron"/>
          <w:shd w:val="clear" w:color="auto" w:fill="FFFFFF"/>
        </w:rPr>
        <w:t xml:space="preserve"> va développer, de point de vue général pour avoir une idée de </w:t>
      </w:r>
      <w:r w:rsidR="001A3D57">
        <w:rPr>
          <w:rFonts w:eastAsia="Aileron"/>
          <w:shd w:val="clear" w:color="auto" w:fill="FFFFFF"/>
        </w:rPr>
        <w:t>ses fonctionnalités</w:t>
      </w:r>
      <w:r w:rsidR="000A6DD7">
        <w:rPr>
          <w:rFonts w:eastAsia="Aileron"/>
          <w:shd w:val="clear" w:color="auto" w:fill="FFFFFF"/>
        </w:rPr>
        <w:t>.</w:t>
      </w:r>
    </w:p>
    <w:p w:rsidR="000A6DD7" w:rsidRDefault="000A6DD7" w:rsidP="001E712C">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Et pour </w:t>
      </w:r>
      <w:r w:rsidR="001A3D57">
        <w:rPr>
          <w:rFonts w:eastAsia="Aileron"/>
          <w:shd w:val="clear" w:color="auto" w:fill="FFFFFF"/>
        </w:rPr>
        <w:t>atteindre</w:t>
      </w:r>
      <w:r>
        <w:rPr>
          <w:rFonts w:eastAsia="Aileron"/>
          <w:shd w:val="clear" w:color="auto" w:fill="FFFFFF"/>
        </w:rPr>
        <w:t xml:space="preserve"> cette objectif en va commence par faire la conception de l’application avec la technologie RMI en utilisant le formalisme UML, et en vas ensuit sortir avec une remarque sur l’apport de </w:t>
      </w:r>
      <w:r w:rsidR="001E712C">
        <w:rPr>
          <w:rFonts w:eastAsia="Aileron"/>
          <w:shd w:val="clear" w:color="auto" w:fill="FFFFFF"/>
        </w:rPr>
        <w:t>l’utilisation de RMI</w:t>
      </w:r>
      <w:r>
        <w:rPr>
          <w:rFonts w:eastAsia="Aileron"/>
          <w:shd w:val="clear" w:color="auto" w:fill="FFFFFF"/>
        </w:rPr>
        <w:t xml:space="preserve"> dans la conception des Application.</w:t>
      </w:r>
    </w:p>
    <w:p w:rsidR="000A6DD7" w:rsidRDefault="000A6DD7" w:rsidP="001E712C">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En suite en vat faire la conception de </w:t>
      </w:r>
      <w:r w:rsidR="001E712C">
        <w:rPr>
          <w:rFonts w:eastAsia="Aileron"/>
          <w:shd w:val="clear" w:color="auto" w:fill="FFFFFF"/>
        </w:rPr>
        <w:t>la</w:t>
      </w:r>
      <w:r>
        <w:rPr>
          <w:rFonts w:eastAsia="Aileron"/>
          <w:shd w:val="clear" w:color="auto" w:fill="FFFFFF"/>
        </w:rPr>
        <w:t xml:space="preserve"> même application en utilisant JCSP.net, et en fur et a </w:t>
      </w:r>
      <w:r w:rsidR="001A3D57">
        <w:rPr>
          <w:rFonts w:eastAsia="Aileron"/>
          <w:shd w:val="clear" w:color="auto" w:fill="FFFFFF"/>
        </w:rPr>
        <w:t>mesure</w:t>
      </w:r>
      <w:r>
        <w:rPr>
          <w:rFonts w:eastAsia="Aileron"/>
          <w:shd w:val="clear" w:color="auto" w:fill="FFFFFF"/>
        </w:rPr>
        <w:t xml:space="preserve"> en signale les </w:t>
      </w:r>
      <w:r w:rsidR="001A3D57">
        <w:rPr>
          <w:rFonts w:eastAsia="Aileron"/>
          <w:shd w:val="clear" w:color="auto" w:fill="FFFFFF"/>
        </w:rPr>
        <w:t>différances</w:t>
      </w:r>
      <w:r>
        <w:rPr>
          <w:rFonts w:eastAsia="Aileron"/>
          <w:shd w:val="clear" w:color="auto" w:fill="FFFFFF"/>
        </w:rPr>
        <w:t xml:space="preserve"> entre les deux </w:t>
      </w:r>
      <w:r w:rsidR="001A3D57">
        <w:rPr>
          <w:rFonts w:eastAsia="Aileron"/>
          <w:shd w:val="clear" w:color="auto" w:fill="FFFFFF"/>
        </w:rPr>
        <w:t>technologies</w:t>
      </w:r>
      <w:r>
        <w:rPr>
          <w:rFonts w:eastAsia="Aileron"/>
          <w:shd w:val="clear" w:color="auto" w:fill="FFFFFF"/>
        </w:rPr>
        <w:t xml:space="preserve"> dans la conception des application</w:t>
      </w:r>
      <w:r w:rsidR="001E712C">
        <w:rPr>
          <w:rFonts w:eastAsia="Aileron"/>
          <w:shd w:val="clear" w:color="auto" w:fill="FFFFFF"/>
        </w:rPr>
        <w:t>s</w:t>
      </w:r>
      <w:r>
        <w:rPr>
          <w:rFonts w:eastAsia="Aileron"/>
          <w:shd w:val="clear" w:color="auto" w:fill="FFFFFF"/>
        </w:rPr>
        <w:t>.</w:t>
      </w:r>
    </w:p>
    <w:p w:rsidR="006232DC" w:rsidRDefault="006232DC" w:rsidP="006232DC">
      <w:pPr>
        <w:pStyle w:val="NormalWeb"/>
        <w:shd w:val="clear" w:color="auto" w:fill="FFFFFF"/>
        <w:spacing w:beforeAutospacing="0" w:afterAutospacing="0"/>
        <w:rPr>
          <w:rFonts w:eastAsia="Aileron"/>
          <w:shd w:val="clear" w:color="auto" w:fill="FFFFFF"/>
        </w:rPr>
      </w:pPr>
      <w:r>
        <w:rPr>
          <w:rFonts w:eastAsia="Aileron"/>
          <w:shd w:val="clear" w:color="auto" w:fill="FFFFFF"/>
        </w:rPr>
        <w:t>Après en vas faire  une conclusion sur le chapitre entier, et en vas proposer des solutions a ses point faible si s’est possible.</w:t>
      </w:r>
    </w:p>
    <w:p w:rsidR="000A6DD7" w:rsidRDefault="000A6DD7" w:rsidP="00FE174B">
      <w:pPr>
        <w:pStyle w:val="NormalWeb"/>
        <w:shd w:val="clear" w:color="auto" w:fill="FFFFFF"/>
        <w:spacing w:beforeAutospacing="0" w:afterAutospacing="0"/>
        <w:rPr>
          <w:rFonts w:eastAsia="Aileron"/>
          <w:shd w:val="clear" w:color="auto" w:fill="FFFFFF"/>
        </w:rPr>
      </w:pPr>
    </w:p>
    <w:p w:rsidR="000A6DD7" w:rsidRPr="001D5212" w:rsidRDefault="000A6DD7" w:rsidP="00FE174B">
      <w:pPr>
        <w:pStyle w:val="NormalWeb"/>
        <w:shd w:val="clear" w:color="auto" w:fill="FFFFFF"/>
        <w:spacing w:beforeAutospacing="0" w:afterAutospacing="0"/>
        <w:rPr>
          <w:rFonts w:eastAsia="Aileron"/>
          <w:shd w:val="clear" w:color="auto" w:fill="FFFFFF"/>
        </w:rPr>
      </w:pPr>
    </w:p>
    <w:p w:rsidR="00FE174B" w:rsidRPr="00BA0616" w:rsidRDefault="0017453A" w:rsidP="00535836">
      <w:pPr>
        <w:pStyle w:val="Titreniveau1"/>
      </w:pPr>
      <w:bookmarkStart w:id="85" w:name="_Toc517734720"/>
      <w:r>
        <w:lastRenderedPageBreak/>
        <w:t>3.</w:t>
      </w:r>
      <w:r w:rsidR="00535836">
        <w:t>2</w:t>
      </w:r>
      <w:r>
        <w:t>)</w:t>
      </w:r>
      <w:r w:rsidR="00FE174B" w:rsidRPr="00BA0616">
        <w:t xml:space="preserve"> Présentation de l’application MiniISante</w:t>
      </w:r>
      <w:bookmarkEnd w:id="85"/>
    </w:p>
    <w:p w:rsidR="00FE174B"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Cette application est une application </w:t>
      </w:r>
      <w:r w:rsidR="00732BDE">
        <w:rPr>
          <w:rFonts w:eastAsia="Aileron"/>
          <w:shd w:val="clear" w:color="auto" w:fill="FFFFFF"/>
        </w:rPr>
        <w:t xml:space="preserve">distribuée </w:t>
      </w:r>
      <w:r w:rsidRPr="001D5212">
        <w:rPr>
          <w:rFonts w:eastAsia="Aileron"/>
          <w:shd w:val="clear" w:color="auto" w:fill="FFFFFF"/>
        </w:rPr>
        <w:t>de partage des prescriptions médicales entre les médecins. Les prescriptions peuvent être des résultats d’analyse, radios, ordonnances ... etc.</w:t>
      </w:r>
    </w:p>
    <w:p w:rsidR="00732BDE" w:rsidRDefault="00732BDE" w:rsidP="00732BDE">
      <w:pPr>
        <w:pStyle w:val="NormalWeb"/>
        <w:shd w:val="clear" w:color="auto" w:fill="FFFFFF"/>
        <w:spacing w:beforeAutospacing="0" w:afterAutospacing="0"/>
        <w:rPr>
          <w:rFonts w:eastAsia="Aileron"/>
          <w:shd w:val="clear" w:color="auto" w:fill="FFFFFF"/>
        </w:rPr>
      </w:pPr>
      <w:r>
        <w:rPr>
          <w:rFonts w:eastAsia="Aileron"/>
          <w:shd w:val="clear" w:color="auto" w:fill="FFFFFF"/>
        </w:rPr>
        <w:t>Distribuée sa veut dire que : il n’y a pas un serveur qui enregistre les information des malades, mais ses information médical sont distribuées  dans toutes les instance de l’application, si a dire que chaque médecin enregistre a son neveu les information des malade qui il son traitées avec lui, mais ce médecin veut savoir le dossier médical de ce malade pour cela il vas solliciter un autre médecin pour que lui envoyer des prescription de ce malade a savoir des radio des analyses des rapport des ordonnances.</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Pour s’échanger les informations entre eux, les médecins doivent se connecter entre eux avec deux manière différentes : </w:t>
      </w:r>
    </w:p>
    <w:p w:rsidR="00FE174B" w:rsidRPr="001D5212" w:rsidRDefault="00FE174B" w:rsidP="004F52FC">
      <w:pPr>
        <w:pStyle w:val="NormalWeb"/>
        <w:numPr>
          <w:ilvl w:val="0"/>
          <w:numId w:val="13"/>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Par adresse IP : celui qui a besoin de la prescription donne son adresse IP - bouche a oreille ou par mail - au médecin qui possède les informations pour qu’il peut établir la connexion avec lui.</w:t>
      </w:r>
    </w:p>
    <w:p w:rsidR="00FE174B" w:rsidRPr="001D5212" w:rsidRDefault="00FE174B" w:rsidP="004F52FC">
      <w:pPr>
        <w:pStyle w:val="NormalWeb"/>
        <w:numPr>
          <w:ilvl w:val="0"/>
          <w:numId w:val="13"/>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 xml:space="preserve">En utilisant l’annuaire : </w:t>
      </w:r>
      <w:r w:rsidRPr="001D5212">
        <w:rPr>
          <w:rFonts w:eastAsia="Aileron"/>
          <w:i/>
          <w:iCs/>
          <w:shd w:val="clear" w:color="auto" w:fill="FFFFFF"/>
        </w:rPr>
        <w:t>l’annuaire</w:t>
      </w:r>
      <w:r w:rsidRPr="001D5212">
        <w:rPr>
          <w:rFonts w:eastAsia="Aileron"/>
          <w:shd w:val="clear" w:color="auto" w:fill="FFFFFF"/>
        </w:rPr>
        <w:t xml:space="preserve"> comporte deux services : le premier permet </w:t>
      </w:r>
      <w:r w:rsidRPr="001D5212">
        <w:rPr>
          <w:rFonts w:eastAsia="Aileron"/>
          <w:i/>
          <w:iCs/>
          <w:shd w:val="clear" w:color="auto" w:fill="FFFFFF"/>
        </w:rPr>
        <w:t>la connexi</w:t>
      </w:r>
      <w:r w:rsidRPr="001D5212">
        <w:rPr>
          <w:rFonts w:eastAsia="Aileron"/>
          <w:shd w:val="clear" w:color="auto" w:fill="FFFFFF"/>
        </w:rPr>
        <w:t>on des utilisateurs et l’enregistrement de leurs adresses IP. Le deuxième permet aux util</w:t>
      </w:r>
      <w:r w:rsidRPr="001D5212">
        <w:rPr>
          <w:rFonts w:eastAsia="Aileron"/>
          <w:i/>
          <w:iCs/>
          <w:shd w:val="clear" w:color="auto" w:fill="FFFFFF"/>
        </w:rPr>
        <w:t>isateurs d</w:t>
      </w:r>
      <w:r w:rsidRPr="001D5212">
        <w:rPr>
          <w:rFonts w:eastAsia="Aileron"/>
          <w:shd w:val="clear" w:color="auto" w:fill="FFFFFF"/>
        </w:rPr>
        <w:t>e récupérer l’adresse IP par le nom d’utilisateur.</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L’envoi de sollicitation :</w:t>
      </w:r>
      <w:r w:rsidRPr="001D5212">
        <w:rPr>
          <w:rFonts w:eastAsia="Aileron"/>
          <w:shd w:val="clear" w:color="auto" w:fill="FFFFFF"/>
        </w:rPr>
        <w:t xml:space="preserve"> le médecin envoie un message à un autre médecin en se connectant à lui par l’une des manières citées précédemment. En recevant le message, le médecin sollicité après confirmation de connexion le système de ce dernier établit une connexion automatique avec son collègue.</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2A44C3">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L’envoie de prescription :</w:t>
      </w:r>
      <w:r w:rsidRPr="001D5212">
        <w:rPr>
          <w:rFonts w:eastAsia="Aileron"/>
          <w:shd w:val="clear" w:color="auto" w:fill="FFFFFF"/>
        </w:rPr>
        <w:t xml:space="preserve"> après la connexion au collègue, le médecin sélectionne la prescription demandée, et </w:t>
      </w:r>
      <w:r w:rsidR="002A44C3">
        <w:rPr>
          <w:rFonts w:eastAsia="Aileron"/>
          <w:shd w:val="clear" w:color="auto" w:fill="FFFFFF"/>
        </w:rPr>
        <w:t>i</w:t>
      </w:r>
      <w:r w:rsidR="002A44C3" w:rsidRPr="002A44C3">
        <w:rPr>
          <w:rFonts w:eastAsia="Aileron"/>
          <w:shd w:val="clear" w:color="auto" w:fill="FFFFFF"/>
        </w:rPr>
        <w:t>l l'a envoyé</w:t>
      </w:r>
      <w:r w:rsidRPr="001D5212">
        <w:rPr>
          <w:rFonts w:eastAsia="Aileron"/>
          <w:shd w:val="clear" w:color="auto" w:fill="FFFFFF"/>
        </w:rPr>
        <w:t>.</w:t>
      </w:r>
    </w:p>
    <w:p w:rsidR="00576A8A" w:rsidRDefault="00576A8A">
      <w:pPr>
        <w:rPr>
          <w:rFonts w:eastAsia="Aileron"/>
          <w:shd w:val="clear" w:color="auto" w:fill="FFFFFF"/>
        </w:rPr>
      </w:pPr>
      <w:r>
        <w:rPr>
          <w:rFonts w:eastAsia="Aileron"/>
          <w:shd w:val="clear" w:color="auto" w:fill="FFFFFF"/>
        </w:rPr>
        <w:br w:type="page"/>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Default="0017453A" w:rsidP="00535836">
      <w:pPr>
        <w:pStyle w:val="Titreniveau1"/>
      </w:pPr>
      <w:bookmarkStart w:id="86" w:name="_Toc517734721"/>
      <w:r>
        <w:t>3.</w:t>
      </w:r>
      <w:r w:rsidR="00535836">
        <w:t>3</w:t>
      </w:r>
      <w:r>
        <w:t>)</w:t>
      </w:r>
      <w:r w:rsidR="00FE174B" w:rsidRPr="0017453A">
        <w:t xml:space="preserve"> Conception de l’application par la technologie RMI</w:t>
      </w:r>
      <w:bookmarkEnd w:id="86"/>
    </w:p>
    <w:p w:rsidR="00F043DA" w:rsidRPr="00F043DA" w:rsidRDefault="00F043DA" w:rsidP="00F043DA">
      <w:pPr>
        <w:pStyle w:val="Textenormal"/>
      </w:pPr>
    </w:p>
    <w:p w:rsidR="00FE174B" w:rsidRPr="0017453A" w:rsidRDefault="0017453A" w:rsidP="00535836">
      <w:pPr>
        <w:pStyle w:val="Titreniveau1"/>
      </w:pPr>
      <w:bookmarkStart w:id="87" w:name="_Toc517734722"/>
      <w:r w:rsidRPr="0017453A">
        <w:t>3.</w:t>
      </w:r>
      <w:r w:rsidR="00535836">
        <w:t>3</w:t>
      </w:r>
      <w:r w:rsidR="00FE174B" w:rsidRPr="0017453A">
        <w:t>.1</w:t>
      </w:r>
      <w:r w:rsidRPr="0017453A">
        <w:t xml:space="preserve">) </w:t>
      </w:r>
      <w:r w:rsidR="00FE174B" w:rsidRPr="0017453A">
        <w:t xml:space="preserve"> Diagramme des cas d’utilisation</w:t>
      </w:r>
      <w:r>
        <w:t>s</w:t>
      </w:r>
      <w:r w:rsidR="00FE174B" w:rsidRPr="0017453A">
        <w:t xml:space="preserve"> :</w:t>
      </w:r>
      <w:bookmarkEnd w:id="87"/>
    </w:p>
    <w:p w:rsidR="00FE174B" w:rsidRPr="001D5212" w:rsidRDefault="00FE174B" w:rsidP="00D43761">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Pour notre travail, nous avons utilisé l’outil « Astah community »</w:t>
      </w:r>
      <w:r w:rsidR="008B6E02" w:rsidRPr="001D5212">
        <w:rPr>
          <w:rFonts w:eastAsia="Aileron"/>
          <w:shd w:val="clear" w:color="auto" w:fill="FFFFFF"/>
        </w:rPr>
        <w:fldChar w:fldCharType="begin"/>
      </w:r>
      <w:r w:rsidR="00D43761">
        <w:rPr>
          <w:rFonts w:eastAsia="Aileron"/>
          <w:shd w:val="clear" w:color="auto" w:fill="FFFFFF"/>
        </w:rPr>
        <w:instrText xml:space="preserve"> ADDIN ZOTERO_ITEM CSL_CITATION {"citationID":"A3wSCZqq","properties":{"formattedCitation":"[25]","plainCitation":"[25]","noteIndex":0},"citationItems":[{"id":60,"uris":["http://zotero.org/users/4740593/items/PPSJ2KUU"],"uri":["http://zotero.org/users/4740593/items/PPSJ2KUU"],"itemData":{"id":60,"type":"webpage","title":"Astah Community - Free UML Modeling tool | Astah.net","URL":"http://astah.net/editions/community","accessed":{"date-parts":[["2018",6,17]]}}}],"schema":"https://github.com/citation-style-language/schema/raw/master/csl-citation.json"} </w:instrText>
      </w:r>
      <w:r w:rsidR="008B6E02" w:rsidRPr="001D5212">
        <w:rPr>
          <w:rFonts w:eastAsia="Aileron"/>
          <w:shd w:val="clear" w:color="auto" w:fill="FFFFFF"/>
        </w:rPr>
        <w:fldChar w:fldCharType="separate"/>
      </w:r>
      <w:r w:rsidR="00D43761" w:rsidRPr="00D43761">
        <w:t>[25]</w:t>
      </w:r>
      <w:r w:rsidR="008B6E02" w:rsidRPr="001D5212">
        <w:rPr>
          <w:rFonts w:eastAsia="Aileron"/>
          <w:shd w:val="clear" w:color="auto" w:fill="FFFFFF"/>
        </w:rPr>
        <w:fldChar w:fldCharType="end"/>
      </w:r>
      <w:r w:rsidRPr="001D5212">
        <w:rPr>
          <w:rFonts w:eastAsia="Aileron"/>
          <w:shd w:val="clear" w:color="auto" w:fill="FFFFFF"/>
        </w:rPr>
        <w:t>. En réalité, nous avons utilisé la version gratuite du logiciel Astah qui permet de créer les différents diagrammes UML. L’outil est très riche en fonctionnalité mais reste facile à utiliser.</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3C44EF" w:rsidRDefault="003C44EF" w:rsidP="003C44EF">
      <w:pPr>
        <w:pStyle w:val="NormalWeb"/>
        <w:keepNext/>
        <w:shd w:val="clear" w:color="auto" w:fill="FFFFFF"/>
        <w:spacing w:beforeAutospacing="0" w:afterAutospacing="0"/>
      </w:pPr>
      <w:r>
        <w:rPr>
          <w:rFonts w:eastAsia="Aileron"/>
          <w:noProof/>
          <w:shd w:val="clear" w:color="auto" w:fill="FFFFFF"/>
        </w:rPr>
        <w:lastRenderedPageBreak/>
        <w:drawing>
          <wp:inline distT="0" distB="0" distL="0" distR="0">
            <wp:extent cx="5760720" cy="5172710"/>
            <wp:effectExtent l="19050" t="0" r="0" b="0"/>
            <wp:docPr id="37" name="Image 36" descr="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20" cstate="print"/>
                    <a:stretch>
                      <a:fillRect/>
                    </a:stretch>
                  </pic:blipFill>
                  <pic:spPr>
                    <a:xfrm>
                      <a:off x="0" y="0"/>
                      <a:ext cx="5760720" cy="5172710"/>
                    </a:xfrm>
                    <a:prstGeom prst="rect">
                      <a:avLst/>
                    </a:prstGeom>
                  </pic:spPr>
                </pic:pic>
              </a:graphicData>
            </a:graphic>
          </wp:inline>
        </w:drawing>
      </w:r>
    </w:p>
    <w:p w:rsidR="00FE174B" w:rsidRPr="001D5212" w:rsidRDefault="003C44EF" w:rsidP="003C44EF">
      <w:pPr>
        <w:pStyle w:val="Lgende"/>
        <w:jc w:val="center"/>
        <w:rPr>
          <w:rFonts w:eastAsia="Aileron"/>
          <w:shd w:val="clear" w:color="auto" w:fill="FFFFFF"/>
        </w:rPr>
      </w:pPr>
      <w:bookmarkStart w:id="88" w:name="_Toc517734538"/>
      <w:r>
        <w:t xml:space="preserve">Figure </w:t>
      </w:r>
      <w:fldSimple w:instr=" SEQ Figure \* ARABIC ">
        <w:r w:rsidR="00DD49F7">
          <w:rPr>
            <w:noProof/>
          </w:rPr>
          <w:t>9</w:t>
        </w:r>
      </w:fldSimple>
      <w:r>
        <w:t xml:space="preserve"> Diagramme de cas d'utilisation</w:t>
      </w:r>
      <w:bookmarkEnd w:id="88"/>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5E483A" w:rsidRPr="005E483A" w:rsidRDefault="005E483A" w:rsidP="00535836">
      <w:pPr>
        <w:pStyle w:val="Titreniveau1"/>
      </w:pPr>
      <w:bookmarkStart w:id="89" w:name="_Toc517734723"/>
      <w:r w:rsidRPr="005E483A">
        <w:t>3.</w:t>
      </w:r>
      <w:r w:rsidR="00535836">
        <w:t>3</w:t>
      </w:r>
      <w:r w:rsidRPr="005E483A">
        <w:t>.2) Description des cas d’utilisations :</w:t>
      </w:r>
      <w:bookmarkEnd w:id="89"/>
    </w:p>
    <w:p w:rsidR="00FE174B" w:rsidRPr="001D5212" w:rsidRDefault="00FE174B" w:rsidP="003C44EF">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On détaillera </w:t>
      </w:r>
      <w:r w:rsidR="003C44EF" w:rsidRPr="001D5212">
        <w:rPr>
          <w:rFonts w:eastAsia="Aileron"/>
          <w:shd w:val="clear" w:color="auto" w:fill="FFFFFF"/>
        </w:rPr>
        <w:t>ci-</w:t>
      </w:r>
      <w:r w:rsidR="003C44EF">
        <w:rPr>
          <w:rFonts w:eastAsia="Aileron"/>
          <w:shd w:val="clear" w:color="auto" w:fill="FFFFFF"/>
        </w:rPr>
        <w:t>dessous</w:t>
      </w:r>
      <w:r w:rsidRPr="001D5212">
        <w:rPr>
          <w:rFonts w:eastAsia="Aileron"/>
          <w:shd w:val="clear" w:color="auto" w:fill="FFFFFF"/>
        </w:rPr>
        <w:t xml:space="preserve"> chaque cas dans une présentation textuelle et un digramme de séquences si le cas le nécessite. Mais, on ne va pas présenter la couche métier (consulter la liste des prescriptions et ajouter une prescription</w:t>
      </w:r>
      <w:r w:rsidR="003C44EF">
        <w:rPr>
          <w:rFonts w:eastAsia="Aileron"/>
          <w:shd w:val="clear" w:color="auto" w:fill="FFFFFF"/>
        </w:rPr>
        <w:t xml:space="preserve"> … etc </w:t>
      </w:r>
      <w:r w:rsidRPr="001D5212">
        <w:rPr>
          <w:rFonts w:eastAsia="Aileron"/>
          <w:shd w:val="clear" w:color="auto" w:fill="FFFFFF"/>
        </w:rPr>
        <w:t>) étant donné que l’on intéresse plutôt à l’aspect distribué de l’application implémenté par RMI ou JSCP.net.</w:t>
      </w:r>
      <w:r w:rsidR="003C44EF">
        <w:rPr>
          <w:rFonts w:eastAsia="Aileron"/>
          <w:shd w:val="clear" w:color="auto" w:fill="FFFFFF"/>
        </w:rPr>
        <w:t xml:space="preserve"> </w:t>
      </w:r>
    </w:p>
    <w:p w:rsidR="003C44EF" w:rsidRPr="001D5212" w:rsidRDefault="003C44EF" w:rsidP="00FE174B">
      <w:pPr>
        <w:pStyle w:val="NormalWeb"/>
        <w:shd w:val="clear" w:color="auto" w:fill="FFFFFF"/>
        <w:spacing w:beforeAutospacing="0" w:afterAutospacing="0"/>
        <w:rPr>
          <w:rFonts w:eastAsia="Aileron"/>
          <w:shd w:val="clear" w:color="auto" w:fill="FFFFFF"/>
        </w:rPr>
      </w:pPr>
    </w:p>
    <w:p w:rsidR="00FE174B" w:rsidRPr="0017453A" w:rsidRDefault="0017453A" w:rsidP="00535836">
      <w:pPr>
        <w:pStyle w:val="Titreniveau1"/>
      </w:pPr>
      <w:bookmarkStart w:id="90" w:name="_Toc517734724"/>
      <w:r>
        <w:lastRenderedPageBreak/>
        <w:t>3.</w:t>
      </w:r>
      <w:r w:rsidR="00535836">
        <w:t>3</w:t>
      </w:r>
      <w:r>
        <w:t>.2</w:t>
      </w:r>
      <w:r w:rsidR="005E483A">
        <w:t>.1</w:t>
      </w:r>
      <w:r>
        <w:t xml:space="preserve">) </w:t>
      </w:r>
      <w:r w:rsidR="00FE174B" w:rsidRPr="0017453A">
        <w:t>Cas n° 1</w:t>
      </w:r>
      <w:bookmarkEnd w:id="90"/>
    </w:p>
    <w:p w:rsidR="00FE174B" w:rsidRPr="001D5212" w:rsidRDefault="00FE174B" w:rsidP="004F52FC">
      <w:pPr>
        <w:pStyle w:val="NormalWeb"/>
        <w:numPr>
          <w:ilvl w:val="0"/>
          <w:numId w:val="14"/>
        </w:numPr>
        <w:shd w:val="clear" w:color="auto" w:fill="FFFFFF"/>
        <w:spacing w:before="0" w:beforeAutospacing="0" w:after="0" w:afterAutospacing="0"/>
        <w:ind w:left="720" w:hanging="360"/>
        <w:rPr>
          <w:rFonts w:eastAsia="Aileron"/>
          <w:b/>
          <w:bCs/>
          <w:u w:val="single"/>
          <w:shd w:val="clear" w:color="auto" w:fill="FFFFFF"/>
        </w:rPr>
      </w:pPr>
      <w:r w:rsidRPr="001D5212">
        <w:rPr>
          <w:rFonts w:eastAsia="Aileron"/>
          <w:b/>
          <w:bCs/>
          <w:u w:val="single"/>
          <w:shd w:val="clear" w:color="auto" w:fill="FFFFFF"/>
        </w:rPr>
        <w:t>Description textuelle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Nom </w:t>
      </w:r>
      <w:r w:rsidRPr="001D5212">
        <w:rPr>
          <w:rFonts w:eastAsia="Aileron"/>
          <w:shd w:val="clear" w:color="auto" w:fill="FFFFFF"/>
        </w:rPr>
        <w:t xml:space="preserve">: Activer la réception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Acteur </w:t>
      </w:r>
      <w:r w:rsidRPr="001D5212">
        <w:rPr>
          <w:rFonts w:eastAsia="Aileron"/>
          <w:shd w:val="clear" w:color="auto" w:fill="FFFFFF"/>
        </w:rPr>
        <w:t xml:space="preserve">: Médecin demandeur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Description </w:t>
      </w:r>
      <w:r w:rsidRPr="001D5212">
        <w:rPr>
          <w:rFonts w:eastAsia="Aileron"/>
          <w:shd w:val="clear" w:color="auto" w:fill="FFFFFF"/>
        </w:rPr>
        <w:t>: Permettre à un autre utilisateur du système d’envoyer une prescription ou des sollicitations a ce poste.</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Pré-conditions :</w:t>
      </w:r>
      <w:r w:rsidRPr="001D5212">
        <w:rPr>
          <w:rFonts w:eastAsia="Aileron"/>
          <w:shd w:val="clear" w:color="auto" w:fill="FFFFFF"/>
        </w:rPr>
        <w:t xml:space="preserve">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Démarrage </w:t>
      </w:r>
      <w:r w:rsidRPr="001D5212">
        <w:rPr>
          <w:rFonts w:eastAsia="Aileron"/>
          <w:shd w:val="clear" w:color="auto" w:fill="FFFFFF"/>
        </w:rPr>
        <w:t>: L’utilisateur demande l’activation de la réception.</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u w:val="single"/>
          <w:shd w:val="clear" w:color="auto" w:fill="FFFFFF"/>
        </w:rPr>
        <w:t xml:space="preserve">Le scénario nominal </w:t>
      </w:r>
    </w:p>
    <w:p w:rsidR="00FE174B" w:rsidRPr="001D5212" w:rsidRDefault="00FE174B" w:rsidP="004F52FC">
      <w:pPr>
        <w:pStyle w:val="NormalWeb"/>
        <w:numPr>
          <w:ilvl w:val="0"/>
          <w:numId w:val="15"/>
        </w:numPr>
        <w:shd w:val="clear" w:color="auto" w:fill="FFFFFF"/>
        <w:spacing w:before="0" w:beforeAutospacing="0" w:after="0" w:afterAutospacing="0"/>
        <w:ind w:left="708" w:hanging="360"/>
        <w:rPr>
          <w:rFonts w:eastAsia="Aileron"/>
          <w:shd w:val="clear" w:color="auto" w:fill="FFFFFF"/>
        </w:rPr>
      </w:pPr>
      <w:r w:rsidRPr="001D5212">
        <w:rPr>
          <w:rFonts w:eastAsia="Aileron"/>
          <w:shd w:val="clear" w:color="auto" w:fill="FFFFFF"/>
        </w:rPr>
        <w:t>le système crée un objet distant et le fait héberger dans le registre RMI.</w:t>
      </w:r>
    </w:p>
    <w:p w:rsidR="00FE174B" w:rsidRPr="001D5212" w:rsidRDefault="00FE174B" w:rsidP="009603BA">
      <w:pPr>
        <w:pStyle w:val="NormalWeb"/>
        <w:shd w:val="clear" w:color="auto" w:fill="FFFFFF"/>
        <w:spacing w:beforeAutospacing="0" w:afterAutospacing="0"/>
        <w:ind w:left="348"/>
        <w:rPr>
          <w:rFonts w:eastAsia="Aileron"/>
          <w:shd w:val="clear" w:color="auto" w:fill="FFFFFF"/>
        </w:rPr>
      </w:pPr>
      <w:r w:rsidRPr="001D5212">
        <w:rPr>
          <w:rFonts w:eastAsia="Aileron"/>
          <w:shd w:val="clear" w:color="auto" w:fill="FFFFFF"/>
        </w:rPr>
        <w:t xml:space="preserve">2. </w:t>
      </w:r>
      <w:r w:rsidRPr="001D5212">
        <w:t xml:space="preserve">le poste peut dorénavant recevoir des </w:t>
      </w:r>
      <w:r w:rsidR="009603BA" w:rsidRPr="001D5212">
        <w:t>communications</w:t>
      </w:r>
      <w:r w:rsidRPr="001D5212">
        <w:t xml:space="preserve"> de l’externe</w:t>
      </w:r>
      <w:r w:rsidRPr="001D5212">
        <w:rPr>
          <w:rFonts w:eastAsia="Aileron"/>
          <w:shd w:val="clear" w:color="auto" w:fill="FFFFFF"/>
        </w:rPr>
        <w:t>.</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B) diagramme de séquences :</w:t>
      </w:r>
    </w:p>
    <w:p w:rsidR="003C44EF" w:rsidRDefault="003C44EF" w:rsidP="003C44EF">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4320540"/>
            <wp:effectExtent l="19050" t="0" r="0" b="0"/>
            <wp:docPr id="38" name="Image 37" descr="Sequence Diagram Activer la réce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Activer la réception.png"/>
                    <pic:cNvPicPr/>
                  </pic:nvPicPr>
                  <pic:blipFill>
                    <a:blip r:embed="rId21" cstate="print"/>
                    <a:stretch>
                      <a:fillRect/>
                    </a:stretch>
                  </pic:blipFill>
                  <pic:spPr>
                    <a:xfrm>
                      <a:off x="0" y="0"/>
                      <a:ext cx="5760720" cy="4320540"/>
                    </a:xfrm>
                    <a:prstGeom prst="rect">
                      <a:avLst/>
                    </a:prstGeom>
                  </pic:spPr>
                </pic:pic>
              </a:graphicData>
            </a:graphic>
          </wp:inline>
        </w:drawing>
      </w:r>
    </w:p>
    <w:p w:rsidR="00FE174B" w:rsidRPr="001D5212" w:rsidRDefault="003C44EF" w:rsidP="003C44EF">
      <w:pPr>
        <w:pStyle w:val="Lgende"/>
        <w:jc w:val="center"/>
        <w:rPr>
          <w:rFonts w:eastAsia="Aileron"/>
          <w:shd w:val="clear" w:color="auto" w:fill="FFFFFF"/>
        </w:rPr>
      </w:pPr>
      <w:bookmarkStart w:id="91" w:name="_Toc517734539"/>
      <w:r>
        <w:t xml:space="preserve">Figure </w:t>
      </w:r>
      <w:fldSimple w:instr=" SEQ Figure \* ARABIC ">
        <w:r w:rsidR="00DD49F7">
          <w:rPr>
            <w:noProof/>
          </w:rPr>
          <w:t>10</w:t>
        </w:r>
      </w:fldSimple>
      <w:r>
        <w:t xml:space="preserve"> Diagramme de séquence </w:t>
      </w:r>
      <w:r w:rsidRPr="00747971">
        <w:t>Activer la réception</w:t>
      </w:r>
      <w:bookmarkEnd w:id="91"/>
    </w:p>
    <w:p w:rsidR="003C44EF" w:rsidRDefault="003C44EF">
      <w:pPr>
        <w:rPr>
          <w:rFonts w:eastAsia="Aileron"/>
          <w:b/>
          <w:bCs/>
          <w:u w:val="single"/>
          <w:shd w:val="clear" w:color="auto" w:fill="FFFFFF"/>
        </w:rPr>
      </w:pPr>
      <w:r>
        <w:rPr>
          <w:rFonts w:eastAsia="Aileron"/>
          <w:b/>
          <w:bCs/>
          <w:u w:val="single"/>
          <w:shd w:val="clear" w:color="auto" w:fill="FFFFFF"/>
        </w:rPr>
        <w:br w:type="page"/>
      </w:r>
    </w:p>
    <w:p w:rsidR="00FE174B" w:rsidRPr="0017453A" w:rsidRDefault="005E483A" w:rsidP="00535836">
      <w:pPr>
        <w:pStyle w:val="Titreniveau1"/>
      </w:pPr>
      <w:bookmarkStart w:id="92" w:name="_Toc517734725"/>
      <w:r>
        <w:lastRenderedPageBreak/>
        <w:t>3.</w:t>
      </w:r>
      <w:r w:rsidR="00535836">
        <w:t>3</w:t>
      </w:r>
      <w:r>
        <w:t xml:space="preserve">.2.2) </w:t>
      </w:r>
      <w:r w:rsidR="00FE174B" w:rsidRPr="0017453A">
        <w:t>Cas n 2 :</w:t>
      </w:r>
      <w:bookmarkEnd w:id="92"/>
    </w:p>
    <w:p w:rsidR="00FE174B" w:rsidRPr="001D5212" w:rsidRDefault="00FE174B" w:rsidP="004F52FC">
      <w:pPr>
        <w:pStyle w:val="NormalWeb"/>
        <w:numPr>
          <w:ilvl w:val="0"/>
          <w:numId w:val="16"/>
        </w:numPr>
        <w:shd w:val="clear" w:color="auto" w:fill="FFFFFF"/>
        <w:spacing w:before="0" w:beforeAutospacing="0" w:after="0" w:afterAutospacing="0"/>
        <w:ind w:left="720" w:hanging="360"/>
        <w:rPr>
          <w:rFonts w:eastAsia="Aileron"/>
          <w:b/>
          <w:bCs/>
          <w:shd w:val="clear" w:color="auto" w:fill="FFFFFF"/>
        </w:rPr>
      </w:pPr>
      <w:r w:rsidRPr="001D5212">
        <w:rPr>
          <w:rFonts w:eastAsia="Aileron"/>
          <w:b/>
          <w:bCs/>
          <w:u w:val="single"/>
          <w:shd w:val="clear" w:color="auto" w:fill="FFFFFF"/>
        </w:rPr>
        <w:t>Description textuelle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Nom </w:t>
      </w:r>
      <w:r w:rsidRPr="001D5212">
        <w:rPr>
          <w:rFonts w:eastAsia="Aileron"/>
          <w:shd w:val="clear" w:color="auto" w:fill="FFFFFF"/>
        </w:rPr>
        <w:t xml:space="preserve">: Désactiver la réception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Acteur</w:t>
      </w:r>
      <w:r w:rsidRPr="001D5212">
        <w:rPr>
          <w:rFonts w:eastAsia="Aileron"/>
          <w:shd w:val="clear" w:color="auto" w:fill="FFFFFF"/>
        </w:rPr>
        <w:t> : Médecin</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Description </w:t>
      </w:r>
      <w:r w:rsidRPr="001D5212">
        <w:rPr>
          <w:rFonts w:eastAsia="Aileron"/>
          <w:shd w:val="clear" w:color="auto" w:fill="FFFFFF"/>
        </w:rPr>
        <w:t>: Désactiver la réception des prescriptions ou des sollicitations à ce poste.</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Pré-conditions</w:t>
      </w:r>
      <w:r w:rsidRPr="001D5212">
        <w:rPr>
          <w:rFonts w:eastAsia="Aileron"/>
          <w:shd w:val="clear" w:color="auto" w:fill="FFFFFF"/>
        </w:rPr>
        <w:t> :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Démarrage </w:t>
      </w:r>
      <w:r w:rsidRPr="001D5212">
        <w:rPr>
          <w:rFonts w:eastAsia="Aileron"/>
          <w:shd w:val="clear" w:color="auto" w:fill="FFFFFF"/>
        </w:rPr>
        <w:t>: L’utilisateur demande la désactivation de la réception.</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 xml:space="preserve">Le scénario nominal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1. Le système supprime l’objet distant hébergé dans le registre RMI.</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2. </w:t>
      </w:r>
      <w:r w:rsidRPr="001D5212">
        <w:t>le poste ne peut dorénavant recevoir des communications de l’externe</w:t>
      </w:r>
      <w:r w:rsidRPr="001D5212">
        <w:rPr>
          <w:rFonts w:eastAsia="Aileron"/>
          <w:shd w:val="clear" w:color="auto" w:fill="FFFFFF"/>
        </w:rPr>
        <w:t>.</w:t>
      </w:r>
    </w:p>
    <w:p w:rsidR="00FE174B" w:rsidRPr="001D5212" w:rsidRDefault="00FE174B" w:rsidP="00FE174B">
      <w:pPr>
        <w:rPr>
          <w:rFonts w:eastAsia="Aileron"/>
          <w:b/>
          <w:bCs/>
          <w:u w:val="single"/>
          <w:shd w:val="clear" w:color="auto" w:fill="FFFFFF"/>
        </w:rPr>
      </w:pPr>
    </w:p>
    <w:p w:rsidR="003C44EF" w:rsidRDefault="00FE174B" w:rsidP="003C44EF">
      <w:pPr>
        <w:pStyle w:val="NormalWeb"/>
        <w:numPr>
          <w:ilvl w:val="0"/>
          <w:numId w:val="16"/>
        </w:numPr>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 xml:space="preserve">diagramme de séquences : </w:t>
      </w:r>
    </w:p>
    <w:p w:rsidR="003C44EF" w:rsidRDefault="003C44EF" w:rsidP="003C44EF">
      <w:pPr>
        <w:pStyle w:val="NormalWeb"/>
        <w:keepNext/>
        <w:shd w:val="clear" w:color="auto" w:fill="FFFFFF"/>
        <w:spacing w:beforeAutospacing="0" w:afterAutospacing="0"/>
      </w:pPr>
      <w:r w:rsidRPr="003C44EF">
        <w:rPr>
          <w:rFonts w:eastAsia="Aileron"/>
          <w:noProof/>
          <w:shd w:val="clear" w:color="auto" w:fill="FFFFFF"/>
        </w:rPr>
        <w:drawing>
          <wp:inline distT="0" distB="0" distL="0" distR="0">
            <wp:extent cx="5760720" cy="3596640"/>
            <wp:effectExtent l="19050" t="0" r="0" b="0"/>
            <wp:docPr id="46" name="Image 45" descr="Sequence Diagram Désactiver la rece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Désactiver la reception.png"/>
                    <pic:cNvPicPr/>
                  </pic:nvPicPr>
                  <pic:blipFill>
                    <a:blip r:embed="rId22" cstate="print"/>
                    <a:stretch>
                      <a:fillRect/>
                    </a:stretch>
                  </pic:blipFill>
                  <pic:spPr>
                    <a:xfrm>
                      <a:off x="0" y="0"/>
                      <a:ext cx="5760720" cy="3596640"/>
                    </a:xfrm>
                    <a:prstGeom prst="rect">
                      <a:avLst/>
                    </a:prstGeom>
                  </pic:spPr>
                </pic:pic>
              </a:graphicData>
            </a:graphic>
          </wp:inline>
        </w:drawing>
      </w:r>
    </w:p>
    <w:p w:rsidR="003C44EF" w:rsidRPr="003C44EF" w:rsidRDefault="003C44EF" w:rsidP="003C44EF">
      <w:pPr>
        <w:pStyle w:val="Lgende"/>
        <w:jc w:val="center"/>
        <w:rPr>
          <w:rFonts w:eastAsia="Aileron"/>
          <w:u w:val="single"/>
          <w:shd w:val="clear" w:color="auto" w:fill="FFFFFF"/>
        </w:rPr>
      </w:pPr>
      <w:bookmarkStart w:id="93" w:name="_Toc517734540"/>
      <w:r>
        <w:t xml:space="preserve">Figure </w:t>
      </w:r>
      <w:fldSimple w:instr=" SEQ Figure \* ARABIC ">
        <w:r w:rsidR="00DD49F7">
          <w:rPr>
            <w:noProof/>
          </w:rPr>
          <w:t>11</w:t>
        </w:r>
      </w:fldSimple>
      <w:r>
        <w:t>Diagramme de séquence d</w:t>
      </w:r>
      <w:r w:rsidRPr="00BE0C8E">
        <w:t>ésactiver la réception</w:t>
      </w:r>
      <w:bookmarkEnd w:id="93"/>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7453A" w:rsidRDefault="005E483A" w:rsidP="00535836">
      <w:pPr>
        <w:pStyle w:val="Titreniveau1"/>
      </w:pPr>
      <w:bookmarkStart w:id="94" w:name="_Toc517734726"/>
      <w:r>
        <w:lastRenderedPageBreak/>
        <w:t>3.</w:t>
      </w:r>
      <w:r w:rsidR="00535836">
        <w:t>3</w:t>
      </w:r>
      <w:r>
        <w:t xml:space="preserve">.2.3) </w:t>
      </w:r>
      <w:r w:rsidR="00FE174B" w:rsidRPr="0017453A">
        <w:t>Cas n° 3 :</w:t>
      </w:r>
      <w:bookmarkEnd w:id="94"/>
    </w:p>
    <w:p w:rsidR="00FE174B" w:rsidRPr="001D5212" w:rsidRDefault="00FE174B" w:rsidP="004F52FC">
      <w:pPr>
        <w:pStyle w:val="NormalWeb"/>
        <w:numPr>
          <w:ilvl w:val="0"/>
          <w:numId w:val="17"/>
        </w:numPr>
        <w:shd w:val="clear" w:color="auto" w:fill="FFFFFF"/>
        <w:spacing w:before="0" w:beforeAutospacing="0" w:after="0" w:afterAutospacing="0"/>
        <w:rPr>
          <w:rFonts w:eastAsia="Aileron"/>
          <w:b/>
          <w:bCs/>
          <w:u w:val="single"/>
          <w:shd w:val="clear" w:color="auto" w:fill="FFFFFF"/>
        </w:rPr>
      </w:pPr>
      <w:r w:rsidRPr="001D5212">
        <w:rPr>
          <w:rFonts w:eastAsia="Aileron"/>
          <w:b/>
          <w:bCs/>
          <w:u w:val="single"/>
          <w:shd w:val="clear" w:color="auto" w:fill="FFFFFF"/>
        </w:rPr>
        <w:t>Description textuel :</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Nom</w:t>
      </w:r>
      <w:r w:rsidRPr="001D5212">
        <w:rPr>
          <w:rFonts w:eastAsia="Aileron"/>
          <w:shd w:val="clear" w:color="auto" w:fill="FFFFFF"/>
        </w:rPr>
        <w:t> : Connexions à l’annuaire.</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Acteur(s)</w:t>
      </w:r>
      <w:r w:rsidRPr="001D5212">
        <w:rPr>
          <w:rFonts w:eastAsia="Aileron"/>
          <w:shd w:val="clear" w:color="auto" w:fill="FFFFFF"/>
        </w:rPr>
        <w:t> : Médecin demandeur.</w:t>
      </w:r>
    </w:p>
    <w:p w:rsidR="00FE174B" w:rsidRPr="001D5212" w:rsidRDefault="00FE174B" w:rsidP="00FE174B">
      <w:pPr>
        <w:pStyle w:val="NormalWeb"/>
        <w:shd w:val="clear" w:color="auto" w:fill="FFFFFF"/>
        <w:spacing w:beforeAutospacing="0" w:after="120" w:afterAutospacing="0"/>
        <w:rPr>
          <w:rStyle w:val="lev"/>
          <w:rFonts w:asciiTheme="minorHAnsi" w:eastAsia="Aileron" w:hAnsiTheme="minorHAnsi" w:cstheme="minorBidi"/>
          <w:sz w:val="20"/>
          <w:szCs w:val="20"/>
          <w:shd w:val="clear" w:color="auto" w:fill="FFFFFF"/>
        </w:rPr>
      </w:pPr>
      <w:r w:rsidRPr="001D5212">
        <w:rPr>
          <w:rStyle w:val="lev"/>
          <w:rFonts w:eastAsia="Aileron"/>
          <w:shd w:val="clear" w:color="auto" w:fill="FFFFFF"/>
        </w:rPr>
        <w:t>Description</w:t>
      </w:r>
      <w:r w:rsidRPr="001D5212">
        <w:rPr>
          <w:rFonts w:eastAsia="Aileron"/>
          <w:shd w:val="clear" w:color="auto" w:fill="FFFFFF"/>
        </w:rPr>
        <w:t> : s’authentifier auprès de l’annuaire.</w:t>
      </w:r>
    </w:p>
    <w:p w:rsidR="00FE174B" w:rsidRPr="001D5212" w:rsidRDefault="00FE174B" w:rsidP="00FE174B">
      <w:pPr>
        <w:pStyle w:val="NormalWeb"/>
        <w:shd w:val="clear" w:color="auto" w:fill="FFFFFF"/>
        <w:spacing w:beforeAutospacing="0" w:after="120" w:afterAutospacing="0"/>
        <w:rPr>
          <w:rStyle w:val="lev"/>
          <w:rFonts w:asciiTheme="minorHAnsi" w:eastAsia="Aileron" w:hAnsiTheme="minorHAnsi" w:cstheme="minorBidi"/>
          <w:sz w:val="20"/>
          <w:szCs w:val="20"/>
          <w:shd w:val="clear" w:color="auto" w:fill="FFFFFF"/>
        </w:rPr>
      </w:pPr>
      <w:r w:rsidRPr="001D5212">
        <w:rPr>
          <w:rStyle w:val="lev"/>
          <w:rFonts w:eastAsia="Aileron"/>
          <w:shd w:val="clear" w:color="auto" w:fill="FFFFFF"/>
        </w:rPr>
        <w:t>Pré-conditions</w:t>
      </w:r>
      <w:r w:rsidRPr="001D5212">
        <w:rPr>
          <w:rFonts w:eastAsia="Aileron"/>
          <w:shd w:val="clear" w:color="auto" w:fill="FFFFFF"/>
        </w:rPr>
        <w:t> : L’adresse IP de l’annuaire est valide.</w:t>
      </w:r>
    </w:p>
    <w:p w:rsidR="00FE174B" w:rsidRPr="001D5212" w:rsidRDefault="00FE174B" w:rsidP="00FE174B">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Démarrage</w:t>
      </w:r>
      <w:r w:rsidRPr="001D5212">
        <w:rPr>
          <w:rFonts w:eastAsia="Aileron"/>
          <w:shd w:val="clear" w:color="auto" w:fill="FFFFFF"/>
        </w:rPr>
        <w:t> : L’utilisateur demande la connexion avec un login et un mot de passe.</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 xml:space="preserve">Le scénario nominal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3. Le système envoie le login et le mot de passe à l’annuaire.</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4. L’annuaire vérifie l’existence du login et du mot de passe dans la base de données des utilisateurs.</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5. Si l’utilisateur existe dans l’annuaire, il lui envoie une réponse positive et enregistre l’utilisateur dans la liste des utilisateurs connectées.</w:t>
      </w:r>
    </w:p>
    <w:p w:rsidR="00FE174B" w:rsidRPr="001D5212" w:rsidRDefault="00FE174B" w:rsidP="00FE174B">
      <w:pPr>
        <w:pStyle w:val="NormalWeb"/>
        <w:shd w:val="clear" w:color="auto" w:fill="FFFFFF"/>
        <w:spacing w:beforeAutospacing="0" w:afterAutospacing="0"/>
        <w:rPr>
          <w:rFonts w:eastAsia="Aileron"/>
          <w:b/>
          <w:bCs/>
          <w:shd w:val="clear" w:color="auto" w:fill="FFFFFF"/>
        </w:rPr>
      </w:pPr>
      <w:r w:rsidRPr="001D5212">
        <w:rPr>
          <w:rFonts w:eastAsia="Aileron"/>
          <w:b/>
          <w:bCs/>
          <w:shd w:val="clear" w:color="auto" w:fill="FFFFFF"/>
        </w:rPr>
        <w:t>Les scénarios d’exception</w:t>
      </w:r>
    </w:p>
    <w:p w:rsidR="00FE174B" w:rsidRPr="001D5212" w:rsidRDefault="00FE174B" w:rsidP="004F52FC">
      <w:pPr>
        <w:pStyle w:val="NormalWeb"/>
        <w:numPr>
          <w:ilvl w:val="0"/>
          <w:numId w:val="18"/>
        </w:numPr>
        <w:shd w:val="clear" w:color="auto" w:fill="FFFFFF"/>
        <w:spacing w:before="0" w:beforeAutospacing="0" w:after="0" w:afterAutospacing="0"/>
        <w:ind w:left="720" w:hanging="360"/>
        <w:rPr>
          <w:rFonts w:eastAsia="Aileron"/>
          <w:shd w:val="clear" w:color="auto" w:fill="FFFFFF"/>
        </w:rPr>
      </w:pPr>
      <w:r w:rsidRPr="001D5212">
        <w:rPr>
          <w:rFonts w:eastAsia="Aileron"/>
          <w:shd w:val="clear" w:color="auto" w:fill="FFFFFF"/>
        </w:rPr>
        <w:t>L’utilisateur n’existe pas dans la base de données.</w:t>
      </w:r>
    </w:p>
    <w:p w:rsidR="00FE174B" w:rsidRPr="001D5212" w:rsidRDefault="00FE174B" w:rsidP="004F52FC">
      <w:pPr>
        <w:pStyle w:val="NormalWeb"/>
        <w:numPr>
          <w:ilvl w:val="0"/>
          <w:numId w:val="18"/>
        </w:numPr>
        <w:shd w:val="clear" w:color="auto" w:fill="FFFFFF"/>
        <w:spacing w:before="0" w:beforeAutospacing="0" w:after="0" w:afterAutospacing="0"/>
        <w:ind w:left="720" w:hanging="360"/>
        <w:rPr>
          <w:rFonts w:eastAsia="Aileron"/>
          <w:shd w:val="clear" w:color="auto" w:fill="FFFFFF"/>
        </w:rPr>
      </w:pPr>
      <w:r w:rsidRPr="001D5212">
        <w:rPr>
          <w:rFonts w:eastAsia="Aileron"/>
          <w:shd w:val="clear" w:color="auto" w:fill="FFFFFF"/>
        </w:rPr>
        <w:t>L’annuaire envoie un message d’erreur.</w:t>
      </w:r>
    </w:p>
    <w:p w:rsidR="00FE174B" w:rsidRDefault="00FE174B" w:rsidP="004F52FC">
      <w:pPr>
        <w:pStyle w:val="NormalWeb"/>
        <w:numPr>
          <w:ilvl w:val="0"/>
          <w:numId w:val="17"/>
        </w:numPr>
        <w:shd w:val="clear" w:color="auto" w:fill="FFFFFF"/>
        <w:spacing w:before="0" w:beforeAutospacing="0" w:after="0" w:afterAutospacing="0"/>
        <w:rPr>
          <w:rFonts w:eastAsia="Aileron"/>
          <w:b/>
          <w:bCs/>
          <w:u w:val="single"/>
          <w:shd w:val="clear" w:color="auto" w:fill="FFFFFF"/>
        </w:rPr>
      </w:pPr>
      <w:r w:rsidRPr="001D5212">
        <w:rPr>
          <w:rFonts w:eastAsia="Aileron"/>
          <w:b/>
          <w:bCs/>
          <w:u w:val="single"/>
          <w:shd w:val="clear" w:color="auto" w:fill="FFFFFF"/>
        </w:rPr>
        <w:t>Diagramme de séquences :</w:t>
      </w:r>
    </w:p>
    <w:p w:rsidR="005B422E" w:rsidRDefault="005B422E" w:rsidP="005B422E">
      <w:pPr>
        <w:pStyle w:val="NormalWeb"/>
        <w:keepNext/>
        <w:shd w:val="clear" w:color="auto" w:fill="FFFFFF"/>
        <w:spacing w:beforeAutospacing="0" w:afterAutospacing="0"/>
      </w:pPr>
      <w:r>
        <w:rPr>
          <w:rFonts w:eastAsia="Aileron"/>
          <w:noProof/>
          <w:shd w:val="clear" w:color="auto" w:fill="FFFFFF"/>
        </w:rPr>
        <w:drawing>
          <wp:inline distT="0" distB="0" distL="0" distR="0">
            <wp:extent cx="5562885" cy="3902359"/>
            <wp:effectExtent l="19050" t="0" r="0" b="0"/>
            <wp:docPr id="47" name="Image 46" descr="Sequence Diagram Connexion a l'annuai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Connexion a l'annuaire.png"/>
                    <pic:cNvPicPr/>
                  </pic:nvPicPr>
                  <pic:blipFill>
                    <a:blip r:embed="rId23" cstate="print"/>
                    <a:stretch>
                      <a:fillRect/>
                    </a:stretch>
                  </pic:blipFill>
                  <pic:spPr>
                    <a:xfrm>
                      <a:off x="0" y="0"/>
                      <a:ext cx="5564817" cy="3903714"/>
                    </a:xfrm>
                    <a:prstGeom prst="rect">
                      <a:avLst/>
                    </a:prstGeom>
                  </pic:spPr>
                </pic:pic>
              </a:graphicData>
            </a:graphic>
          </wp:inline>
        </w:drawing>
      </w:r>
    </w:p>
    <w:p w:rsidR="00FE174B" w:rsidRPr="001D5212" w:rsidRDefault="005B422E" w:rsidP="005B422E">
      <w:pPr>
        <w:pStyle w:val="Lgende"/>
        <w:jc w:val="center"/>
        <w:rPr>
          <w:rFonts w:eastAsia="Aileron"/>
          <w:shd w:val="clear" w:color="auto" w:fill="FFFFFF"/>
        </w:rPr>
      </w:pPr>
      <w:bookmarkStart w:id="95" w:name="_Toc517734541"/>
      <w:r>
        <w:t xml:space="preserve">Figure </w:t>
      </w:r>
      <w:fldSimple w:instr=" SEQ Figure \* ARABIC ">
        <w:r w:rsidR="00DD49F7">
          <w:rPr>
            <w:noProof/>
          </w:rPr>
          <w:t>12</w:t>
        </w:r>
      </w:fldSimple>
      <w:r>
        <w:t xml:space="preserve"> Diagramme de séquence c</w:t>
      </w:r>
      <w:r w:rsidRPr="00E92264">
        <w:t>onnexions à l’annuaire</w:t>
      </w:r>
      <w:bookmarkEnd w:id="95"/>
    </w:p>
    <w:p w:rsidR="00FE174B" w:rsidRPr="0017453A" w:rsidRDefault="005E483A" w:rsidP="00535836">
      <w:pPr>
        <w:pStyle w:val="Titreniveau1"/>
      </w:pPr>
      <w:bookmarkStart w:id="96" w:name="_Toc517734727"/>
      <w:r>
        <w:lastRenderedPageBreak/>
        <w:t>3.</w:t>
      </w:r>
      <w:r w:rsidR="00535836">
        <w:t>3</w:t>
      </w:r>
      <w:r>
        <w:t xml:space="preserve">.2.4) </w:t>
      </w:r>
      <w:r w:rsidR="00FE174B" w:rsidRPr="0017453A">
        <w:t>Cas n° 4 :</w:t>
      </w:r>
      <w:bookmarkEnd w:id="96"/>
    </w:p>
    <w:p w:rsidR="00FE174B" w:rsidRPr="001D5212" w:rsidRDefault="00FE174B" w:rsidP="004F52FC">
      <w:pPr>
        <w:pStyle w:val="NormalWeb"/>
        <w:numPr>
          <w:ilvl w:val="0"/>
          <w:numId w:val="19"/>
        </w:numPr>
        <w:shd w:val="clear" w:color="auto" w:fill="FFFFFF"/>
        <w:spacing w:before="0" w:beforeAutospacing="0" w:after="225" w:afterAutospacing="0"/>
        <w:ind w:left="720" w:hanging="360"/>
        <w:rPr>
          <w:rStyle w:val="lev"/>
          <w:rFonts w:eastAsia="Aileron"/>
          <w:u w:val="single"/>
          <w:shd w:val="clear" w:color="auto" w:fill="FFFFFF"/>
        </w:rPr>
      </w:pPr>
      <w:r w:rsidRPr="001D5212">
        <w:rPr>
          <w:rStyle w:val="lev"/>
          <w:rFonts w:eastAsia="Aileron"/>
          <w:u w:val="single"/>
          <w:shd w:val="clear" w:color="auto" w:fill="FFFFFF"/>
        </w:rPr>
        <w:t>Description textuelle :</w:t>
      </w:r>
    </w:p>
    <w:p w:rsidR="00FE174B" w:rsidRPr="001D5212" w:rsidRDefault="00FE174B" w:rsidP="00FE174B">
      <w:pPr>
        <w:pStyle w:val="NormalWeb"/>
        <w:shd w:val="clear" w:color="auto" w:fill="FFFFFF"/>
        <w:spacing w:beforeAutospacing="0" w:after="120" w:afterAutospacing="0"/>
        <w:rPr>
          <w:rStyle w:val="lev"/>
          <w:rFonts w:eastAsia="Aileron"/>
          <w:b w:val="0"/>
          <w:bCs w:val="0"/>
          <w:shd w:val="clear" w:color="auto" w:fill="FFFFFF"/>
        </w:rPr>
      </w:pPr>
      <w:r w:rsidRPr="001D5212">
        <w:rPr>
          <w:rStyle w:val="lev"/>
          <w:rFonts w:eastAsia="Aileron"/>
          <w:shd w:val="clear" w:color="auto" w:fill="FFFFFF"/>
        </w:rPr>
        <w:t>Nom</w:t>
      </w:r>
      <w:r w:rsidRPr="001D5212">
        <w:rPr>
          <w:rFonts w:eastAsia="Aileron"/>
          <w:shd w:val="clear" w:color="auto" w:fill="FFFFFF"/>
        </w:rPr>
        <w:t> : se connecter à un utilisateur distant par l’annuaire</w:t>
      </w:r>
      <w:r w:rsidRPr="001D5212">
        <w:rPr>
          <w:rStyle w:val="lev"/>
          <w:rFonts w:eastAsia="Aileron"/>
          <w:shd w:val="clear" w:color="auto" w:fill="FFFFFF"/>
        </w:rPr>
        <w:t>.</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Acteur(s)</w:t>
      </w:r>
      <w:r w:rsidRPr="001D5212">
        <w:rPr>
          <w:rFonts w:eastAsia="Aileron"/>
          <w:shd w:val="clear" w:color="auto" w:fill="FFFFFF"/>
        </w:rPr>
        <w:t> : Médecin demandeur.</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Description</w:t>
      </w:r>
      <w:r w:rsidRPr="001D5212">
        <w:rPr>
          <w:rFonts w:eastAsia="Aileron"/>
          <w:shd w:val="clear" w:color="auto" w:fill="FFFFFF"/>
        </w:rPr>
        <w:t> : obtenir l’adresse d’un autre utilisateur connectée a l’annuaire par son Pseudo.</w:t>
      </w:r>
    </w:p>
    <w:p w:rsidR="00FE174B" w:rsidRPr="001D5212" w:rsidRDefault="00FE174B" w:rsidP="00FE174B">
      <w:pPr>
        <w:pStyle w:val="NormalWeb"/>
        <w:shd w:val="clear" w:color="auto" w:fill="FFFFFF"/>
        <w:spacing w:beforeAutospacing="0" w:after="120" w:afterAutospacing="0"/>
        <w:rPr>
          <w:rStyle w:val="lev"/>
          <w:rFonts w:asciiTheme="minorHAnsi" w:eastAsia="Aileron" w:hAnsiTheme="minorHAnsi" w:cstheme="minorBidi"/>
          <w:sz w:val="20"/>
          <w:szCs w:val="20"/>
          <w:shd w:val="clear" w:color="auto" w:fill="FFFFFF"/>
        </w:rPr>
      </w:pPr>
      <w:r w:rsidRPr="001D5212">
        <w:rPr>
          <w:rStyle w:val="lev"/>
          <w:rFonts w:eastAsia="Aileron"/>
          <w:shd w:val="clear" w:color="auto" w:fill="FFFFFF"/>
        </w:rPr>
        <w:t>Pré-conditions</w:t>
      </w:r>
      <w:r w:rsidRPr="001D5212">
        <w:rPr>
          <w:rFonts w:eastAsia="Aileron"/>
          <w:shd w:val="clear" w:color="auto" w:fill="FFFFFF"/>
        </w:rPr>
        <w:t> : Connexion à l’annuaire.</w:t>
      </w:r>
    </w:p>
    <w:p w:rsidR="00FE174B" w:rsidRPr="001D5212" w:rsidRDefault="00FE174B" w:rsidP="00FE174B">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Démarrage</w:t>
      </w:r>
      <w:r w:rsidRPr="001D5212">
        <w:rPr>
          <w:rFonts w:eastAsia="Aileron"/>
          <w:shd w:val="clear" w:color="auto" w:fill="FFFFFF"/>
        </w:rPr>
        <w:t> : L’utilisateur demande la connexion à un client distant par son Pseudo.</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 scénario nominal :</w:t>
      </w:r>
    </w:p>
    <w:p w:rsidR="00FE174B" w:rsidRPr="001D5212" w:rsidRDefault="00FE174B" w:rsidP="004F52FC">
      <w:pPr>
        <w:pStyle w:val="NormalWeb"/>
        <w:numPr>
          <w:ilvl w:val="0"/>
          <w:numId w:val="39"/>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envoi le pseudo à l’annuaire.</w:t>
      </w:r>
    </w:p>
    <w:p w:rsidR="00FE174B" w:rsidRPr="001D5212" w:rsidRDefault="00FE174B" w:rsidP="004F52FC">
      <w:pPr>
        <w:pStyle w:val="NormalWeb"/>
        <w:numPr>
          <w:ilvl w:val="0"/>
          <w:numId w:val="39"/>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L’annuaire vérifie l’existence du pseudo dans la base de données des utilisateurs.</w:t>
      </w:r>
    </w:p>
    <w:p w:rsidR="00FE174B" w:rsidRPr="001D5212" w:rsidRDefault="00FE174B" w:rsidP="004F52FC">
      <w:pPr>
        <w:pStyle w:val="NormalWeb"/>
        <w:numPr>
          <w:ilvl w:val="0"/>
          <w:numId w:val="39"/>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Si le pseudo existe, l’annuaire envoie l’adresse de ce dernier au système demandeur.</w:t>
      </w:r>
    </w:p>
    <w:p w:rsidR="00FE174B" w:rsidRPr="001D5212" w:rsidRDefault="00FE174B" w:rsidP="004F52FC">
      <w:pPr>
        <w:pStyle w:val="NormalWeb"/>
        <w:numPr>
          <w:ilvl w:val="0"/>
          <w:numId w:val="39"/>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établit la connexion au système distant en utilisant cette adresse.</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Les scénarios d’exception</w:t>
      </w:r>
    </w:p>
    <w:p w:rsidR="00FE174B" w:rsidRPr="001D5212" w:rsidRDefault="00FE174B" w:rsidP="004F52FC">
      <w:pPr>
        <w:pStyle w:val="NormalWeb"/>
        <w:numPr>
          <w:ilvl w:val="0"/>
          <w:numId w:val="13"/>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L’utilisateur n’existe pas dans la base de données.</w:t>
      </w:r>
    </w:p>
    <w:p w:rsidR="00FE174B" w:rsidRPr="001D5212" w:rsidRDefault="00FE174B" w:rsidP="004F52FC">
      <w:pPr>
        <w:pStyle w:val="NormalWeb"/>
        <w:numPr>
          <w:ilvl w:val="0"/>
          <w:numId w:val="13"/>
        </w:numPr>
        <w:shd w:val="clear" w:color="auto" w:fill="FFFFFF"/>
        <w:tabs>
          <w:tab w:val="left" w:pos="312"/>
        </w:tabs>
        <w:spacing w:before="0" w:beforeAutospacing="0" w:after="0" w:afterAutospacing="0"/>
        <w:rPr>
          <w:rFonts w:eastAsia="Aileron"/>
          <w:shd w:val="clear" w:color="auto" w:fill="FFFFFF"/>
        </w:rPr>
      </w:pPr>
      <w:r w:rsidRPr="001D5212">
        <w:rPr>
          <w:rFonts w:eastAsia="Aileron"/>
          <w:shd w:val="clear" w:color="auto" w:fill="FFFFFF"/>
        </w:rPr>
        <w:t>L’annuaire envoi un message d’erreur.</w:t>
      </w:r>
    </w:p>
    <w:p w:rsidR="00FE174B" w:rsidRPr="001D5212" w:rsidRDefault="00FE174B" w:rsidP="004F52FC">
      <w:pPr>
        <w:pStyle w:val="NormalWeb"/>
        <w:numPr>
          <w:ilvl w:val="0"/>
          <w:numId w:val="19"/>
        </w:numPr>
        <w:shd w:val="clear" w:color="auto" w:fill="FFFFFF"/>
        <w:spacing w:before="0" w:beforeAutospacing="0" w:after="0" w:afterAutospacing="0"/>
        <w:ind w:left="720" w:hanging="360"/>
        <w:rPr>
          <w:rFonts w:eastAsia="Aileron"/>
          <w:b/>
          <w:bCs/>
          <w:u w:val="single"/>
          <w:shd w:val="clear" w:color="auto" w:fill="FFFFFF"/>
        </w:rPr>
      </w:pPr>
      <w:r w:rsidRPr="001D5212">
        <w:rPr>
          <w:rFonts w:eastAsia="Aileron"/>
          <w:b/>
          <w:bCs/>
          <w:u w:val="single"/>
          <w:shd w:val="clear" w:color="auto" w:fill="FFFFFF"/>
        </w:rPr>
        <w:t>Diagramme de séquence :</w:t>
      </w:r>
    </w:p>
    <w:p w:rsidR="005B422E" w:rsidRDefault="005B422E" w:rsidP="005B422E">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4212590"/>
            <wp:effectExtent l="19050" t="0" r="0" b="0"/>
            <wp:docPr id="48" name="Image 47" descr="Sequence Diagram Connection a un Client  a laide de l'annuai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Connection a un Client  a laide de l'annuaire.png"/>
                    <pic:cNvPicPr/>
                  </pic:nvPicPr>
                  <pic:blipFill>
                    <a:blip r:embed="rId24" cstate="print"/>
                    <a:stretch>
                      <a:fillRect/>
                    </a:stretch>
                  </pic:blipFill>
                  <pic:spPr>
                    <a:xfrm>
                      <a:off x="0" y="0"/>
                      <a:ext cx="5760720" cy="4212590"/>
                    </a:xfrm>
                    <a:prstGeom prst="rect">
                      <a:avLst/>
                    </a:prstGeom>
                  </pic:spPr>
                </pic:pic>
              </a:graphicData>
            </a:graphic>
          </wp:inline>
        </w:drawing>
      </w:r>
    </w:p>
    <w:p w:rsidR="00FE174B" w:rsidRPr="001D5212" w:rsidRDefault="005B422E" w:rsidP="005B422E">
      <w:pPr>
        <w:pStyle w:val="Lgende"/>
        <w:jc w:val="center"/>
        <w:rPr>
          <w:rFonts w:eastAsia="Aileron"/>
          <w:shd w:val="clear" w:color="auto" w:fill="FFFFFF"/>
        </w:rPr>
      </w:pPr>
      <w:bookmarkStart w:id="97" w:name="_Toc517734542"/>
      <w:r>
        <w:t xml:space="preserve">Figure </w:t>
      </w:r>
      <w:fldSimple w:instr=" SEQ Figure \* ARABIC ">
        <w:r w:rsidR="00DD49F7">
          <w:rPr>
            <w:noProof/>
          </w:rPr>
          <w:t>13</w:t>
        </w:r>
      </w:fldSimple>
      <w:r>
        <w:t xml:space="preserve"> diagramme de séquence </w:t>
      </w:r>
      <w:r w:rsidRPr="002C6CD3">
        <w:t>se connecter à un utilisateur distant par l’annuaire</w:t>
      </w:r>
      <w:bookmarkEnd w:id="97"/>
    </w:p>
    <w:p w:rsidR="00FE174B" w:rsidRPr="0017453A" w:rsidRDefault="005E483A" w:rsidP="00535836">
      <w:pPr>
        <w:pStyle w:val="Titreniveau1"/>
      </w:pPr>
      <w:bookmarkStart w:id="98" w:name="_Toc517734728"/>
      <w:r>
        <w:lastRenderedPageBreak/>
        <w:t>3.</w:t>
      </w:r>
      <w:r w:rsidR="00535836">
        <w:t>3</w:t>
      </w:r>
      <w:r>
        <w:t xml:space="preserve">.2.5) </w:t>
      </w:r>
      <w:r w:rsidR="00FE174B" w:rsidRPr="0017453A">
        <w:t>Cas n° 5 :</w:t>
      </w:r>
      <w:bookmarkEnd w:id="98"/>
    </w:p>
    <w:p w:rsidR="00FE174B" w:rsidRPr="001D5212" w:rsidRDefault="00FE174B" w:rsidP="004F52FC">
      <w:pPr>
        <w:pStyle w:val="NormalWeb"/>
        <w:numPr>
          <w:ilvl w:val="0"/>
          <w:numId w:val="20"/>
        </w:numPr>
        <w:shd w:val="clear" w:color="auto" w:fill="FFFFFF"/>
        <w:spacing w:before="0" w:beforeAutospacing="0" w:after="225" w:afterAutospacing="0"/>
        <w:ind w:left="720" w:hanging="360"/>
        <w:rPr>
          <w:rStyle w:val="lev"/>
          <w:rFonts w:eastAsia="Aileron"/>
          <w:shd w:val="clear" w:color="auto" w:fill="FFFFFF"/>
        </w:rPr>
      </w:pPr>
      <w:r w:rsidRPr="001D5212">
        <w:rPr>
          <w:rStyle w:val="lev"/>
          <w:rFonts w:eastAsia="Aileron"/>
          <w:shd w:val="clear" w:color="auto" w:fill="FFFFFF"/>
        </w:rPr>
        <w:t>Description textuelle :</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Nom</w:t>
      </w:r>
      <w:r w:rsidRPr="001D5212">
        <w:rPr>
          <w:rFonts w:eastAsia="Aileron"/>
          <w:shd w:val="clear" w:color="auto" w:fill="FFFFFF"/>
        </w:rPr>
        <w:t> : Envoi d’une prescription.</w:t>
      </w:r>
    </w:p>
    <w:p w:rsidR="00FE174B" w:rsidRPr="001D5212" w:rsidRDefault="00FE174B" w:rsidP="00FE174B">
      <w:pPr>
        <w:pStyle w:val="NormalWeb"/>
        <w:shd w:val="clear" w:color="auto" w:fill="FFFFFF"/>
        <w:spacing w:beforeAutospacing="0" w:after="120" w:afterAutospacing="0"/>
        <w:rPr>
          <w:rStyle w:val="lev"/>
          <w:rFonts w:eastAsia="Aileron"/>
          <w:b w:val="0"/>
          <w:bCs w:val="0"/>
          <w:shd w:val="clear" w:color="auto" w:fill="FFFFFF"/>
        </w:rPr>
      </w:pPr>
      <w:r w:rsidRPr="001D5212">
        <w:rPr>
          <w:rStyle w:val="lev"/>
          <w:rFonts w:eastAsia="Aileron"/>
          <w:shd w:val="clear" w:color="auto" w:fill="FFFFFF"/>
        </w:rPr>
        <w:t>Acteur(s)</w:t>
      </w:r>
      <w:r w:rsidRPr="001D5212">
        <w:rPr>
          <w:rFonts w:eastAsia="Aileron"/>
          <w:shd w:val="clear" w:color="auto" w:fill="FFFFFF"/>
        </w:rPr>
        <w:t> : Médecin sollicité</w:t>
      </w:r>
      <w:r w:rsidRPr="001D5212">
        <w:rPr>
          <w:rStyle w:val="lev"/>
          <w:rFonts w:eastAsia="Aileron"/>
          <w:shd w:val="clear" w:color="auto" w:fill="FFFFFF"/>
        </w:rPr>
        <w:t>.</w:t>
      </w:r>
    </w:p>
    <w:p w:rsidR="00FE174B" w:rsidRPr="001D5212" w:rsidRDefault="00FE174B" w:rsidP="00FE174B">
      <w:pPr>
        <w:pStyle w:val="NormalWeb"/>
        <w:shd w:val="clear" w:color="auto" w:fill="FFFFFF"/>
        <w:spacing w:beforeAutospacing="0" w:after="120" w:afterAutospacing="0"/>
        <w:rPr>
          <w:rFonts w:eastAsia="Aileron"/>
        </w:rPr>
      </w:pPr>
      <w:r w:rsidRPr="001D5212">
        <w:rPr>
          <w:rStyle w:val="lev"/>
          <w:rFonts w:eastAsia="Aileron"/>
          <w:shd w:val="clear" w:color="auto" w:fill="FFFFFF"/>
        </w:rPr>
        <w:t>Description</w:t>
      </w:r>
      <w:r w:rsidRPr="001D5212">
        <w:rPr>
          <w:rFonts w:eastAsia="Aileron"/>
          <w:shd w:val="clear" w:color="auto" w:fill="FFFFFF"/>
        </w:rPr>
        <w:t> : Envoyer une prescription à un utilisateur distant.</w:t>
      </w:r>
    </w:p>
    <w:p w:rsidR="00FE174B" w:rsidRPr="001D5212" w:rsidRDefault="00FE174B" w:rsidP="00FE174B">
      <w:pPr>
        <w:pStyle w:val="NormalWeb"/>
        <w:shd w:val="clear" w:color="auto" w:fill="FFFFFF"/>
        <w:spacing w:beforeAutospacing="0" w:after="120" w:afterAutospacing="0"/>
        <w:rPr>
          <w:rStyle w:val="lev"/>
          <w:rFonts w:asciiTheme="minorHAnsi" w:eastAsia="Aileron" w:hAnsiTheme="minorHAnsi" w:cstheme="minorBidi"/>
          <w:sz w:val="20"/>
          <w:szCs w:val="20"/>
          <w:shd w:val="clear" w:color="auto" w:fill="FFFFFF"/>
        </w:rPr>
      </w:pPr>
      <w:r w:rsidRPr="001D5212">
        <w:rPr>
          <w:rStyle w:val="lev"/>
          <w:rFonts w:eastAsia="Aileron"/>
          <w:shd w:val="clear" w:color="auto" w:fill="FFFFFF"/>
        </w:rPr>
        <w:t>Pré-conditions</w:t>
      </w:r>
      <w:r w:rsidRPr="001D5212">
        <w:rPr>
          <w:rFonts w:eastAsia="Aileron"/>
          <w:shd w:val="clear" w:color="auto" w:fill="FFFFFF"/>
        </w:rPr>
        <w:t> : connexion à un utilisateur distant.</w:t>
      </w:r>
    </w:p>
    <w:p w:rsidR="00FE174B" w:rsidRPr="001D5212" w:rsidRDefault="00FE174B" w:rsidP="00FE174B">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Démarrage</w:t>
      </w:r>
      <w:r w:rsidRPr="001D5212">
        <w:rPr>
          <w:rFonts w:eastAsia="Aileron"/>
          <w:shd w:val="clear" w:color="auto" w:fill="FFFFFF"/>
        </w:rPr>
        <w:t> : L’utilisateur sélectionne une prescription et demande l’envoi de celle-ci.</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 scénario nominal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1. Le système envoie la prescription sélectionnée à l’utilisateur auquel le système est connecté.</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2. Le système de l’autre bout reçoit la prescription.</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3. Le système affiche un message de confirmation.</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4. Si l’utilisateur accepte l’affichage de la prescription, le système l’affiche.</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u w:val="single"/>
          <w:shd w:val="clear" w:color="auto" w:fill="FFFFFF"/>
        </w:rPr>
        <w:t>Les scénarios d’exception :</w:t>
      </w:r>
    </w:p>
    <w:p w:rsidR="00FE174B" w:rsidRPr="001D5212" w:rsidRDefault="00FE174B" w:rsidP="004F52FC">
      <w:pPr>
        <w:pStyle w:val="NormalWeb"/>
        <w:numPr>
          <w:ilvl w:val="0"/>
          <w:numId w:val="21"/>
        </w:numPr>
        <w:shd w:val="clear" w:color="auto" w:fill="FFFFFF"/>
        <w:spacing w:before="0" w:beforeAutospacing="0" w:after="0" w:afterAutospacing="0"/>
        <w:ind w:left="360" w:hanging="360"/>
        <w:rPr>
          <w:rFonts w:eastAsia="Aileron"/>
          <w:shd w:val="clear" w:color="auto" w:fill="FFFFFF"/>
        </w:rPr>
      </w:pPr>
      <w:r w:rsidRPr="001D5212">
        <w:rPr>
          <w:rFonts w:eastAsia="Aileron"/>
          <w:shd w:val="clear" w:color="auto" w:fill="FFFFFF"/>
        </w:rPr>
        <w:t>La réception n’est pas activée à l’autre bout.</w:t>
      </w:r>
    </w:p>
    <w:p w:rsidR="00FE174B" w:rsidRPr="001D5212" w:rsidRDefault="00FE174B" w:rsidP="004F52FC">
      <w:pPr>
        <w:pStyle w:val="NormalWeb"/>
        <w:numPr>
          <w:ilvl w:val="0"/>
          <w:numId w:val="21"/>
        </w:numPr>
        <w:shd w:val="clear" w:color="auto" w:fill="FFFFFF"/>
        <w:spacing w:before="0" w:beforeAutospacing="0" w:after="0" w:afterAutospacing="0"/>
        <w:ind w:left="360" w:hanging="360"/>
        <w:rPr>
          <w:rFonts w:eastAsia="Aileron"/>
          <w:shd w:val="clear" w:color="auto" w:fill="FFFFFF"/>
        </w:rPr>
      </w:pPr>
      <w:r w:rsidRPr="001D5212">
        <w:rPr>
          <w:rFonts w:eastAsia="Aileron"/>
          <w:shd w:val="clear" w:color="auto" w:fill="FFFFFF"/>
        </w:rPr>
        <w:t>La prescription n’est pas affichée.</w:t>
      </w:r>
    </w:p>
    <w:p w:rsidR="00FE174B" w:rsidRPr="001D5212" w:rsidRDefault="00FE174B" w:rsidP="004F52FC">
      <w:pPr>
        <w:pStyle w:val="NormalWeb"/>
        <w:numPr>
          <w:ilvl w:val="0"/>
          <w:numId w:val="20"/>
        </w:numPr>
        <w:shd w:val="clear" w:color="auto" w:fill="FFFFFF"/>
        <w:spacing w:before="0" w:beforeAutospacing="0" w:after="0" w:afterAutospacing="0"/>
        <w:ind w:left="720" w:hanging="360"/>
        <w:rPr>
          <w:rFonts w:eastAsia="Aileron"/>
          <w:b/>
          <w:bCs/>
          <w:u w:val="single"/>
          <w:shd w:val="clear" w:color="auto" w:fill="FFFFFF"/>
        </w:rPr>
      </w:pPr>
      <w:r w:rsidRPr="001D5212">
        <w:rPr>
          <w:rFonts w:eastAsia="Aileron"/>
          <w:b/>
          <w:bCs/>
          <w:u w:val="single"/>
          <w:shd w:val="clear" w:color="auto" w:fill="FFFFFF"/>
        </w:rPr>
        <w:t>Diagramme de séquence :</w:t>
      </w:r>
    </w:p>
    <w:p w:rsidR="005B422E" w:rsidRDefault="005B422E" w:rsidP="005B422E">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3307080"/>
            <wp:effectExtent l="19050" t="0" r="0" b="0"/>
            <wp:docPr id="49" name="Image 48" descr="Sequence Diagram envoyer prescri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envoyer prescription.png"/>
                    <pic:cNvPicPr/>
                  </pic:nvPicPr>
                  <pic:blipFill>
                    <a:blip r:embed="rId25" cstate="print"/>
                    <a:stretch>
                      <a:fillRect/>
                    </a:stretch>
                  </pic:blipFill>
                  <pic:spPr>
                    <a:xfrm>
                      <a:off x="0" y="0"/>
                      <a:ext cx="5760720" cy="3307080"/>
                    </a:xfrm>
                    <a:prstGeom prst="rect">
                      <a:avLst/>
                    </a:prstGeom>
                  </pic:spPr>
                </pic:pic>
              </a:graphicData>
            </a:graphic>
          </wp:inline>
        </w:drawing>
      </w:r>
    </w:p>
    <w:p w:rsidR="00FE174B" w:rsidRPr="001D5212" w:rsidRDefault="005B422E" w:rsidP="005B422E">
      <w:pPr>
        <w:pStyle w:val="Lgende"/>
        <w:jc w:val="center"/>
        <w:rPr>
          <w:rFonts w:eastAsia="Aileron"/>
          <w:shd w:val="clear" w:color="auto" w:fill="FFFFFF"/>
        </w:rPr>
      </w:pPr>
      <w:bookmarkStart w:id="99" w:name="_Toc517734543"/>
      <w:r>
        <w:t xml:space="preserve">Figure </w:t>
      </w:r>
      <w:fldSimple w:instr=" SEQ Figure \* ARABIC ">
        <w:r w:rsidR="00DD49F7">
          <w:rPr>
            <w:noProof/>
          </w:rPr>
          <w:t>14</w:t>
        </w:r>
      </w:fldSimple>
      <w:r>
        <w:t xml:space="preserve"> Diagramme de séquence </w:t>
      </w:r>
      <w:r w:rsidRPr="005B27FC">
        <w:t>Envoi d’une prescription</w:t>
      </w:r>
      <w:bookmarkEnd w:id="99"/>
    </w:p>
    <w:p w:rsidR="00FE174B" w:rsidRPr="0017453A" w:rsidRDefault="005E483A" w:rsidP="00535836">
      <w:pPr>
        <w:pStyle w:val="Titreniveau1"/>
      </w:pPr>
      <w:bookmarkStart w:id="100" w:name="_Toc517734729"/>
      <w:r>
        <w:lastRenderedPageBreak/>
        <w:t>3.</w:t>
      </w:r>
      <w:r w:rsidR="00535836">
        <w:t>3</w:t>
      </w:r>
      <w:r>
        <w:t xml:space="preserve">.2.6) </w:t>
      </w:r>
      <w:r w:rsidR="00FE174B" w:rsidRPr="0017453A">
        <w:t>Cas n° 6 :</w:t>
      </w:r>
      <w:bookmarkEnd w:id="100"/>
    </w:p>
    <w:p w:rsidR="00FE174B" w:rsidRPr="001D5212" w:rsidRDefault="00FE174B" w:rsidP="004F52FC">
      <w:pPr>
        <w:pStyle w:val="NormalWeb"/>
        <w:numPr>
          <w:ilvl w:val="0"/>
          <w:numId w:val="22"/>
        </w:numPr>
        <w:shd w:val="clear" w:color="auto" w:fill="FFFFFF"/>
        <w:spacing w:before="0" w:beforeAutospacing="0" w:after="225" w:afterAutospacing="0"/>
        <w:ind w:left="360" w:hanging="360"/>
        <w:rPr>
          <w:rFonts w:eastAsia="Aileron"/>
          <w:b/>
          <w:bCs/>
          <w:u w:val="single"/>
          <w:shd w:val="clear" w:color="auto" w:fill="FFFFFF"/>
        </w:rPr>
      </w:pPr>
      <w:r w:rsidRPr="001D5212">
        <w:rPr>
          <w:rStyle w:val="lev"/>
          <w:rFonts w:eastAsia="Aileron"/>
          <w:u w:val="single"/>
          <w:shd w:val="clear" w:color="auto" w:fill="FFFFFF"/>
        </w:rPr>
        <w:t>Description textuelle :</w:t>
      </w:r>
    </w:p>
    <w:p w:rsidR="00FE174B" w:rsidRPr="001D5212" w:rsidRDefault="00FE174B" w:rsidP="005B422E">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Nom</w:t>
      </w:r>
      <w:r w:rsidRPr="001D5212">
        <w:rPr>
          <w:rFonts w:eastAsia="Aileron"/>
          <w:shd w:val="clear" w:color="auto" w:fill="FFFFFF"/>
        </w:rPr>
        <w:t> : sollicit</w:t>
      </w:r>
      <w:r w:rsidR="005B422E">
        <w:rPr>
          <w:rFonts w:eastAsia="Aileron"/>
          <w:shd w:val="clear" w:color="auto" w:fill="FFFFFF"/>
        </w:rPr>
        <w:t>er</w:t>
      </w:r>
      <w:r w:rsidRPr="001D5212">
        <w:rPr>
          <w:rFonts w:eastAsia="Aileron"/>
          <w:shd w:val="clear" w:color="auto" w:fill="FFFFFF"/>
        </w:rPr>
        <w:t xml:space="preserve"> à un médecin</w:t>
      </w:r>
      <w:r w:rsidRPr="001D5212">
        <w:rPr>
          <w:rStyle w:val="lev"/>
          <w:rFonts w:eastAsia="Aileron"/>
          <w:shd w:val="clear" w:color="auto" w:fill="FFFFFF"/>
        </w:rPr>
        <w:t>.</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Acteur(s)</w:t>
      </w:r>
      <w:r w:rsidRPr="001D5212">
        <w:rPr>
          <w:rFonts w:eastAsia="Aileron"/>
          <w:shd w:val="clear" w:color="auto" w:fill="FFFFFF"/>
        </w:rPr>
        <w:t> : Médecin demandeur.</w:t>
      </w:r>
    </w:p>
    <w:p w:rsidR="00FE174B" w:rsidRPr="001D5212" w:rsidRDefault="00FE174B" w:rsidP="00FE174B">
      <w:pPr>
        <w:pStyle w:val="NormalWeb"/>
        <w:shd w:val="clear" w:color="auto" w:fill="FFFFFF"/>
        <w:spacing w:beforeAutospacing="0" w:after="120" w:afterAutospacing="0"/>
        <w:rPr>
          <w:rFonts w:eastAsia="Aileron"/>
        </w:rPr>
      </w:pPr>
      <w:r w:rsidRPr="001D5212">
        <w:rPr>
          <w:rStyle w:val="lev"/>
          <w:rFonts w:eastAsia="Aileron"/>
          <w:shd w:val="clear" w:color="auto" w:fill="FFFFFF"/>
        </w:rPr>
        <w:t>Description</w:t>
      </w:r>
      <w:r w:rsidRPr="001D5212">
        <w:rPr>
          <w:rFonts w:eastAsia="Aileron"/>
          <w:shd w:val="clear" w:color="auto" w:fill="FFFFFF"/>
        </w:rPr>
        <w:t> : un médecin demande à un autre utilisateur du système d’envoyer des prescriptions concernant un malade.</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Pré-conditions</w:t>
      </w:r>
      <w:r w:rsidRPr="001D5212">
        <w:rPr>
          <w:rFonts w:eastAsia="Aileron"/>
          <w:shd w:val="clear" w:color="auto" w:fill="FFFFFF"/>
        </w:rPr>
        <w:t> : Connexion à un utilisateur distant.</w:t>
      </w:r>
      <w:r w:rsidRPr="001D5212">
        <w:rPr>
          <w:rFonts w:eastAsia="Aileron"/>
          <w:shd w:val="clear" w:color="auto" w:fill="FFFFFF"/>
        </w:rPr>
        <w:tab/>
      </w:r>
    </w:p>
    <w:p w:rsidR="00FE174B" w:rsidRPr="001D5212" w:rsidRDefault="00FE174B" w:rsidP="00FE174B">
      <w:pPr>
        <w:pStyle w:val="NormalWeb"/>
        <w:shd w:val="clear" w:color="auto" w:fill="FFFFFF"/>
        <w:spacing w:beforeAutospacing="0" w:after="120" w:afterAutospacing="0"/>
        <w:rPr>
          <w:rFonts w:eastAsia="Aileron"/>
          <w:b/>
          <w:bCs/>
          <w:shd w:val="clear" w:color="auto" w:fill="FFFFFF"/>
        </w:rPr>
      </w:pPr>
      <w:r w:rsidRPr="001D5212">
        <w:rPr>
          <w:rStyle w:val="lev"/>
          <w:rFonts w:eastAsia="Aileron"/>
          <w:shd w:val="clear" w:color="auto" w:fill="FFFFFF"/>
        </w:rPr>
        <w:t>Démarrage</w:t>
      </w:r>
      <w:r w:rsidRPr="001D5212">
        <w:rPr>
          <w:rFonts w:eastAsia="Aileron"/>
          <w:shd w:val="clear" w:color="auto" w:fill="FFFFFF"/>
        </w:rPr>
        <w:t> : L’utilisateur demande l’envoi de la sollicitation.</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u w:val="single"/>
          <w:shd w:val="clear" w:color="auto" w:fill="FFFFFF"/>
        </w:rPr>
        <w:t>Le scénario nominal :</w:t>
      </w:r>
    </w:p>
    <w:p w:rsidR="00FE174B" w:rsidRPr="001D5212" w:rsidRDefault="00FE174B" w:rsidP="004F52FC">
      <w:pPr>
        <w:pStyle w:val="NormalWeb"/>
        <w:numPr>
          <w:ilvl w:val="0"/>
          <w:numId w:val="40"/>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envoie la sollicitation à l’utilisateur auquel le système est connecté.</w:t>
      </w:r>
    </w:p>
    <w:p w:rsidR="00FE174B" w:rsidRPr="001D5212" w:rsidRDefault="00FE174B" w:rsidP="004F52FC">
      <w:pPr>
        <w:pStyle w:val="NormalWeb"/>
        <w:numPr>
          <w:ilvl w:val="0"/>
          <w:numId w:val="40"/>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L’utilisateur de l’autre bout du système reçoit la sollicitation.</w:t>
      </w:r>
    </w:p>
    <w:p w:rsidR="00FE174B" w:rsidRPr="001D5212" w:rsidRDefault="00FE174B" w:rsidP="004F52FC">
      <w:pPr>
        <w:pStyle w:val="NormalWeb"/>
        <w:numPr>
          <w:ilvl w:val="0"/>
          <w:numId w:val="40"/>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Si la réception est activée, le système affiche la sollicitation et demande à l’utilisateur s’il veut se connecter au demandeur.</w:t>
      </w:r>
    </w:p>
    <w:p w:rsidR="00FE174B" w:rsidRPr="001D5212" w:rsidRDefault="00FE174B" w:rsidP="004F52FC">
      <w:pPr>
        <w:pStyle w:val="NormalWeb"/>
        <w:numPr>
          <w:ilvl w:val="0"/>
          <w:numId w:val="40"/>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Si l’utilisateur accepte, le système se connecte avec cet utilisateur en vue d’envoyer une prescription.</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Les scénarios d’exception :</w:t>
      </w:r>
    </w:p>
    <w:p w:rsidR="00FE174B" w:rsidRPr="001D5212" w:rsidRDefault="00FE174B" w:rsidP="004F52FC">
      <w:pPr>
        <w:pStyle w:val="NormalWeb"/>
        <w:numPr>
          <w:ilvl w:val="0"/>
          <w:numId w:val="21"/>
        </w:numPr>
        <w:shd w:val="clear" w:color="auto" w:fill="FFFFFF"/>
        <w:spacing w:before="0" w:beforeAutospacing="0" w:after="0" w:afterAutospacing="0"/>
        <w:ind w:left="360" w:hanging="360"/>
        <w:rPr>
          <w:rFonts w:eastAsia="Aileron"/>
          <w:shd w:val="clear" w:color="auto" w:fill="FFFFFF"/>
        </w:rPr>
      </w:pPr>
      <w:r w:rsidRPr="001D5212">
        <w:rPr>
          <w:rFonts w:eastAsia="Aileron"/>
          <w:shd w:val="clear" w:color="auto" w:fill="FFFFFF"/>
        </w:rPr>
        <w:t>La réception n’est pas activée à l’autre bout.</w:t>
      </w:r>
    </w:p>
    <w:p w:rsidR="008D5B8C" w:rsidRDefault="00FE174B" w:rsidP="004F52FC">
      <w:pPr>
        <w:pStyle w:val="NormalWeb"/>
        <w:numPr>
          <w:ilvl w:val="0"/>
          <w:numId w:val="21"/>
        </w:numPr>
        <w:shd w:val="clear" w:color="auto" w:fill="FFFFFF"/>
        <w:spacing w:before="0" w:beforeAutospacing="0" w:after="0" w:afterAutospacing="0"/>
        <w:ind w:left="360" w:hanging="360"/>
        <w:rPr>
          <w:ins w:id="101" w:author="soufiane" w:date="2018-06-26T01:03:00Z"/>
          <w:rFonts w:eastAsia="Aileron"/>
          <w:shd w:val="clear" w:color="auto" w:fill="FFFFFF"/>
        </w:rPr>
      </w:pPr>
      <w:r w:rsidRPr="001D5212">
        <w:rPr>
          <w:rFonts w:eastAsia="Aileron"/>
          <w:shd w:val="clear" w:color="auto" w:fill="FFFFFF"/>
        </w:rPr>
        <w:t>La sollicitation n’est pas affichée.</w:t>
      </w:r>
    </w:p>
    <w:p w:rsidR="008D5B8C" w:rsidRDefault="008D5B8C">
      <w:pPr>
        <w:rPr>
          <w:ins w:id="102" w:author="soufiane" w:date="2018-06-26T01:03:00Z"/>
          <w:rFonts w:eastAsia="Aileron"/>
          <w:shd w:val="clear" w:color="auto" w:fill="FFFFFF"/>
        </w:rPr>
      </w:pPr>
      <w:ins w:id="103" w:author="soufiane" w:date="2018-06-26T01:03:00Z">
        <w:r>
          <w:rPr>
            <w:rFonts w:eastAsia="Aileron"/>
            <w:shd w:val="clear" w:color="auto" w:fill="FFFFFF"/>
          </w:rPr>
          <w:br w:type="page"/>
        </w:r>
      </w:ins>
    </w:p>
    <w:p w:rsidR="004108CE" w:rsidRDefault="004108CE">
      <w:pPr>
        <w:pStyle w:val="NormalWeb"/>
        <w:shd w:val="clear" w:color="auto" w:fill="FFFFFF"/>
        <w:spacing w:before="0" w:beforeAutospacing="0" w:after="0" w:afterAutospacing="0"/>
        <w:rPr>
          <w:del w:id="104" w:author="soufiane" w:date="2018-06-26T01:03:00Z"/>
          <w:rFonts w:eastAsia="Aileron"/>
          <w:shd w:val="clear" w:color="auto" w:fill="FFFFFF"/>
        </w:rPr>
        <w:pPrChange w:id="105" w:author="soufiane" w:date="2018-06-26T01:03:00Z">
          <w:pPr>
            <w:pStyle w:val="NormalWeb"/>
            <w:numPr>
              <w:numId w:val="21"/>
            </w:numPr>
            <w:shd w:val="clear" w:color="auto" w:fill="FFFFFF"/>
            <w:spacing w:before="0" w:beforeAutospacing="0" w:after="0" w:afterAutospacing="0"/>
            <w:ind w:left="360" w:hanging="360"/>
          </w:pPr>
        </w:pPrChange>
      </w:pPr>
    </w:p>
    <w:p w:rsidR="00FE174B" w:rsidRPr="001D5212" w:rsidRDefault="00FE174B" w:rsidP="004F52FC">
      <w:pPr>
        <w:pStyle w:val="NormalWeb"/>
        <w:numPr>
          <w:ilvl w:val="0"/>
          <w:numId w:val="22"/>
        </w:numPr>
        <w:shd w:val="clear" w:color="auto" w:fill="FFFFFF"/>
        <w:spacing w:before="0" w:beforeAutospacing="0" w:after="0" w:afterAutospacing="0"/>
        <w:ind w:left="360" w:hanging="360"/>
        <w:rPr>
          <w:rFonts w:eastAsia="Aileron"/>
          <w:b/>
          <w:bCs/>
          <w:u w:val="single"/>
          <w:shd w:val="clear" w:color="auto" w:fill="FFFFFF"/>
        </w:rPr>
      </w:pPr>
      <w:r w:rsidRPr="001D5212">
        <w:rPr>
          <w:rFonts w:eastAsia="Aileron"/>
          <w:b/>
          <w:bCs/>
          <w:u w:val="single"/>
          <w:shd w:val="clear" w:color="auto" w:fill="FFFFFF"/>
        </w:rPr>
        <w:t>Diagramme de séquences :</w:t>
      </w:r>
    </w:p>
    <w:p w:rsidR="00A228AC" w:rsidRDefault="00A228AC" w:rsidP="00A228AC">
      <w:pPr>
        <w:pStyle w:val="NormalWeb"/>
        <w:keepNext/>
        <w:shd w:val="clear" w:color="auto" w:fill="FFFFFF"/>
        <w:spacing w:beforeAutospacing="0" w:afterAutospacing="0"/>
      </w:pPr>
      <w:r>
        <w:rPr>
          <w:rFonts w:eastAsia="Aileron"/>
          <w:noProof/>
          <w:shd w:val="clear" w:color="auto" w:fill="FFFFFF"/>
        </w:rPr>
        <w:drawing>
          <wp:inline distT="0" distB="0" distL="0" distR="0">
            <wp:extent cx="5631123" cy="3772083"/>
            <wp:effectExtent l="19050" t="0" r="7677" b="0"/>
            <wp:docPr id="50" name="Image 49" descr="Sequence Diagram Demmande Solicita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Demmande Solicitaion.png"/>
                    <pic:cNvPicPr/>
                  </pic:nvPicPr>
                  <pic:blipFill>
                    <a:blip r:embed="rId26" cstate="print"/>
                    <a:stretch>
                      <a:fillRect/>
                    </a:stretch>
                  </pic:blipFill>
                  <pic:spPr>
                    <a:xfrm>
                      <a:off x="0" y="0"/>
                      <a:ext cx="5631123" cy="3772083"/>
                    </a:xfrm>
                    <a:prstGeom prst="rect">
                      <a:avLst/>
                    </a:prstGeom>
                  </pic:spPr>
                </pic:pic>
              </a:graphicData>
            </a:graphic>
          </wp:inline>
        </w:drawing>
      </w:r>
    </w:p>
    <w:p w:rsidR="00FE174B" w:rsidRPr="001D5212" w:rsidRDefault="00A228AC" w:rsidP="00BC356E">
      <w:pPr>
        <w:pStyle w:val="Lgende"/>
        <w:jc w:val="center"/>
        <w:rPr>
          <w:rFonts w:eastAsia="Aileron"/>
          <w:shd w:val="clear" w:color="auto" w:fill="FFFFFF"/>
        </w:rPr>
      </w:pPr>
      <w:bookmarkStart w:id="106" w:name="_Toc517734544"/>
      <w:r>
        <w:t xml:space="preserve">Figure </w:t>
      </w:r>
      <w:fldSimple w:instr=" SEQ Figure \* ARABIC ">
        <w:r w:rsidR="00DD49F7">
          <w:rPr>
            <w:noProof/>
          </w:rPr>
          <w:t>15</w:t>
        </w:r>
      </w:fldSimple>
      <w:r w:rsidR="00BC356E">
        <w:t> :</w:t>
      </w:r>
      <w:r>
        <w:t xml:space="preserve"> diagramme de séquence </w:t>
      </w:r>
      <w:r w:rsidRPr="00E115F0">
        <w:t>sollicit</w:t>
      </w:r>
      <w:r w:rsidR="00BC356E">
        <w:t>é</w:t>
      </w:r>
      <w:r w:rsidRPr="00E115F0">
        <w:t xml:space="preserve"> un médecin</w:t>
      </w:r>
      <w:bookmarkEnd w:id="106"/>
    </w:p>
    <w:p w:rsidR="00BC356E" w:rsidRDefault="00BC356E">
      <w:pPr>
        <w:rPr>
          <w:rFonts w:ascii="Arial" w:hAnsi="Arial" w:cs="Arial"/>
          <w:b/>
          <w:bCs/>
          <w:color w:val="943634"/>
          <w:kern w:val="32"/>
          <w:sz w:val="52"/>
          <w:szCs w:val="32"/>
        </w:rPr>
      </w:pPr>
      <w:r>
        <w:br w:type="page"/>
      </w:r>
    </w:p>
    <w:p w:rsidR="00FE174B" w:rsidRPr="0017453A" w:rsidRDefault="005E483A" w:rsidP="00535836">
      <w:pPr>
        <w:pStyle w:val="Titreniveau1"/>
      </w:pPr>
      <w:bookmarkStart w:id="107" w:name="_Toc517734730"/>
      <w:r>
        <w:lastRenderedPageBreak/>
        <w:t>3.</w:t>
      </w:r>
      <w:r w:rsidR="00535836">
        <w:t>3</w:t>
      </w:r>
      <w:r>
        <w:t xml:space="preserve">.2.7) </w:t>
      </w:r>
      <w:r w:rsidR="00FE174B" w:rsidRPr="0017453A">
        <w:t>Cas n° 7 :</w:t>
      </w:r>
      <w:bookmarkEnd w:id="107"/>
    </w:p>
    <w:p w:rsidR="00FE174B" w:rsidRPr="001D5212" w:rsidRDefault="00FE174B" w:rsidP="004F52FC">
      <w:pPr>
        <w:pStyle w:val="NormalWeb"/>
        <w:numPr>
          <w:ilvl w:val="0"/>
          <w:numId w:val="23"/>
        </w:numPr>
        <w:shd w:val="clear" w:color="auto" w:fill="FFFFFF"/>
        <w:spacing w:before="0" w:beforeAutospacing="0" w:after="225" w:afterAutospacing="0"/>
        <w:ind w:left="360" w:hanging="360"/>
        <w:rPr>
          <w:rStyle w:val="lev"/>
          <w:rFonts w:eastAsia="Aileron"/>
          <w:u w:val="single"/>
          <w:shd w:val="clear" w:color="auto" w:fill="FFFFFF"/>
        </w:rPr>
      </w:pPr>
      <w:r w:rsidRPr="001D5212">
        <w:rPr>
          <w:rStyle w:val="lev"/>
          <w:rFonts w:eastAsia="Aileron"/>
          <w:u w:val="single"/>
          <w:shd w:val="clear" w:color="auto" w:fill="FFFFFF"/>
        </w:rPr>
        <w:t>Description textuelle :</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Nom</w:t>
      </w:r>
      <w:r w:rsidRPr="001D5212">
        <w:rPr>
          <w:rFonts w:eastAsia="Aileron"/>
          <w:shd w:val="clear" w:color="auto" w:fill="FFFFFF"/>
        </w:rPr>
        <w:t> : Déconnexion de l’annuaire.</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Acteur(s)</w:t>
      </w:r>
      <w:r w:rsidRPr="001D5212">
        <w:rPr>
          <w:rFonts w:eastAsia="Aileron"/>
          <w:shd w:val="clear" w:color="auto" w:fill="FFFFFF"/>
        </w:rPr>
        <w:t> : Un médecin</w:t>
      </w:r>
    </w:p>
    <w:p w:rsidR="00FE174B" w:rsidRPr="001D5212" w:rsidRDefault="00FE174B" w:rsidP="00FE174B">
      <w:pPr>
        <w:pStyle w:val="NormalWeb"/>
        <w:shd w:val="clear" w:color="auto" w:fill="FFFFFF"/>
        <w:spacing w:beforeAutospacing="0" w:after="120" w:afterAutospacing="0"/>
        <w:rPr>
          <w:rFonts w:eastAsia="Aileron"/>
        </w:rPr>
      </w:pPr>
      <w:r w:rsidRPr="001D5212">
        <w:rPr>
          <w:rStyle w:val="lev"/>
          <w:rFonts w:eastAsia="Aileron"/>
          <w:shd w:val="clear" w:color="auto" w:fill="FFFFFF"/>
        </w:rPr>
        <w:t>Description</w:t>
      </w:r>
      <w:r w:rsidRPr="001D5212">
        <w:rPr>
          <w:rFonts w:eastAsia="Aileron"/>
          <w:shd w:val="clear" w:color="auto" w:fill="FFFFFF"/>
        </w:rPr>
        <w:t> : déconnexion de l’annuaire.</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Pré-conditions</w:t>
      </w:r>
      <w:r w:rsidRPr="001D5212">
        <w:rPr>
          <w:rFonts w:eastAsia="Aileron"/>
          <w:shd w:val="clear" w:color="auto" w:fill="FFFFFF"/>
        </w:rPr>
        <w:t> : Connexion à l’annuaire.</w:t>
      </w:r>
    </w:p>
    <w:p w:rsidR="00FE174B" w:rsidRPr="001D5212" w:rsidRDefault="00FE174B" w:rsidP="00FE174B">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Démarrage</w:t>
      </w:r>
      <w:r w:rsidRPr="001D5212">
        <w:rPr>
          <w:rFonts w:eastAsia="Aileron"/>
          <w:shd w:val="clear" w:color="auto" w:fill="FFFFFF"/>
        </w:rPr>
        <w:t> : L’utilisateur demande la déconnexion de l’annuaire.</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 scénario nominal :</w:t>
      </w:r>
    </w:p>
    <w:p w:rsidR="00FE174B" w:rsidRPr="001D5212" w:rsidRDefault="00FE174B" w:rsidP="004F52FC">
      <w:pPr>
        <w:pStyle w:val="NormalWeb"/>
        <w:numPr>
          <w:ilvl w:val="0"/>
          <w:numId w:val="24"/>
        </w:numPr>
        <w:shd w:val="clear" w:color="auto" w:fill="FFFFFF"/>
        <w:spacing w:before="0" w:beforeAutospacing="0" w:after="0" w:afterAutospacing="0"/>
        <w:ind w:left="425" w:hanging="425"/>
        <w:rPr>
          <w:rFonts w:eastAsia="Aileron"/>
          <w:shd w:val="clear" w:color="auto" w:fill="FFFFFF"/>
        </w:rPr>
      </w:pPr>
      <w:r w:rsidRPr="001D5212">
        <w:rPr>
          <w:rFonts w:eastAsia="Aileron"/>
          <w:shd w:val="clear" w:color="auto" w:fill="FFFFFF"/>
        </w:rPr>
        <w:t>Le système enlève le service distant de l’annuaire du registre RMI.</w:t>
      </w:r>
    </w:p>
    <w:p w:rsidR="00FE174B" w:rsidRPr="001D5212" w:rsidRDefault="00FE174B" w:rsidP="00FE174B">
      <w:pPr>
        <w:rPr>
          <w:rFonts w:eastAsia="Aileron"/>
          <w:shd w:val="clear" w:color="auto" w:fill="FFFFFF"/>
        </w:rPr>
      </w:pPr>
      <w:del w:id="108" w:author="soufiane" w:date="2018-06-26T01:03:00Z">
        <w:r w:rsidRPr="001D5212" w:rsidDel="008D5B8C">
          <w:rPr>
            <w:rFonts w:eastAsia="Aileron"/>
            <w:shd w:val="clear" w:color="auto" w:fill="FFFFFF"/>
          </w:rPr>
          <w:br w:type="page"/>
        </w:r>
      </w:del>
    </w:p>
    <w:p w:rsidR="00FE174B" w:rsidRPr="001D5212" w:rsidRDefault="00FE174B" w:rsidP="004F52FC">
      <w:pPr>
        <w:pStyle w:val="NormalWeb"/>
        <w:numPr>
          <w:ilvl w:val="0"/>
          <w:numId w:val="23"/>
        </w:numPr>
        <w:shd w:val="clear" w:color="auto" w:fill="FFFFFF"/>
        <w:spacing w:before="0" w:beforeAutospacing="0" w:after="0" w:afterAutospacing="0"/>
        <w:ind w:left="360" w:hanging="360"/>
        <w:rPr>
          <w:rFonts w:eastAsia="Aileron"/>
          <w:b/>
          <w:bCs/>
          <w:u w:val="single"/>
          <w:shd w:val="clear" w:color="auto" w:fill="FFFFFF"/>
        </w:rPr>
      </w:pPr>
      <w:r w:rsidRPr="001D5212">
        <w:rPr>
          <w:rFonts w:eastAsia="Aileron"/>
          <w:b/>
          <w:bCs/>
          <w:u w:val="single"/>
          <w:shd w:val="clear" w:color="auto" w:fill="FFFFFF"/>
        </w:rPr>
        <w:t>Diagramme de séquences :</w:t>
      </w:r>
    </w:p>
    <w:p w:rsidR="00A228AC" w:rsidRDefault="00A228AC" w:rsidP="00A228AC">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4685030"/>
            <wp:effectExtent l="19050" t="0" r="0" b="0"/>
            <wp:docPr id="51" name="Image 50" descr="Sequence Diagram Déconnexion de l'annuai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Déconnexion de l'annuaire.png"/>
                    <pic:cNvPicPr/>
                  </pic:nvPicPr>
                  <pic:blipFill>
                    <a:blip r:embed="rId27" cstate="print"/>
                    <a:stretch>
                      <a:fillRect/>
                    </a:stretch>
                  </pic:blipFill>
                  <pic:spPr>
                    <a:xfrm>
                      <a:off x="0" y="0"/>
                      <a:ext cx="5760720" cy="4685030"/>
                    </a:xfrm>
                    <a:prstGeom prst="rect">
                      <a:avLst/>
                    </a:prstGeom>
                  </pic:spPr>
                </pic:pic>
              </a:graphicData>
            </a:graphic>
          </wp:inline>
        </w:drawing>
      </w:r>
    </w:p>
    <w:p w:rsidR="00FE174B" w:rsidRPr="001D5212" w:rsidRDefault="00A228AC" w:rsidP="00A228AC">
      <w:pPr>
        <w:pStyle w:val="Lgende"/>
        <w:jc w:val="center"/>
        <w:rPr>
          <w:rFonts w:eastAsia="Aileron"/>
          <w:shd w:val="clear" w:color="auto" w:fill="FFFFFF"/>
        </w:rPr>
      </w:pPr>
      <w:bookmarkStart w:id="109" w:name="_Toc517734545"/>
      <w:r>
        <w:t xml:space="preserve">Figure </w:t>
      </w:r>
      <w:fldSimple w:instr=" SEQ Figure \* ARABIC ">
        <w:r w:rsidR="00DD49F7">
          <w:rPr>
            <w:noProof/>
          </w:rPr>
          <w:t>16</w:t>
        </w:r>
      </w:fldSimple>
      <w:r>
        <w:t> : diagramme de séquence d</w:t>
      </w:r>
      <w:r w:rsidRPr="00CA0452">
        <w:t>éconnexion de l’annuaire</w:t>
      </w:r>
      <w:bookmarkEnd w:id="109"/>
    </w:p>
    <w:p w:rsidR="00FE174B" w:rsidRPr="001D5212" w:rsidRDefault="00FE174B" w:rsidP="00FE174B">
      <w:pPr>
        <w:rPr>
          <w:rFonts w:eastAsia="Aileron"/>
          <w:shd w:val="clear" w:color="auto" w:fill="FFFFFF"/>
        </w:rPr>
      </w:pPr>
      <w:del w:id="110" w:author="soufiane" w:date="2018-06-26T01:03:00Z">
        <w:r w:rsidRPr="001D5212" w:rsidDel="008D5B8C">
          <w:rPr>
            <w:rFonts w:eastAsia="Aileron"/>
            <w:shd w:val="clear" w:color="auto" w:fill="FFFFFF"/>
          </w:rPr>
          <w:lastRenderedPageBreak/>
          <w:br w:type="page"/>
        </w:r>
      </w:del>
    </w:p>
    <w:p w:rsidR="00FE174B" w:rsidRPr="0017453A" w:rsidRDefault="005E483A" w:rsidP="00535836">
      <w:pPr>
        <w:pStyle w:val="Titreniveau1"/>
      </w:pPr>
      <w:bookmarkStart w:id="111" w:name="_Toc517734731"/>
      <w:r>
        <w:t>3.</w:t>
      </w:r>
      <w:r w:rsidR="00535836">
        <w:t>3</w:t>
      </w:r>
      <w:r>
        <w:t xml:space="preserve">.3) </w:t>
      </w:r>
      <w:r w:rsidR="00FE174B" w:rsidRPr="0017453A">
        <w:t>Diagramme de classes :</w:t>
      </w:r>
      <w:bookmarkEnd w:id="111"/>
    </w:p>
    <w:p w:rsidR="00650F3F" w:rsidRDefault="00650F3F" w:rsidP="00650F3F">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4622165"/>
            <wp:effectExtent l="19050" t="0" r="0" b="0"/>
            <wp:docPr id="52" name="Image 51" descr="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png"/>
                    <pic:cNvPicPr/>
                  </pic:nvPicPr>
                  <pic:blipFill>
                    <a:blip r:embed="rId28" cstate="print"/>
                    <a:stretch>
                      <a:fillRect/>
                    </a:stretch>
                  </pic:blipFill>
                  <pic:spPr>
                    <a:xfrm>
                      <a:off x="0" y="0"/>
                      <a:ext cx="5760720" cy="4622165"/>
                    </a:xfrm>
                    <a:prstGeom prst="rect">
                      <a:avLst/>
                    </a:prstGeom>
                  </pic:spPr>
                </pic:pic>
              </a:graphicData>
            </a:graphic>
          </wp:inline>
        </w:drawing>
      </w:r>
    </w:p>
    <w:p w:rsidR="00FE174B" w:rsidRPr="001D5212" w:rsidRDefault="00650F3F" w:rsidP="00650F3F">
      <w:pPr>
        <w:pStyle w:val="Lgende"/>
        <w:jc w:val="center"/>
        <w:rPr>
          <w:rFonts w:eastAsia="Aileron"/>
          <w:shd w:val="clear" w:color="auto" w:fill="FFFFFF"/>
        </w:rPr>
      </w:pPr>
      <w:bookmarkStart w:id="112" w:name="_Toc517734546"/>
      <w:r>
        <w:t xml:space="preserve">Figure </w:t>
      </w:r>
      <w:fldSimple w:instr=" SEQ Figure \* ARABIC ">
        <w:r w:rsidR="00DD49F7">
          <w:rPr>
            <w:noProof/>
          </w:rPr>
          <w:t>17</w:t>
        </w:r>
      </w:fldSimple>
      <w:r>
        <w:t xml:space="preserve"> : Diagramme de classe RMI</w:t>
      </w:r>
      <w:bookmarkEnd w:id="112"/>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La communication entre les différentes parties de l’application, à savoir l’application des clients MiniISante et l’annuaire, se fait à l aide des objets distants dont les interfaces sont les suivantes :</w:t>
      </w:r>
    </w:p>
    <w:p w:rsidR="00FE174B" w:rsidRPr="001D5212" w:rsidRDefault="00FE174B" w:rsidP="004F52FC">
      <w:pPr>
        <w:pStyle w:val="NormalWeb"/>
        <w:numPr>
          <w:ilvl w:val="0"/>
          <w:numId w:val="25"/>
        </w:numPr>
        <w:shd w:val="clear" w:color="auto" w:fill="FFFFFF"/>
        <w:spacing w:before="0" w:beforeAutospacing="0" w:after="0" w:afterAutospacing="0"/>
        <w:rPr>
          <w:rFonts w:eastAsia="Aileron"/>
          <w:shd w:val="clear" w:color="auto" w:fill="FFFFFF"/>
        </w:rPr>
      </w:pPr>
      <w:r w:rsidRPr="00BC356E">
        <w:rPr>
          <w:rFonts w:eastAsia="Aileron"/>
          <w:b/>
          <w:bCs/>
          <w:shd w:val="clear" w:color="auto" w:fill="FFFFFF"/>
        </w:rPr>
        <w:t>IService</w:t>
      </w:r>
      <w:r w:rsidRPr="001D5212">
        <w:rPr>
          <w:rFonts w:eastAsia="Aileron"/>
          <w:shd w:val="clear" w:color="auto" w:fill="FFFFFF"/>
        </w:rPr>
        <w:t xml:space="preserve"> : représente les services offerts par les clients. Ses service sont des services d’écoute, à savoir setPrescription() qui accepte les prescriptions et DemandeSollicitation() qui accepte un demande de sollicitation. Cette interface est implémentée par la classe ImplimentationService. </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4F52FC">
      <w:pPr>
        <w:pStyle w:val="NormalWeb"/>
        <w:numPr>
          <w:ilvl w:val="0"/>
          <w:numId w:val="25"/>
        </w:numPr>
        <w:shd w:val="clear" w:color="auto" w:fill="FFFFFF"/>
        <w:spacing w:before="0" w:beforeAutospacing="0" w:after="0" w:afterAutospacing="0"/>
        <w:rPr>
          <w:rFonts w:eastAsia="Aileron"/>
          <w:shd w:val="clear" w:color="auto" w:fill="FFFFFF"/>
        </w:rPr>
      </w:pPr>
      <w:r w:rsidRPr="00BC356E">
        <w:rPr>
          <w:rFonts w:eastAsia="Aileron"/>
          <w:b/>
          <w:bCs/>
          <w:shd w:val="clear" w:color="auto" w:fill="FFFFFF"/>
        </w:rPr>
        <w:t>IAnnuaire</w:t>
      </w:r>
      <w:r w:rsidRPr="001D5212">
        <w:rPr>
          <w:rFonts w:eastAsia="Aileron"/>
          <w:shd w:val="clear" w:color="auto" w:fill="FFFFFF"/>
        </w:rPr>
        <w:t xml:space="preserve"> : c’est l’interface qui définit les services de l’annuaire. Cette interface est implémentée par la classe ImplimentationAnnuaire.</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lastRenderedPageBreak/>
        <w:t>Dans l’application MiniISante, on a utilisé une classe contrôleur</w:t>
      </w:r>
      <w:r w:rsidR="009603BA">
        <w:rPr>
          <w:rFonts w:eastAsia="Aileron"/>
          <w:shd w:val="clear" w:color="auto" w:fill="FFFFFF"/>
        </w:rPr>
        <w:t xml:space="preserve"> « NetworkingMiniISente »</w:t>
      </w:r>
      <w:r w:rsidRPr="001D5212">
        <w:rPr>
          <w:rFonts w:eastAsia="Aileron"/>
          <w:shd w:val="clear" w:color="auto" w:fill="FFFFFF"/>
        </w:rPr>
        <w:t>, qui est un intermédiaire entre la couche métier (les prescriptions et les tiers), et la couche réseau (représentée par un objet distant d’un client et l’objet distant de l’annuaire).</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Pour présenter la dispersion des objets dans des composants système et avoir une vue de haut niveau, on a utilisé un diagramme de composants donnant l’architecture du système.</w:t>
      </w:r>
    </w:p>
    <w:p w:rsidR="00FE174B" w:rsidRPr="001D5212" w:rsidRDefault="00FE174B" w:rsidP="00FE174B">
      <w:pPr>
        <w:rPr>
          <w:rFonts w:eastAsia="Aileron"/>
          <w:shd w:val="clear" w:color="auto" w:fill="FFFFFF"/>
        </w:rPr>
      </w:pPr>
    </w:p>
    <w:p w:rsidR="00FE174B" w:rsidRPr="0017453A" w:rsidRDefault="005E483A" w:rsidP="00535836">
      <w:pPr>
        <w:pStyle w:val="Titreniveau1"/>
      </w:pPr>
      <w:bookmarkStart w:id="113" w:name="_Toc517734732"/>
      <w:r>
        <w:t>3.</w:t>
      </w:r>
      <w:r w:rsidR="00535836">
        <w:t>3</w:t>
      </w:r>
      <w:r>
        <w:t xml:space="preserve">.4) </w:t>
      </w:r>
      <w:r w:rsidR="00FE174B" w:rsidRPr="0017453A">
        <w:t xml:space="preserve"> Diagramme de</w:t>
      </w:r>
      <w:r w:rsidR="00650F3F" w:rsidRPr="0017453A">
        <w:t>s</w:t>
      </w:r>
      <w:r w:rsidR="00FE174B" w:rsidRPr="0017453A">
        <w:t xml:space="preserve"> composants :</w:t>
      </w:r>
      <w:bookmarkEnd w:id="113"/>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650F3F" w:rsidRDefault="00650F3F" w:rsidP="00650F3F">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2981325"/>
            <wp:effectExtent l="19050" t="0" r="0" b="0"/>
            <wp:docPr id="53" name="Image 52" descr="Componen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 Diagram.png"/>
                    <pic:cNvPicPr/>
                  </pic:nvPicPr>
                  <pic:blipFill>
                    <a:blip r:embed="rId29" cstate="print"/>
                    <a:stretch>
                      <a:fillRect/>
                    </a:stretch>
                  </pic:blipFill>
                  <pic:spPr>
                    <a:xfrm>
                      <a:off x="0" y="0"/>
                      <a:ext cx="5760720" cy="2981325"/>
                    </a:xfrm>
                    <a:prstGeom prst="rect">
                      <a:avLst/>
                    </a:prstGeom>
                  </pic:spPr>
                </pic:pic>
              </a:graphicData>
            </a:graphic>
          </wp:inline>
        </w:drawing>
      </w:r>
    </w:p>
    <w:p w:rsidR="00FE174B" w:rsidRPr="001D5212" w:rsidRDefault="00650F3F" w:rsidP="00650F3F">
      <w:pPr>
        <w:pStyle w:val="Lgende"/>
        <w:jc w:val="center"/>
        <w:rPr>
          <w:rFonts w:eastAsia="Aileron"/>
          <w:shd w:val="clear" w:color="auto" w:fill="FFFFFF"/>
        </w:rPr>
      </w:pPr>
      <w:bookmarkStart w:id="114" w:name="_Toc517734547"/>
      <w:r>
        <w:t xml:space="preserve">Figure </w:t>
      </w:r>
      <w:fldSimple w:instr=" SEQ Figure \* ARABIC ">
        <w:r w:rsidR="00DD49F7">
          <w:rPr>
            <w:noProof/>
          </w:rPr>
          <w:t>18</w:t>
        </w:r>
      </w:fldSimple>
      <w:r>
        <w:t xml:space="preserve"> : Diagramme des composants RMI</w:t>
      </w:r>
      <w:bookmarkEnd w:id="114"/>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7453A" w:rsidRDefault="005E483A" w:rsidP="00535836">
      <w:pPr>
        <w:pStyle w:val="Titreniveau1"/>
      </w:pPr>
      <w:bookmarkStart w:id="115" w:name="_Toc517734733"/>
      <w:r>
        <w:t>3.</w:t>
      </w:r>
      <w:r w:rsidR="00535836">
        <w:t>3</w:t>
      </w:r>
      <w:r>
        <w:t xml:space="preserve">.5) </w:t>
      </w:r>
      <w:r w:rsidRPr="0017453A">
        <w:t xml:space="preserve"> </w:t>
      </w:r>
      <w:r w:rsidR="00FE174B" w:rsidRPr="0017453A">
        <w:t>Diagramme d’activités :</w:t>
      </w:r>
      <w:bookmarkEnd w:id="115"/>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Pour bien présenter l’aspect dynamique de l’application, on a utilisé quelques diagrammes d’activité pour deux raisons essentielles : regrouper plusieurs opérations en un seul diagramme, et détailler quelque cas d’utilisation.</w:t>
      </w:r>
    </w:p>
    <w:p w:rsidR="00FE174B" w:rsidRPr="001D5212" w:rsidRDefault="00FE174B" w:rsidP="00FE174B">
      <w:pPr>
        <w:rPr>
          <w:rFonts w:eastAsia="Aileron"/>
          <w:shd w:val="clear" w:color="auto" w:fill="FFFFFF"/>
        </w:rPr>
      </w:pPr>
      <w:r w:rsidRPr="001D5212">
        <w:rPr>
          <w:rFonts w:eastAsia="Aileron"/>
          <w:shd w:val="clear" w:color="auto" w:fill="FFFFFF"/>
        </w:rPr>
        <w:br w:type="page"/>
      </w:r>
    </w:p>
    <w:p w:rsidR="00FE174B" w:rsidRPr="001D5212" w:rsidRDefault="00FE174B" w:rsidP="00650F3F">
      <w:pPr>
        <w:pStyle w:val="NormalWeb"/>
        <w:numPr>
          <w:ilvl w:val="0"/>
          <w:numId w:val="53"/>
        </w:numPr>
        <w:shd w:val="clear" w:color="auto" w:fill="FFFFFF"/>
        <w:spacing w:before="0" w:beforeAutospacing="0" w:after="0" w:afterAutospacing="0"/>
        <w:rPr>
          <w:rFonts w:eastAsia="Aileron"/>
          <w:b/>
          <w:bCs/>
          <w:u w:val="single"/>
          <w:shd w:val="clear" w:color="auto" w:fill="FFFFFF"/>
        </w:rPr>
      </w:pPr>
      <w:r w:rsidRPr="001D5212">
        <w:rPr>
          <w:rFonts w:eastAsia="Aileron"/>
          <w:b/>
          <w:bCs/>
          <w:u w:val="single"/>
          <w:shd w:val="clear" w:color="auto" w:fill="FFFFFF"/>
        </w:rPr>
        <w:lastRenderedPageBreak/>
        <w:t>Connexion à un utilisateur distant :</w:t>
      </w:r>
    </w:p>
    <w:p w:rsidR="00650F3F" w:rsidRDefault="00650F3F" w:rsidP="00650F3F">
      <w:pPr>
        <w:pStyle w:val="NormalWeb"/>
        <w:keepNext/>
        <w:shd w:val="clear" w:color="auto" w:fill="FFFFFF"/>
        <w:spacing w:beforeAutospacing="0" w:afterAutospacing="0"/>
      </w:pPr>
      <w:r>
        <w:rPr>
          <w:rFonts w:asciiTheme="minorHAnsi" w:eastAsiaTheme="minorEastAsia" w:hAnsiTheme="minorHAnsi" w:cstheme="minorBidi"/>
          <w:noProof/>
          <w:sz w:val="16"/>
          <w:szCs w:val="16"/>
        </w:rPr>
        <w:drawing>
          <wp:inline distT="0" distB="0" distL="0" distR="0">
            <wp:extent cx="5760720" cy="7255510"/>
            <wp:effectExtent l="19050" t="0" r="0" b="0"/>
            <wp:docPr id="54" name="Image 53" descr="Activity Diagram connecter a un client dist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connecter a un client distant.png"/>
                    <pic:cNvPicPr/>
                  </pic:nvPicPr>
                  <pic:blipFill>
                    <a:blip r:embed="rId30" cstate="print"/>
                    <a:stretch>
                      <a:fillRect/>
                    </a:stretch>
                  </pic:blipFill>
                  <pic:spPr>
                    <a:xfrm>
                      <a:off x="0" y="0"/>
                      <a:ext cx="5760720" cy="7255510"/>
                    </a:xfrm>
                    <a:prstGeom prst="rect">
                      <a:avLst/>
                    </a:prstGeom>
                  </pic:spPr>
                </pic:pic>
              </a:graphicData>
            </a:graphic>
          </wp:inline>
        </w:drawing>
      </w:r>
    </w:p>
    <w:p w:rsidR="00FE174B" w:rsidRPr="001D5212" w:rsidRDefault="00650F3F" w:rsidP="00650F3F">
      <w:pPr>
        <w:pStyle w:val="Lgende"/>
        <w:jc w:val="center"/>
        <w:rPr>
          <w:rFonts w:eastAsia="Aileron"/>
          <w:shd w:val="clear" w:color="auto" w:fill="FFFFFF"/>
        </w:rPr>
      </w:pPr>
      <w:bookmarkStart w:id="116" w:name="_Toc517734548"/>
      <w:r>
        <w:t xml:space="preserve">Figure </w:t>
      </w:r>
      <w:fldSimple w:instr=" SEQ Figure \* ARABIC ">
        <w:r w:rsidR="00DD49F7">
          <w:rPr>
            <w:noProof/>
          </w:rPr>
          <w:t>19</w:t>
        </w:r>
      </w:fldSimple>
      <w:r>
        <w:t xml:space="preserve"> : Diagramme d'activités </w:t>
      </w:r>
      <w:r w:rsidRPr="0024428A">
        <w:t xml:space="preserve"> Connexion à un utilisateur distant</w:t>
      </w:r>
      <w:bookmarkEnd w:id="116"/>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Ce diagramme englobe le cas de connexion à l’aide de l’annuaire et le cas de connexion par adresse IP en une seule vue. On a utilisé le diagramme d’activité aussi pour voir en détail la participation des composantes du système dans les activités principales (envoyer une prescription et solliciter un autre médecin) :</w:t>
      </w:r>
    </w:p>
    <w:p w:rsidR="00FE174B" w:rsidRPr="00650F3F" w:rsidRDefault="00FE174B" w:rsidP="00650F3F">
      <w:pPr>
        <w:pStyle w:val="Paragraphedeliste"/>
        <w:numPr>
          <w:ilvl w:val="0"/>
          <w:numId w:val="53"/>
        </w:numPr>
        <w:rPr>
          <w:rFonts w:eastAsia="Aileron"/>
          <w:b/>
          <w:bCs/>
          <w:u w:val="single"/>
          <w:shd w:val="clear" w:color="auto" w:fill="FFFFFF"/>
        </w:rPr>
      </w:pPr>
      <w:r w:rsidRPr="00650F3F">
        <w:rPr>
          <w:rFonts w:eastAsia="Aileron"/>
          <w:shd w:val="clear" w:color="auto" w:fill="FFFFFF"/>
        </w:rPr>
        <w:br w:type="page"/>
      </w:r>
      <w:r w:rsidRPr="00650F3F">
        <w:rPr>
          <w:rFonts w:eastAsia="Aileron"/>
          <w:b/>
          <w:bCs/>
          <w:u w:val="single"/>
          <w:shd w:val="clear" w:color="auto" w:fill="FFFFFF"/>
        </w:rPr>
        <w:lastRenderedPageBreak/>
        <w:t>Envoyer une prescription :</w:t>
      </w:r>
    </w:p>
    <w:p w:rsidR="00650F3F" w:rsidRDefault="00650F3F" w:rsidP="00650F3F">
      <w:pPr>
        <w:pStyle w:val="NormalWeb"/>
        <w:keepNext/>
        <w:shd w:val="clear" w:color="auto" w:fill="FFFFFF"/>
        <w:spacing w:beforeAutospacing="0" w:afterAutospacing="0"/>
      </w:pPr>
      <w:r>
        <w:rPr>
          <w:rFonts w:asciiTheme="minorHAnsi" w:eastAsiaTheme="minorEastAsia" w:hAnsiTheme="minorHAnsi" w:cstheme="minorBidi"/>
          <w:noProof/>
          <w:sz w:val="16"/>
          <w:szCs w:val="16"/>
        </w:rPr>
        <w:drawing>
          <wp:inline distT="0" distB="0" distL="0" distR="0">
            <wp:extent cx="5760720" cy="5515610"/>
            <wp:effectExtent l="19050" t="0" r="0" b="0"/>
            <wp:docPr id="55" name="Image 54" descr="Activity Diagram  envoyer une Prescri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envoyer une Prescription.png"/>
                    <pic:cNvPicPr/>
                  </pic:nvPicPr>
                  <pic:blipFill>
                    <a:blip r:embed="rId31" cstate="print"/>
                    <a:stretch>
                      <a:fillRect/>
                    </a:stretch>
                  </pic:blipFill>
                  <pic:spPr>
                    <a:xfrm>
                      <a:off x="0" y="0"/>
                      <a:ext cx="5760720" cy="5515610"/>
                    </a:xfrm>
                    <a:prstGeom prst="rect">
                      <a:avLst/>
                    </a:prstGeom>
                  </pic:spPr>
                </pic:pic>
              </a:graphicData>
            </a:graphic>
          </wp:inline>
        </w:drawing>
      </w:r>
    </w:p>
    <w:p w:rsidR="00650F3F" w:rsidRDefault="00650F3F" w:rsidP="00650F3F">
      <w:pPr>
        <w:pStyle w:val="Lgende"/>
        <w:jc w:val="center"/>
      </w:pPr>
      <w:bookmarkStart w:id="117" w:name="_Toc517734549"/>
      <w:r>
        <w:t xml:space="preserve">Figure </w:t>
      </w:r>
      <w:fldSimple w:instr=" SEQ Figure \* ARABIC ">
        <w:r w:rsidR="00DD49F7">
          <w:rPr>
            <w:noProof/>
          </w:rPr>
          <w:t>20</w:t>
        </w:r>
      </w:fldSimple>
      <w:r>
        <w:t xml:space="preserve"> : diagramme d’activités e</w:t>
      </w:r>
      <w:r w:rsidRPr="00817AA7">
        <w:t>nvoyer une prescription</w:t>
      </w:r>
      <w:bookmarkEnd w:id="117"/>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rPr>
          <w:rFonts w:eastAsia="Aileron"/>
          <w:shd w:val="clear" w:color="auto" w:fill="FFFFFF"/>
        </w:rPr>
      </w:pPr>
      <w:r w:rsidRPr="001D5212">
        <w:rPr>
          <w:rFonts w:eastAsia="Aileron"/>
          <w:shd w:val="clear" w:color="auto" w:fill="FFFFFF"/>
        </w:rPr>
        <w:br w:type="page"/>
      </w:r>
    </w:p>
    <w:p w:rsidR="00FE174B" w:rsidRPr="001D5212" w:rsidRDefault="00FE174B" w:rsidP="00650F3F">
      <w:pPr>
        <w:pStyle w:val="NormalWeb"/>
        <w:numPr>
          <w:ilvl w:val="0"/>
          <w:numId w:val="53"/>
        </w:numPr>
        <w:shd w:val="clear" w:color="auto" w:fill="FFFFFF"/>
        <w:spacing w:before="0" w:beforeAutospacing="0" w:after="0" w:afterAutospacing="0"/>
        <w:rPr>
          <w:rFonts w:eastAsia="Aileron"/>
          <w:b/>
          <w:bCs/>
          <w:u w:val="single"/>
          <w:shd w:val="clear" w:color="auto" w:fill="FFFFFF"/>
        </w:rPr>
      </w:pPr>
      <w:r w:rsidRPr="001D5212">
        <w:rPr>
          <w:rFonts w:eastAsia="Aileron"/>
          <w:b/>
          <w:bCs/>
          <w:u w:val="single"/>
          <w:shd w:val="clear" w:color="auto" w:fill="FFFFFF"/>
        </w:rPr>
        <w:lastRenderedPageBreak/>
        <w:t>solliciter un autre médecin:</w:t>
      </w:r>
    </w:p>
    <w:p w:rsidR="00650F3F" w:rsidRDefault="00650F3F" w:rsidP="00650F3F">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6477000"/>
            <wp:effectExtent l="19050" t="0" r="0" b="0"/>
            <wp:docPr id="56" name="Image 55" descr="Activity Diagram envoyer Sollici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envoyer Sollicitation.png"/>
                    <pic:cNvPicPr/>
                  </pic:nvPicPr>
                  <pic:blipFill>
                    <a:blip r:embed="rId32" cstate="print"/>
                    <a:stretch>
                      <a:fillRect/>
                    </a:stretch>
                  </pic:blipFill>
                  <pic:spPr>
                    <a:xfrm>
                      <a:off x="0" y="0"/>
                      <a:ext cx="5760720" cy="6477000"/>
                    </a:xfrm>
                    <a:prstGeom prst="rect">
                      <a:avLst/>
                    </a:prstGeom>
                  </pic:spPr>
                </pic:pic>
              </a:graphicData>
            </a:graphic>
          </wp:inline>
        </w:drawing>
      </w:r>
    </w:p>
    <w:p w:rsidR="00FE174B" w:rsidRPr="001D5212" w:rsidRDefault="00650F3F" w:rsidP="00650F3F">
      <w:pPr>
        <w:pStyle w:val="Lgende"/>
        <w:jc w:val="center"/>
        <w:rPr>
          <w:rFonts w:eastAsia="Aileron"/>
          <w:shd w:val="clear" w:color="auto" w:fill="FFFFFF"/>
        </w:rPr>
      </w:pPr>
      <w:bookmarkStart w:id="118" w:name="_Toc517734550"/>
      <w:r>
        <w:t xml:space="preserve">Figure </w:t>
      </w:r>
      <w:fldSimple w:instr=" SEQ Figure \* ARABIC ">
        <w:r w:rsidR="00DD49F7">
          <w:rPr>
            <w:noProof/>
          </w:rPr>
          <w:t>21</w:t>
        </w:r>
      </w:fldSimple>
      <w:r>
        <w:t xml:space="preserve"> : digramme d'activités  e</w:t>
      </w:r>
      <w:r w:rsidRPr="00EE4709">
        <w:t>nvoyer une prescription</w:t>
      </w:r>
      <w:bookmarkEnd w:id="118"/>
    </w:p>
    <w:p w:rsidR="00FE174B" w:rsidRPr="001D5212" w:rsidRDefault="00FE174B" w:rsidP="00FE174B">
      <w:pPr>
        <w:pStyle w:val="NormalWeb"/>
        <w:shd w:val="clear" w:color="auto" w:fill="FFFFFF"/>
        <w:wordWrap w:val="0"/>
        <w:spacing w:beforeAutospacing="0" w:afterAutospacing="0"/>
        <w:jc w:val="right"/>
        <w:rPr>
          <w:rFonts w:eastAsia="Aileron"/>
          <w:b/>
          <w:bCs/>
          <w:u w:val="single"/>
          <w:shd w:val="clear" w:color="auto" w:fill="FFFFFF"/>
        </w:rPr>
      </w:pPr>
    </w:p>
    <w:p w:rsidR="00FE174B" w:rsidRPr="001D5212" w:rsidRDefault="00FE174B" w:rsidP="00FE174B">
      <w:pPr>
        <w:rPr>
          <w:rFonts w:eastAsia="Aileron"/>
          <w:b/>
          <w:bCs/>
          <w:u w:val="single"/>
          <w:shd w:val="clear" w:color="auto" w:fill="FFFFFF"/>
        </w:rPr>
      </w:pPr>
      <w:r w:rsidRPr="001D5212">
        <w:rPr>
          <w:rFonts w:eastAsia="Aileron"/>
          <w:b/>
          <w:bCs/>
          <w:u w:val="single"/>
          <w:shd w:val="clear" w:color="auto" w:fill="FFFFFF"/>
        </w:rPr>
        <w:br w:type="page"/>
      </w:r>
    </w:p>
    <w:p w:rsidR="00FE174B" w:rsidRPr="0017453A" w:rsidRDefault="005E483A" w:rsidP="00535836">
      <w:pPr>
        <w:pStyle w:val="Titreniveau1"/>
      </w:pPr>
      <w:bookmarkStart w:id="119" w:name="_Toc517734734"/>
      <w:r>
        <w:lastRenderedPageBreak/>
        <w:t>3.</w:t>
      </w:r>
      <w:r w:rsidR="00535836">
        <w:t>3</w:t>
      </w:r>
      <w:r>
        <w:t xml:space="preserve">.6) </w:t>
      </w:r>
      <w:r w:rsidR="00FE174B" w:rsidRPr="0017453A">
        <w:t>Diagramme de déploiement :</w:t>
      </w:r>
      <w:bookmarkEnd w:id="119"/>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650F3F" w:rsidRDefault="00650F3F" w:rsidP="00650F3F">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4728210"/>
            <wp:effectExtent l="19050" t="0" r="0" b="0"/>
            <wp:docPr id="57" name="Image 56" descr="Deploymen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 Diagram.png"/>
                    <pic:cNvPicPr/>
                  </pic:nvPicPr>
                  <pic:blipFill>
                    <a:blip r:embed="rId33" cstate="print"/>
                    <a:stretch>
                      <a:fillRect/>
                    </a:stretch>
                  </pic:blipFill>
                  <pic:spPr>
                    <a:xfrm>
                      <a:off x="0" y="0"/>
                      <a:ext cx="5760720" cy="4728210"/>
                    </a:xfrm>
                    <a:prstGeom prst="rect">
                      <a:avLst/>
                    </a:prstGeom>
                  </pic:spPr>
                </pic:pic>
              </a:graphicData>
            </a:graphic>
          </wp:inline>
        </w:drawing>
      </w:r>
    </w:p>
    <w:p w:rsidR="00FE174B" w:rsidRPr="001D5212" w:rsidRDefault="00650F3F" w:rsidP="00650F3F">
      <w:pPr>
        <w:pStyle w:val="Lgende"/>
        <w:jc w:val="center"/>
        <w:rPr>
          <w:rFonts w:eastAsia="Aileron"/>
          <w:shd w:val="clear" w:color="auto" w:fill="FFFFFF"/>
        </w:rPr>
      </w:pPr>
      <w:bookmarkStart w:id="120" w:name="_Toc517734551"/>
      <w:r>
        <w:t xml:space="preserve">Figure </w:t>
      </w:r>
      <w:fldSimple w:instr=" SEQ Figure \* ARABIC ">
        <w:r w:rsidR="00DD49F7">
          <w:rPr>
            <w:noProof/>
          </w:rPr>
          <w:t>22</w:t>
        </w:r>
      </w:fldSimple>
      <w:r>
        <w:t>: Diagramme de déploiement RMI</w:t>
      </w:r>
      <w:bookmarkEnd w:id="120"/>
    </w:p>
    <w:p w:rsidR="00FE174B" w:rsidRDefault="00FE174B" w:rsidP="00FE174B">
      <w:pPr>
        <w:pStyle w:val="NormalWeb"/>
        <w:shd w:val="clear" w:color="auto" w:fill="FFFFFF"/>
        <w:spacing w:beforeAutospacing="0" w:afterAutospacing="0"/>
        <w:rPr>
          <w:rFonts w:eastAsia="Aileron"/>
          <w:b/>
          <w:bCs/>
          <w:u w:val="single"/>
          <w:shd w:val="clear" w:color="auto" w:fill="FFFFFF"/>
        </w:rPr>
      </w:pPr>
    </w:p>
    <w:p w:rsidR="00622BCD" w:rsidRPr="0017453A" w:rsidRDefault="005E483A" w:rsidP="00535836">
      <w:pPr>
        <w:pStyle w:val="Titreniveau1"/>
      </w:pPr>
      <w:bookmarkStart w:id="121" w:name="_Toc517734735"/>
      <w:r>
        <w:t>3.</w:t>
      </w:r>
      <w:r w:rsidR="00535836">
        <w:t>3</w:t>
      </w:r>
      <w:r>
        <w:t xml:space="preserve">.7) </w:t>
      </w:r>
      <w:r w:rsidR="00622BCD" w:rsidRPr="0017453A">
        <w:t xml:space="preserve">Remarque sur la </w:t>
      </w:r>
      <w:r w:rsidR="00650F3F" w:rsidRPr="0017453A">
        <w:t>concurrence</w:t>
      </w:r>
      <w:r w:rsidR="00622BCD" w:rsidRPr="0017453A">
        <w:t> :</w:t>
      </w:r>
      <w:bookmarkEnd w:id="121"/>
    </w:p>
    <w:p w:rsidR="00622BCD" w:rsidRDefault="00622BCD" w:rsidP="000841DF">
      <w:pPr>
        <w:pStyle w:val="NormalWeb"/>
        <w:shd w:val="clear" w:color="auto" w:fill="FFFFFF"/>
        <w:spacing w:beforeAutospacing="0" w:afterAutospacing="0"/>
        <w:rPr>
          <w:rFonts w:eastAsia="Aileron"/>
          <w:shd w:val="clear" w:color="auto" w:fill="FFFFFF"/>
        </w:rPr>
      </w:pPr>
      <w:r w:rsidRPr="00A668F2">
        <w:rPr>
          <w:rFonts w:eastAsia="Aileron"/>
          <w:shd w:val="clear" w:color="auto" w:fill="FFFFFF"/>
        </w:rPr>
        <w:t xml:space="preserve">La concurrence est présente dans tous les environnements informatiques modernes; partout où il y a plusieurs threads d'opération. Dans </w:t>
      </w:r>
      <w:r>
        <w:rPr>
          <w:rFonts w:eastAsia="Aileron"/>
          <w:shd w:val="clear" w:color="auto" w:fill="FFFFFF"/>
        </w:rPr>
        <w:t>ce</w:t>
      </w:r>
      <w:r w:rsidRPr="00A668F2">
        <w:rPr>
          <w:rFonts w:eastAsia="Aileron"/>
          <w:shd w:val="clear" w:color="auto" w:fill="FFFFFF"/>
        </w:rPr>
        <w:t xml:space="preserve"> cas, le système lui-même est dit concurrent car il peut exécuter plusieurs pr</w:t>
      </w:r>
      <w:r>
        <w:rPr>
          <w:rFonts w:eastAsia="Aileron"/>
          <w:shd w:val="clear" w:color="auto" w:fill="FFFFFF"/>
        </w:rPr>
        <w:t>ogrammes. Comme le dit Dijkstra «</w:t>
      </w:r>
      <w:r w:rsidRPr="006B35B4">
        <w:rPr>
          <w:rFonts w:eastAsia="Aileron"/>
          <w:shd w:val="clear" w:color="auto" w:fill="FFFFFF"/>
        </w:rPr>
        <w:t xml:space="preserve">La </w:t>
      </w:r>
      <w:r>
        <w:rPr>
          <w:rFonts w:eastAsia="Aileron"/>
          <w:shd w:val="clear" w:color="auto" w:fill="FFFFFF"/>
        </w:rPr>
        <w:t>concurrence</w:t>
      </w:r>
      <w:r w:rsidRPr="006B35B4">
        <w:rPr>
          <w:rFonts w:eastAsia="Aileron"/>
          <w:shd w:val="clear" w:color="auto" w:fill="FFFFFF"/>
        </w:rPr>
        <w:t xml:space="preserve"> se produit lorsque deux ou plusieurs flux d'exécution peuvent s'exécuter simultanément</w:t>
      </w:r>
      <w:r>
        <w:rPr>
          <w:rFonts w:eastAsia="Aileron"/>
          <w:shd w:val="clear" w:color="auto" w:fill="FFFFFF"/>
        </w:rPr>
        <w:t> »</w:t>
      </w:r>
      <w:r w:rsidR="008B6E02">
        <w:rPr>
          <w:rFonts w:eastAsia="Aileron"/>
          <w:shd w:val="clear" w:color="auto" w:fill="FFFFFF"/>
        </w:rPr>
        <w:fldChar w:fldCharType="begin"/>
      </w:r>
      <w:r w:rsidR="00D43761">
        <w:rPr>
          <w:rFonts w:eastAsia="Aileron"/>
          <w:shd w:val="clear" w:color="auto" w:fill="FFFFFF"/>
        </w:rPr>
        <w:instrText xml:space="preserve"> ADDIN ZOTERO_ITEM CSL_CITATION {"citationID":"lhtMhmO1","properties":{"formattedCitation":"[26]","plainCitation":"[26]","noteIndex":0},"citationItems":[{"id":126,"uris":["http://zotero.org/users/4740593/items/JBB2PTQC"],"uri":["http://zotero.org/users/4740593/items/JBB2PTQC"],"itemData":{"id":126,"type":"article-journal","title":"Co-operating Sequential Processes","author":[{"literal":"Djikstra, E. W"}]}}],"schema":"https://github.com/citation-style-language/schema/raw/master/csl-citation.json"} </w:instrText>
      </w:r>
      <w:r w:rsidR="008B6E02">
        <w:rPr>
          <w:rFonts w:eastAsia="Aileron"/>
          <w:shd w:val="clear" w:color="auto" w:fill="FFFFFF"/>
        </w:rPr>
        <w:fldChar w:fldCharType="separate"/>
      </w:r>
      <w:r w:rsidR="00D43761" w:rsidRPr="00D43761">
        <w:rPr>
          <w:rFonts w:eastAsia="Aileron"/>
        </w:rPr>
        <w:t>[26]</w:t>
      </w:r>
      <w:r w:rsidR="008B6E02">
        <w:rPr>
          <w:rFonts w:eastAsia="Aileron"/>
          <w:shd w:val="clear" w:color="auto" w:fill="FFFFFF"/>
        </w:rPr>
        <w:fldChar w:fldCharType="end"/>
      </w:r>
      <w:r w:rsidRPr="001D5212">
        <w:rPr>
          <w:rFonts w:eastAsia="Aileron"/>
          <w:shd w:val="clear" w:color="auto" w:fill="FFFFFF"/>
        </w:rPr>
        <w:t xml:space="preserve"> </w:t>
      </w:r>
      <w:r w:rsidR="008B6E02">
        <w:rPr>
          <w:rFonts w:eastAsia="Aileron"/>
          <w:shd w:val="clear" w:color="auto" w:fill="FFFFFF"/>
        </w:rPr>
        <w:fldChar w:fldCharType="begin"/>
      </w:r>
      <w:r w:rsidR="00D43761">
        <w:rPr>
          <w:rFonts w:eastAsia="Aileron"/>
          <w:shd w:val="clear" w:color="auto" w:fill="FFFFFF"/>
        </w:rPr>
        <w:instrText xml:space="preserve"> ADDIN ZOTERO_ITEM CSL_CITATION {"citationID":"codye28h","properties":{"formattedCitation":"[27]","plainCitation":"[27]","noteIndex":0},"citationItems":[{"id":123,"uris":["http://zotero.org/users/4740593/items/SRYR5L6C"],"uri":["http://zotero.org/users/4740593/items/SRYR5L6C"],"itemData":{"id":123,"type":"article-journal","title":"Multi-Role Health Services Users In A Wireless Environment","container-title":"Software Engineering","page":"171","source":"Zotero","language":"en","author":[{"family":"Boag","given":"James Thomas"}],"issued":{"date-parts":[["2006"]]}}}],"schema":"https://github.com/citation-style-language/schema/raw/master/csl-citation.json"} </w:instrText>
      </w:r>
      <w:r w:rsidR="008B6E02">
        <w:rPr>
          <w:rFonts w:eastAsia="Aileron"/>
          <w:shd w:val="clear" w:color="auto" w:fill="FFFFFF"/>
        </w:rPr>
        <w:fldChar w:fldCharType="separate"/>
      </w:r>
      <w:r w:rsidR="00D43761" w:rsidRPr="00D43761">
        <w:rPr>
          <w:rFonts w:eastAsia="Aileron"/>
        </w:rPr>
        <w:t>[27]</w:t>
      </w:r>
      <w:r w:rsidR="008B6E02">
        <w:rPr>
          <w:rFonts w:eastAsia="Aileron"/>
          <w:shd w:val="clear" w:color="auto" w:fill="FFFFFF"/>
        </w:rPr>
        <w:fldChar w:fldCharType="end"/>
      </w:r>
      <w:r>
        <w:rPr>
          <w:rFonts w:eastAsia="Aileron"/>
          <w:shd w:val="clear" w:color="auto" w:fill="FFFFFF"/>
        </w:rPr>
        <w:t xml:space="preserve">, dans ce contexte </w:t>
      </w:r>
      <w:r w:rsidRPr="001D5212">
        <w:rPr>
          <w:rFonts w:eastAsia="Aileron"/>
          <w:shd w:val="clear" w:color="auto" w:fill="FFFFFF"/>
        </w:rPr>
        <w:t>le développeur se trouve confronté au problème de concurrence</w:t>
      </w:r>
      <w:r>
        <w:rPr>
          <w:rFonts w:eastAsia="Aileron"/>
          <w:shd w:val="clear" w:color="auto" w:fill="FFFFFF"/>
        </w:rPr>
        <w:t> </w:t>
      </w:r>
      <w:r w:rsidRPr="001D5212">
        <w:rPr>
          <w:rFonts w:eastAsia="Aileron"/>
          <w:shd w:val="clear" w:color="auto" w:fill="FFFFFF"/>
        </w:rPr>
        <w:t xml:space="preserve">dans les applications de type distribué. Du fait que l’exécution parallèle des traitements est le cas le </w:t>
      </w:r>
      <w:r w:rsidRPr="001D5212">
        <w:rPr>
          <w:rFonts w:eastAsia="Aileron"/>
          <w:shd w:val="clear" w:color="auto" w:fill="FFFFFF"/>
        </w:rPr>
        <w:lastRenderedPageBreak/>
        <w:t>plus courant,</w:t>
      </w:r>
      <w:r>
        <w:rPr>
          <w:rFonts w:eastAsia="Aileron"/>
          <w:shd w:val="clear" w:color="auto" w:fill="FFFFFF"/>
        </w:rPr>
        <w:t xml:space="preserve"> en effet la</w:t>
      </w:r>
      <w:r w:rsidRPr="001D5212">
        <w:rPr>
          <w:rFonts w:eastAsia="Aileron"/>
          <w:shd w:val="clear" w:color="auto" w:fill="FFFFFF"/>
        </w:rPr>
        <w:t xml:space="preserve"> tache de détection et de résoudre des problèmes de concurrence </w:t>
      </w:r>
      <w:r w:rsidR="009A336A">
        <w:rPr>
          <w:rFonts w:eastAsia="Aileron"/>
          <w:shd w:val="clear" w:color="auto" w:fill="FFFFFF"/>
        </w:rPr>
        <w:t xml:space="preserve">dans RMI se fait par les fonction de JAVA a savoir : </w:t>
      </w:r>
      <w:r w:rsidR="005945B3" w:rsidRPr="005945B3">
        <w:rPr>
          <w:rFonts w:eastAsia="Aileron"/>
          <w:shd w:val="clear" w:color="auto" w:fill="FFFFFF"/>
        </w:rPr>
        <w:t xml:space="preserve">synchronized </w:t>
      </w:r>
      <w:r w:rsidR="009A336A">
        <w:rPr>
          <w:rFonts w:eastAsia="Aileron"/>
          <w:shd w:val="clear" w:color="auto" w:fill="FFFFFF"/>
        </w:rPr>
        <w:t xml:space="preserve">et wait .. etc, </w:t>
      </w:r>
      <w:r w:rsidR="001F7D20">
        <w:rPr>
          <w:rFonts w:eastAsia="Aileron"/>
          <w:shd w:val="clear" w:color="auto" w:fill="FFFFFF"/>
        </w:rPr>
        <w:t xml:space="preserve">en peut dire que </w:t>
      </w:r>
      <w:r w:rsidR="009A336A">
        <w:rPr>
          <w:rFonts w:eastAsia="Aileron"/>
          <w:shd w:val="clear" w:color="auto" w:fill="FFFFFF"/>
        </w:rPr>
        <w:t xml:space="preserve">ce mécanisme </w:t>
      </w:r>
      <w:r w:rsidRPr="001D5212">
        <w:rPr>
          <w:rFonts w:eastAsia="Aileron"/>
          <w:shd w:val="clear" w:color="auto" w:fill="FFFFFF"/>
        </w:rPr>
        <w:t>est très difficile dans la plupart des cas</w:t>
      </w:r>
      <w:r w:rsidR="008B6E02">
        <w:rPr>
          <w:rFonts w:eastAsia="Aileron"/>
          <w:shd w:val="clear" w:color="auto" w:fill="FFFFFF"/>
        </w:rPr>
        <w:fldChar w:fldCharType="begin"/>
      </w:r>
      <w:r w:rsidR="000841DF">
        <w:rPr>
          <w:rFonts w:eastAsia="Aileron"/>
          <w:shd w:val="clear" w:color="auto" w:fill="FFFFFF"/>
        </w:rPr>
        <w:instrText xml:space="preserve"> ADDIN ZOTERO_ITEM CSL_CITATION {"citationID":"0SscJezf","properties":{"formattedCitation":"[1]","plainCitation":"[1]","noteIndex":0},"citationItems":[{"id":54,"uris":["http://zotero.org/users/4740593/items/C9IT6ISN"],"uri":["http://zotero.org/users/4740593/items/C9IT6ISN"],"itemData":{"id":54,"type":"webpage","title":"CSP for Java programmers, Part 1","abstract":"While the constructs of multithreaded application programming in the Java language aren't difficult to learn, many developers struggle with applying them correctly. As a result, multithreaded programs are often far more prone to subtle errors than we would like them to be, leading some developers to avoid them at all costs, even when concurrency and parallelism would clearly yield the most elegant design. In this three-part article, regular developerWorks contributor Abhijit Belapurkar sets you on the path to overcoming your fear of multithreaded programming for good, starting here with an overview of the most common issues involved: race hazards, deadlocks, livelocks, resource starvation, and more.","URL":"http://www.ibm.com/developerworks/library/j-csp1/index.html","language":"en","issued":{"date-parts":[["2005",6,21]]},"accessed":{"date-parts":[["2018",6,17]]}}}],"schema":"https://github.com/citation-style-language/schema/raw/master/csl-citation.json"} </w:instrText>
      </w:r>
      <w:r w:rsidR="008B6E02">
        <w:rPr>
          <w:rFonts w:eastAsia="Aileron"/>
          <w:shd w:val="clear" w:color="auto" w:fill="FFFFFF"/>
        </w:rPr>
        <w:fldChar w:fldCharType="separate"/>
      </w:r>
      <w:r w:rsidR="000841DF" w:rsidRPr="000841DF">
        <w:rPr>
          <w:rFonts w:eastAsia="Aileron"/>
        </w:rPr>
        <w:t>[1]</w:t>
      </w:r>
      <w:r w:rsidR="008B6E02">
        <w:rPr>
          <w:rFonts w:eastAsia="Aileron"/>
          <w:shd w:val="clear" w:color="auto" w:fill="FFFFFF"/>
        </w:rPr>
        <w:fldChar w:fldCharType="end"/>
      </w:r>
      <w:r w:rsidRPr="001D5212">
        <w:rPr>
          <w:rFonts w:eastAsia="Aileron"/>
          <w:shd w:val="clear" w:color="auto" w:fill="FFFFFF"/>
        </w:rPr>
        <w:t xml:space="preserve">. </w:t>
      </w:r>
    </w:p>
    <w:p w:rsidR="00FE174B" w:rsidRPr="0017453A" w:rsidRDefault="005E483A" w:rsidP="00535836">
      <w:pPr>
        <w:pStyle w:val="Titreniveau1"/>
      </w:pPr>
      <w:bookmarkStart w:id="122" w:name="_Toc517734736"/>
      <w:r>
        <w:t>3.</w:t>
      </w:r>
      <w:r w:rsidR="00535836">
        <w:t>3</w:t>
      </w:r>
      <w:r>
        <w:t xml:space="preserve">.8) </w:t>
      </w:r>
      <w:r w:rsidR="00FE174B" w:rsidRPr="0017453A">
        <w:t xml:space="preserve"> Conclusion</w:t>
      </w:r>
      <w:r w:rsidR="0050221C" w:rsidRPr="0017453A">
        <w:t xml:space="preserve"> de </w:t>
      </w:r>
      <w:r w:rsidR="00BC356E">
        <w:t>la conception de l’application en utilisant RMI</w:t>
      </w:r>
      <w:r w:rsidR="0050221C" w:rsidRPr="0017453A">
        <w:t xml:space="preserve"> </w:t>
      </w:r>
      <w:r w:rsidR="00FE174B" w:rsidRPr="0017453A">
        <w:t>:</w:t>
      </w:r>
      <w:bookmarkEnd w:id="122"/>
    </w:p>
    <w:p w:rsidR="00BC356E" w:rsidRDefault="00BC356E" w:rsidP="00BC356E">
      <w:pPr>
        <w:pStyle w:val="NormalWeb"/>
        <w:shd w:val="clear" w:color="auto" w:fill="FFFFFF"/>
        <w:spacing w:beforeAutospacing="0" w:afterAutospacing="0"/>
        <w:rPr>
          <w:rFonts w:eastAsia="Aileron"/>
          <w:shd w:val="clear" w:color="auto" w:fill="FFFFFF"/>
        </w:rPr>
      </w:pPr>
      <w:r>
        <w:rPr>
          <w:rFonts w:eastAsia="Aileron"/>
          <w:shd w:val="clear" w:color="auto" w:fill="FFFFFF"/>
        </w:rPr>
        <w:t>Dans cette section en a détailler la conception de l’application MiniISante avec UML en prennent en confédération RMI comme technologie d’implémentation.</w:t>
      </w:r>
    </w:p>
    <w:p w:rsidR="00FE174B" w:rsidRPr="001D5212" w:rsidRDefault="00FE174B" w:rsidP="00BC356E">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Au cours de conception de l’application avec RMI, on a trouvé que le processus de développement et de conception est facile, puisque RMI n’est qu’une extension distribuée du paradigme orienté objet (qui nous </w:t>
      </w:r>
      <w:r w:rsidR="00973B55">
        <w:rPr>
          <w:rFonts w:eastAsia="Aileron"/>
          <w:shd w:val="clear" w:color="auto" w:fill="FFFFFF"/>
        </w:rPr>
        <w:t>connussions</w:t>
      </w:r>
      <w:r w:rsidRPr="001D5212">
        <w:rPr>
          <w:rFonts w:eastAsia="Aileron"/>
          <w:shd w:val="clear" w:color="auto" w:fill="FFFFFF"/>
        </w:rPr>
        <w:t xml:space="preserve"> auparavant).</w:t>
      </w:r>
    </w:p>
    <w:p w:rsidR="00FE174B"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La conception se fait convenablement avec UML, du fait que UML est à la base est un formalisme oriente objet.</w:t>
      </w:r>
    </w:p>
    <w:p w:rsidR="009A336A" w:rsidRDefault="009A336A" w:rsidP="000B002D">
      <w:pPr>
        <w:pStyle w:val="NormalWeb"/>
        <w:shd w:val="clear" w:color="auto" w:fill="FFFFFF"/>
        <w:spacing w:beforeAutospacing="0" w:afterAutospacing="0"/>
        <w:rPr>
          <w:rFonts w:eastAsia="Aileron"/>
          <w:shd w:val="clear" w:color="auto" w:fill="FFFFFF"/>
        </w:rPr>
      </w:pPr>
      <w:r>
        <w:rPr>
          <w:rFonts w:eastAsia="Aileron"/>
          <w:shd w:val="clear" w:color="auto" w:fill="FFFFFF"/>
        </w:rPr>
        <w:t>Cependant RMI comme d’autre API</w:t>
      </w:r>
      <w:r w:rsidR="00E503EB">
        <w:rPr>
          <w:rFonts w:eastAsia="Aileron"/>
          <w:shd w:val="clear" w:color="auto" w:fill="FFFFFF"/>
        </w:rPr>
        <w:t xml:space="preserve"> Java, n’a pas de modèle de gestion de la concurrence efficace</w:t>
      </w:r>
      <w:r w:rsidR="001F7D20">
        <w:rPr>
          <w:rFonts w:eastAsia="Aileron"/>
          <w:shd w:val="clear" w:color="auto" w:fill="FFFFFF"/>
        </w:rPr>
        <w:t>.</w:t>
      </w:r>
      <w:r w:rsidR="0050221C">
        <w:rPr>
          <w:rFonts w:eastAsia="Aileron"/>
          <w:shd w:val="clear" w:color="auto" w:fill="FFFFFF"/>
        </w:rPr>
        <w:t xml:space="preserve"> elle utilise les primitive standard de java a savoir </w:t>
      </w:r>
      <w:r w:rsidR="000B002D" w:rsidRPr="000B002D">
        <w:rPr>
          <w:rFonts w:eastAsia="Aileron"/>
          <w:shd w:val="clear" w:color="auto" w:fill="FFFFFF"/>
        </w:rPr>
        <w:t xml:space="preserve">synchronized </w:t>
      </w:r>
      <w:r w:rsidR="0050221C">
        <w:rPr>
          <w:rFonts w:eastAsia="Aileron"/>
          <w:shd w:val="clear" w:color="auto" w:fill="FFFFFF"/>
        </w:rPr>
        <w:t>et wait .. etc</w:t>
      </w:r>
      <w:r>
        <w:rPr>
          <w:rFonts w:eastAsia="Aileron"/>
          <w:shd w:val="clear" w:color="auto" w:fill="FFFFFF"/>
        </w:rPr>
        <w:t>.</w:t>
      </w:r>
    </w:p>
    <w:p w:rsidR="00A668F2" w:rsidRPr="001D5212" w:rsidRDefault="00A668F2" w:rsidP="00A668F2">
      <w:pPr>
        <w:pStyle w:val="NormalWeb"/>
        <w:shd w:val="clear" w:color="auto" w:fill="FFFFFF"/>
        <w:spacing w:beforeAutospacing="0" w:afterAutospacing="0"/>
        <w:rPr>
          <w:rFonts w:eastAsia="Aileron"/>
          <w:shd w:val="clear" w:color="auto" w:fill="FFFFFF"/>
        </w:rPr>
      </w:pPr>
      <w:r>
        <w:rPr>
          <w:rFonts w:eastAsia="Aileron"/>
          <w:shd w:val="clear" w:color="auto" w:fill="FFFFFF"/>
        </w:rPr>
        <w:t>Dans se qui suit en va essayer de faire la conception en utilisent JCSP.net, pour avoir un vue claire sur l’apporte de chaque API de point de vue conceptuelle.</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351E3F" w:rsidRDefault="00351E3F">
      <w:pPr>
        <w:rPr>
          <w:rFonts w:ascii="Arial" w:hAnsi="Arial" w:cs="Arial"/>
          <w:b/>
          <w:bCs/>
          <w:color w:val="943634"/>
          <w:kern w:val="32"/>
          <w:sz w:val="52"/>
          <w:szCs w:val="32"/>
        </w:rPr>
      </w:pPr>
      <w:r>
        <w:br w:type="page"/>
      </w:r>
    </w:p>
    <w:p w:rsidR="00FE174B" w:rsidRPr="007C72CD" w:rsidRDefault="00351E3F" w:rsidP="00535836">
      <w:pPr>
        <w:pStyle w:val="Titreniveau1"/>
      </w:pPr>
      <w:bookmarkStart w:id="123" w:name="_Toc517734737"/>
      <w:r>
        <w:lastRenderedPageBreak/>
        <w:t>3.</w:t>
      </w:r>
      <w:r w:rsidR="00535836">
        <w:t>4</w:t>
      </w:r>
      <w:r>
        <w:t xml:space="preserve">) </w:t>
      </w:r>
      <w:r w:rsidR="00FE174B" w:rsidRPr="007C72CD">
        <w:t>Conception de l’application par la technologie JCSP.net</w:t>
      </w:r>
      <w:bookmarkEnd w:id="123"/>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Le diagramme des cas d’utilisation est, en fait, le même que celui présenté pour l’application réalisée avec RMI. Cependant, la description des cas d’utilisation ainsi que les diagrammes de séquences sont différents. On les présentera ci-après, mais on commencera d’abord par présenter le diagramme de classe étant donné que la philosophie de conception d’une application basée sur JCSP.net est un peu particulière.</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7C72CD" w:rsidRDefault="00FE174B" w:rsidP="00535836">
      <w:pPr>
        <w:pStyle w:val="Titreniveau1"/>
      </w:pPr>
      <w:bookmarkStart w:id="124" w:name="_Toc517734738"/>
      <w:r w:rsidRPr="007C72CD">
        <w:t>3.</w:t>
      </w:r>
      <w:r w:rsidR="00535836">
        <w:t>4</w:t>
      </w:r>
      <w:r w:rsidR="002A3BA0" w:rsidRPr="007C72CD">
        <w:t>.1</w:t>
      </w:r>
      <w:r w:rsidRPr="007C72CD">
        <w:t>) Diagramme de classe :</w:t>
      </w:r>
      <w:bookmarkEnd w:id="124"/>
    </w:p>
    <w:p w:rsidR="000B002D" w:rsidRDefault="000B002D" w:rsidP="000B002D">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4090670"/>
            <wp:effectExtent l="19050" t="0" r="0" b="0"/>
            <wp:docPr id="58" name="Image 57" descr="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png"/>
                    <pic:cNvPicPr/>
                  </pic:nvPicPr>
                  <pic:blipFill>
                    <a:blip r:embed="rId34" cstate="print"/>
                    <a:stretch>
                      <a:fillRect/>
                    </a:stretch>
                  </pic:blipFill>
                  <pic:spPr>
                    <a:xfrm>
                      <a:off x="0" y="0"/>
                      <a:ext cx="5760720" cy="4090670"/>
                    </a:xfrm>
                    <a:prstGeom prst="rect">
                      <a:avLst/>
                    </a:prstGeom>
                  </pic:spPr>
                </pic:pic>
              </a:graphicData>
            </a:graphic>
          </wp:inline>
        </w:drawing>
      </w:r>
    </w:p>
    <w:p w:rsidR="00FE174B" w:rsidRPr="001D5212" w:rsidRDefault="000B002D" w:rsidP="000B002D">
      <w:pPr>
        <w:pStyle w:val="Lgende"/>
        <w:jc w:val="center"/>
        <w:rPr>
          <w:rFonts w:eastAsia="Aileron"/>
          <w:shd w:val="clear" w:color="auto" w:fill="FFFFFF"/>
        </w:rPr>
      </w:pPr>
      <w:bookmarkStart w:id="125" w:name="_Toc517734552"/>
      <w:r>
        <w:t xml:space="preserve">Figure </w:t>
      </w:r>
      <w:fldSimple w:instr=" SEQ Figure \* ARABIC ">
        <w:r w:rsidR="00DD49F7">
          <w:rPr>
            <w:noProof/>
          </w:rPr>
          <w:t>23</w:t>
        </w:r>
      </w:fldSimple>
      <w:r>
        <w:t xml:space="preserve"> : Diagramme de classe de l'application avec JCSP</w:t>
      </w:r>
      <w:bookmarkEnd w:id="125"/>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Les classes de base sont NetworkingMiniISante pour l’application des clients et NetworkingAnnuaire pour l’annuaire. Ces deux classes représentent la logique de communication du système. Chaque classe implémente l’interface CSProcess. </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6E1519">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lastRenderedPageBreak/>
        <w:t xml:space="preserve">Pour faire communiquer ces deux classes entre elles, on utilise des canaux de la manière suivante : on envoie un objet (de type Message2Send pour </w:t>
      </w:r>
      <w:r w:rsidR="006E1519" w:rsidRPr="001D5212">
        <w:rPr>
          <w:rFonts w:eastAsia="Aileron"/>
          <w:shd w:val="clear" w:color="auto" w:fill="FFFFFF"/>
        </w:rPr>
        <w:t>les clients</w:t>
      </w:r>
      <w:r w:rsidRPr="001D5212">
        <w:rPr>
          <w:rFonts w:eastAsia="Aileron"/>
          <w:shd w:val="clear" w:color="auto" w:fill="FFFFFF"/>
        </w:rPr>
        <w:t xml:space="preserve"> entre eux, et Contacte2Send pour le</w:t>
      </w:r>
      <w:r w:rsidR="006E1519">
        <w:rPr>
          <w:rFonts w:eastAsia="Aileron"/>
          <w:shd w:val="clear" w:color="auto" w:fill="FFFFFF"/>
        </w:rPr>
        <w:t>s</w:t>
      </w:r>
      <w:r w:rsidRPr="001D5212">
        <w:rPr>
          <w:rFonts w:eastAsia="Aileron"/>
          <w:shd w:val="clear" w:color="auto" w:fill="FFFFFF"/>
        </w:rPr>
        <w:t xml:space="preserve"> client</w:t>
      </w:r>
      <w:r w:rsidR="006E1519">
        <w:rPr>
          <w:rFonts w:eastAsia="Aileron"/>
          <w:shd w:val="clear" w:color="auto" w:fill="FFFFFF"/>
        </w:rPr>
        <w:t>s</w:t>
      </w:r>
      <w:r w:rsidRPr="001D5212">
        <w:rPr>
          <w:rFonts w:eastAsia="Aileron"/>
          <w:shd w:val="clear" w:color="auto" w:fill="FFFFFF"/>
        </w:rPr>
        <w:t xml:space="preserve"> </w:t>
      </w:r>
      <w:r w:rsidR="006E1519">
        <w:rPr>
          <w:rFonts w:eastAsia="Aileron"/>
          <w:shd w:val="clear" w:color="auto" w:fill="FFFFFF"/>
        </w:rPr>
        <w:t>avec</w:t>
      </w:r>
      <w:r w:rsidRPr="001D5212">
        <w:rPr>
          <w:rFonts w:eastAsia="Aileron"/>
          <w:shd w:val="clear" w:color="auto" w:fill="FFFFFF"/>
        </w:rPr>
        <w:t xml:space="preserve"> l’annuaire). De l’autre bout d’un canal, le message reçu est traité, s’il y a un résultat à retourner alors on il est envoyé.</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La classe StarterCNS est une classe facultative dans la version JCSP.net2 qui lance le serveur CNS pour créer un canal de façon plus facile, au cas où on ne voudrait pas manipuler les adresses IP, les ports et les numéros virtuel, ce qui est une source des erreurs d’adressage.</w:t>
      </w:r>
    </w:p>
    <w:p w:rsidR="009837AF" w:rsidRPr="001D5212" w:rsidRDefault="009837AF" w:rsidP="009837AF">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 xml:space="preserve">Remarque : </w:t>
      </w:r>
      <w:r w:rsidRPr="001D5212">
        <w:rPr>
          <w:rFonts w:eastAsia="Aileron"/>
          <w:shd w:val="clear" w:color="auto" w:fill="FFFFFF"/>
        </w:rPr>
        <w:t>en RMI, la communication se fait par un simple appel de méthode. On peut alors dire que RMI facilite l’échange des données</w:t>
      </w:r>
      <w:r>
        <w:rPr>
          <w:rFonts w:eastAsia="Aileron"/>
          <w:shd w:val="clear" w:color="auto" w:fill="FFFFFF"/>
        </w:rPr>
        <w:t xml:space="preserve"> en cachant l’aspect technique,</w:t>
      </w:r>
      <w:r w:rsidRPr="001D5212">
        <w:rPr>
          <w:rFonts w:eastAsia="Aileron"/>
          <w:shd w:val="clear" w:color="auto" w:fill="FFFFFF"/>
        </w:rPr>
        <w:t xml:space="preserve"> a savoir : la réception de message et la détection de type de traitement à exécuter et le retour des résultats </w:t>
      </w:r>
      <w:r>
        <w:rPr>
          <w:rFonts w:eastAsia="Aileron"/>
          <w:shd w:val="clear" w:color="auto" w:fill="FFFFFF"/>
        </w:rPr>
        <w:t xml:space="preserve">qui sont présent dans l’API </w:t>
      </w:r>
      <w:r w:rsidRPr="001D5212">
        <w:rPr>
          <w:rFonts w:eastAsia="Aileron"/>
          <w:shd w:val="clear" w:color="auto" w:fill="FFFFFF"/>
        </w:rPr>
        <w:t>JCSP</w:t>
      </w:r>
      <w:r>
        <w:rPr>
          <w:rFonts w:eastAsia="Aileron"/>
          <w:shd w:val="clear" w:color="auto" w:fill="FFFFFF"/>
        </w:rPr>
        <w:t>.net</w:t>
      </w:r>
      <w:r w:rsidRPr="001D5212">
        <w:rPr>
          <w:rFonts w:eastAsia="Aileron"/>
          <w:shd w:val="clear" w:color="auto" w:fill="FFFFFF"/>
        </w:rPr>
        <w:t>.</w:t>
      </w:r>
    </w:p>
    <w:p w:rsidR="009837AF" w:rsidRDefault="009837AF" w:rsidP="009837AF">
      <w:pPr>
        <w:pStyle w:val="NormalWeb"/>
        <w:shd w:val="clear" w:color="auto" w:fill="FFFFFF"/>
        <w:spacing w:beforeAutospacing="0" w:afterAutospacing="0"/>
        <w:rPr>
          <w:rFonts w:eastAsia="Aileron"/>
          <w:shd w:val="clear" w:color="auto" w:fill="FFFFFF"/>
        </w:rPr>
      </w:pPr>
    </w:p>
    <w:p w:rsidR="009837AF" w:rsidRPr="009837AF" w:rsidRDefault="009837AF" w:rsidP="009837AF">
      <w:pPr>
        <w:pStyle w:val="NormalWeb"/>
        <w:shd w:val="clear" w:color="auto" w:fill="FFFFFF"/>
        <w:spacing w:beforeAutospacing="0" w:afterAutospacing="0"/>
        <w:rPr>
          <w:rFonts w:eastAsia="Aileron"/>
          <w:b/>
          <w:bCs/>
          <w:shd w:val="clear" w:color="auto" w:fill="FFFFFF"/>
        </w:rPr>
      </w:pPr>
      <w:r w:rsidRPr="009837AF">
        <w:rPr>
          <w:rFonts w:eastAsia="Aileron"/>
          <w:b/>
          <w:bCs/>
          <w:shd w:val="clear" w:color="auto" w:fill="FFFFFF"/>
        </w:rPr>
        <w:t xml:space="preserve">Remarque sur l’utilisation de la classe AnuuaireDAO : </w:t>
      </w:r>
    </w:p>
    <w:p w:rsidR="009837AF" w:rsidRPr="001D5212" w:rsidRDefault="009837AF" w:rsidP="009837AF">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La classe AnuuaireDAO gère l’accès aux données dans l’annuaire, à savoir la connexion, déconnexion et recherche d’adresse IP par pseudo.</w:t>
      </w:r>
    </w:p>
    <w:p w:rsidR="009837AF" w:rsidRPr="001D5212" w:rsidRDefault="009837AF" w:rsidP="009837AF">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Au niveau de l’application RMI, l’implémentation des services distants est plus simple que celle de JCSP.net d’un point de vue complexité, c’est à dire qu’en JCSP.net, la complexité de la classe Networking est plus élevée que le code de la classe </w:t>
      </w:r>
      <w:r>
        <w:rPr>
          <w:rFonts w:eastAsia="Aileron"/>
          <w:shd w:val="clear" w:color="auto" w:fill="FFFFFF"/>
        </w:rPr>
        <w:t>ImpimentationAnnuaire</w:t>
      </w:r>
      <w:r w:rsidRPr="001D5212">
        <w:rPr>
          <w:rFonts w:eastAsia="Aileron"/>
          <w:shd w:val="clear" w:color="auto" w:fill="FFFFFF"/>
        </w:rPr>
        <w:t xml:space="preserve"> en RMI. Pour cela, il est préférable de séparer la couche d’accès aux données de la couche réseau JCSP.net, d’où la néc</w:t>
      </w:r>
      <w:r>
        <w:rPr>
          <w:rFonts w:eastAsia="Aileron"/>
          <w:shd w:val="clear" w:color="auto" w:fill="FFFFFF"/>
        </w:rPr>
        <w:t>essité e la classe</w:t>
      </w:r>
      <w:r w:rsidRPr="001D5212">
        <w:rPr>
          <w:rFonts w:eastAsia="Aileron"/>
          <w:shd w:val="clear" w:color="auto" w:fill="FFFFFF"/>
        </w:rPr>
        <w:t xml:space="preserve"> AnnuaireDAO qui représente la couche d’accès aux données</w:t>
      </w:r>
      <w:r>
        <w:rPr>
          <w:rFonts w:eastAsia="Aileron"/>
          <w:shd w:val="clear" w:color="auto" w:fill="FFFFFF"/>
        </w:rPr>
        <w:t xml:space="preserve"> sans l’application de Type JCSP.net</w:t>
      </w:r>
      <w:r w:rsidRPr="001D5212">
        <w:rPr>
          <w:rFonts w:eastAsia="Aileron"/>
          <w:shd w:val="clear" w:color="auto" w:fill="FFFFFF"/>
        </w:rPr>
        <w:t>.</w:t>
      </w:r>
    </w:p>
    <w:p w:rsidR="009837AF" w:rsidRPr="001D5212" w:rsidRDefault="009837AF" w:rsidP="009837AF">
      <w:pPr>
        <w:pStyle w:val="NormalWeb"/>
        <w:shd w:val="clear" w:color="auto" w:fill="FFFFFF"/>
        <w:spacing w:beforeAutospacing="0" w:afterAutospacing="0"/>
        <w:rPr>
          <w:rFonts w:eastAsia="Aileron"/>
          <w:shd w:val="clear" w:color="auto" w:fill="FFFFFF"/>
        </w:rPr>
      </w:pPr>
    </w:p>
    <w:p w:rsidR="009837AF" w:rsidRPr="001D5212" w:rsidRDefault="009837AF" w:rsidP="009837AF">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Par contre pour l’application RMI, le code d’accès aux données sera plutôt mis au niveau de l’implémentation de l’interface directement, puisque sa n’affecte pas la complexité de la classe</w:t>
      </w:r>
      <w:r>
        <w:rPr>
          <w:rFonts w:eastAsia="Aileron"/>
          <w:shd w:val="clear" w:color="auto" w:fill="FFFFFF"/>
        </w:rPr>
        <w:t>, de faite que chaque méthode dans l’implémentation de l’interface distant fait appel a une seul  fonction d’accès au donné</w:t>
      </w:r>
      <w:r w:rsidRPr="001D5212">
        <w:rPr>
          <w:rFonts w:eastAsia="Aileron"/>
          <w:shd w:val="clear" w:color="auto" w:fill="FFFFFF"/>
        </w:rPr>
        <w:t>.</w:t>
      </w:r>
    </w:p>
    <w:p w:rsidR="009837AF" w:rsidRPr="001D5212" w:rsidRDefault="009837AF" w:rsidP="009837AF">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Ce qui nous montre que le code écrite dans JCSP.net est plus complexe par rapport a </w:t>
      </w:r>
      <w:r>
        <w:rPr>
          <w:rFonts w:eastAsia="Aileron"/>
          <w:shd w:val="clear" w:color="auto" w:fill="FFFFFF"/>
        </w:rPr>
        <w:t>se</w:t>
      </w:r>
      <w:r w:rsidRPr="001D5212">
        <w:rPr>
          <w:rFonts w:eastAsia="Aileron"/>
          <w:shd w:val="clear" w:color="auto" w:fill="FFFFFF"/>
        </w:rPr>
        <w:t xml:space="preserve"> de RMI, ce qui nous oblige à faire le technique de factoring dans JCSP.net, ce factoring se traduit par l’ajoute d’une couche métier dans la plupart des cas ou bien l’utilisation des appels de méthode.</w:t>
      </w:r>
    </w:p>
    <w:p w:rsidR="009837AF" w:rsidRPr="001D5212" w:rsidRDefault="009837AF"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rPr>
          <w:rFonts w:eastAsia="Aileron"/>
          <w:shd w:val="clear" w:color="auto" w:fill="FFFFFF"/>
        </w:rPr>
      </w:pPr>
      <w:r w:rsidRPr="001D5212">
        <w:rPr>
          <w:rFonts w:eastAsia="Aileron"/>
          <w:shd w:val="clear" w:color="auto" w:fill="FFFFFF"/>
        </w:rPr>
        <w:br w:type="page"/>
      </w:r>
    </w:p>
    <w:p w:rsidR="00FE174B" w:rsidRPr="007C72CD" w:rsidRDefault="00FE174B" w:rsidP="00535836">
      <w:pPr>
        <w:pStyle w:val="Titreniveau1"/>
      </w:pPr>
      <w:bookmarkStart w:id="126" w:name="_Toc517734739"/>
      <w:r w:rsidRPr="007C72CD">
        <w:lastRenderedPageBreak/>
        <w:t>3.</w:t>
      </w:r>
      <w:r w:rsidR="00535836">
        <w:t>4</w:t>
      </w:r>
      <w:r w:rsidR="00367F28" w:rsidRPr="007C72CD">
        <w:t>.2</w:t>
      </w:r>
      <w:r w:rsidRPr="007C72CD">
        <w:t>) Description des cas d’utilisation avec la version JCSP.net</w:t>
      </w:r>
      <w:bookmarkEnd w:id="126"/>
    </w:p>
    <w:p w:rsidR="00FE174B" w:rsidRPr="007C72CD" w:rsidRDefault="00351E3F" w:rsidP="00535836">
      <w:pPr>
        <w:pStyle w:val="Titreniveau1"/>
      </w:pPr>
      <w:bookmarkStart w:id="127" w:name="_Toc517734740"/>
      <w:r>
        <w:t>3.</w:t>
      </w:r>
      <w:r w:rsidR="00535836">
        <w:t>4</w:t>
      </w:r>
      <w:r>
        <w:t xml:space="preserve">.2.1) </w:t>
      </w:r>
      <w:r w:rsidR="00FE174B" w:rsidRPr="007C72CD">
        <w:t>Cas n° 1 :</w:t>
      </w:r>
      <w:bookmarkEnd w:id="127"/>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A) description textuelle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Nom </w:t>
      </w:r>
      <w:r w:rsidRPr="001D5212">
        <w:rPr>
          <w:rFonts w:eastAsia="Aileron"/>
          <w:shd w:val="clear" w:color="auto" w:fill="FFFFFF"/>
        </w:rPr>
        <w:t xml:space="preserve">: Activer la réception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Acteur</w:t>
      </w:r>
      <w:r w:rsidRPr="001D5212">
        <w:rPr>
          <w:rFonts w:eastAsia="Aileron"/>
          <w:shd w:val="clear" w:color="auto" w:fill="FFFFFF"/>
        </w:rPr>
        <w:t xml:space="preserve"> : Médecin demandeur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Description </w:t>
      </w:r>
      <w:r w:rsidRPr="001D5212">
        <w:rPr>
          <w:rFonts w:eastAsia="Aileron"/>
          <w:shd w:val="clear" w:color="auto" w:fill="FFFFFF"/>
        </w:rPr>
        <w:t>: Permettre à un autre utilisateur du système d’envoyer une prescription ou des sollicitations à ce poste.</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Pré-conditions</w:t>
      </w:r>
      <w:r w:rsidRPr="001D5212">
        <w:rPr>
          <w:rFonts w:eastAsia="Aileron"/>
          <w:shd w:val="clear" w:color="auto" w:fill="FFFFFF"/>
        </w:rPr>
        <w:t> :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Démarrage </w:t>
      </w:r>
      <w:r w:rsidRPr="001D5212">
        <w:rPr>
          <w:rFonts w:eastAsia="Aileron"/>
          <w:shd w:val="clear" w:color="auto" w:fill="FFFFFF"/>
        </w:rPr>
        <w:t>: L’utilisateur demander l’activation.</w:t>
      </w:r>
    </w:p>
    <w:p w:rsidR="00FE174B" w:rsidRPr="001D5212" w:rsidDel="008D5B8C" w:rsidRDefault="00FE174B" w:rsidP="00FE174B">
      <w:pPr>
        <w:pStyle w:val="NormalWeb"/>
        <w:shd w:val="clear" w:color="auto" w:fill="FFFFFF"/>
        <w:spacing w:beforeAutospacing="0" w:afterAutospacing="0"/>
        <w:rPr>
          <w:del w:id="128" w:author="soufiane" w:date="2018-06-26T01:03:00Z"/>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u w:val="single"/>
          <w:shd w:val="clear" w:color="auto" w:fill="FFFFFF"/>
        </w:rPr>
        <w:t>B) Le scénario nominal</w:t>
      </w:r>
    </w:p>
    <w:p w:rsidR="00FE174B" w:rsidRPr="001D5212" w:rsidRDefault="00FE174B" w:rsidP="004F52FC">
      <w:pPr>
        <w:pStyle w:val="NormalWeb"/>
        <w:numPr>
          <w:ilvl w:val="0"/>
          <w:numId w:val="27"/>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active la réception.</w:t>
      </w:r>
    </w:p>
    <w:p w:rsidR="008D5B8C" w:rsidRDefault="008D5B8C">
      <w:pPr>
        <w:rPr>
          <w:ins w:id="129" w:author="soufiane" w:date="2018-06-26T01:04:00Z"/>
          <w:rFonts w:eastAsia="Aileron"/>
          <w:shd w:val="clear" w:color="auto" w:fill="FFFFFF"/>
        </w:rPr>
      </w:pPr>
      <w:ins w:id="130" w:author="soufiane" w:date="2018-06-26T01:04:00Z">
        <w:r>
          <w:rPr>
            <w:rFonts w:eastAsia="Aileron"/>
            <w:shd w:val="clear" w:color="auto" w:fill="FFFFFF"/>
          </w:rPr>
          <w:br w:type="page"/>
        </w:r>
      </w:ins>
    </w:p>
    <w:p w:rsidR="00FE174B" w:rsidRPr="001D5212" w:rsidDel="008D5B8C" w:rsidRDefault="00FE174B" w:rsidP="00FE174B">
      <w:pPr>
        <w:pStyle w:val="NormalWeb"/>
        <w:shd w:val="clear" w:color="auto" w:fill="FFFFFF"/>
        <w:spacing w:beforeAutospacing="0" w:afterAutospacing="0"/>
        <w:rPr>
          <w:del w:id="131" w:author="soufiane" w:date="2018-06-26T01:04:00Z"/>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C) Diagramme de séquences :</w:t>
      </w:r>
    </w:p>
    <w:p w:rsidR="000B002D" w:rsidRDefault="000B002D" w:rsidP="000B002D">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4218940"/>
            <wp:effectExtent l="19050" t="0" r="0" b="0"/>
            <wp:docPr id="59" name="Image 58" descr="Sequence Diagram Activer la réce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Activer la réception.png"/>
                    <pic:cNvPicPr/>
                  </pic:nvPicPr>
                  <pic:blipFill>
                    <a:blip r:embed="rId35" cstate="print"/>
                    <a:stretch>
                      <a:fillRect/>
                    </a:stretch>
                  </pic:blipFill>
                  <pic:spPr>
                    <a:xfrm>
                      <a:off x="0" y="0"/>
                      <a:ext cx="5760720" cy="4218940"/>
                    </a:xfrm>
                    <a:prstGeom prst="rect">
                      <a:avLst/>
                    </a:prstGeom>
                  </pic:spPr>
                </pic:pic>
              </a:graphicData>
            </a:graphic>
          </wp:inline>
        </w:drawing>
      </w:r>
    </w:p>
    <w:p w:rsidR="00FE174B" w:rsidRPr="001D5212" w:rsidRDefault="000B002D" w:rsidP="000B002D">
      <w:pPr>
        <w:pStyle w:val="Lgende"/>
        <w:jc w:val="center"/>
        <w:rPr>
          <w:rFonts w:eastAsia="Aileron"/>
          <w:shd w:val="clear" w:color="auto" w:fill="FFFFFF"/>
        </w:rPr>
      </w:pPr>
      <w:bookmarkStart w:id="132" w:name="_Toc517734553"/>
      <w:r>
        <w:t xml:space="preserve">Figure </w:t>
      </w:r>
      <w:fldSimple w:instr=" SEQ Figure \* ARABIC ">
        <w:r w:rsidR="00DD49F7">
          <w:rPr>
            <w:noProof/>
          </w:rPr>
          <w:t>24</w:t>
        </w:r>
      </w:fldSimple>
      <w:r>
        <w:t xml:space="preserve"> Diagramme de séquence Activé la réception</w:t>
      </w:r>
      <w:bookmarkEnd w:id="132"/>
    </w:p>
    <w:p w:rsidR="00FE174B" w:rsidRPr="007C72CD" w:rsidRDefault="00351E3F" w:rsidP="00535836">
      <w:pPr>
        <w:pStyle w:val="Titreniveau1"/>
      </w:pPr>
      <w:bookmarkStart w:id="133" w:name="_Toc517734741"/>
      <w:r>
        <w:t>3.</w:t>
      </w:r>
      <w:r w:rsidR="00535836">
        <w:t>4</w:t>
      </w:r>
      <w:r>
        <w:t xml:space="preserve">.2.2) </w:t>
      </w:r>
      <w:r w:rsidR="00FE174B" w:rsidRPr="007C72CD">
        <w:t>Cas n° 2 :</w:t>
      </w:r>
      <w:bookmarkEnd w:id="133"/>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A) Description textuelle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Nom </w:t>
      </w:r>
      <w:r w:rsidRPr="001D5212">
        <w:rPr>
          <w:rFonts w:eastAsia="Aileron"/>
          <w:shd w:val="clear" w:color="auto" w:fill="FFFFFF"/>
        </w:rPr>
        <w:t>: Désactiver la réception</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Acteur</w:t>
      </w:r>
      <w:r w:rsidRPr="001D5212">
        <w:rPr>
          <w:rFonts w:eastAsia="Aileron"/>
          <w:shd w:val="clear" w:color="auto" w:fill="FFFFFF"/>
        </w:rPr>
        <w:t> : Médecin</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Description </w:t>
      </w:r>
      <w:r w:rsidRPr="001D5212">
        <w:rPr>
          <w:rFonts w:eastAsia="Aileron"/>
          <w:shd w:val="clear" w:color="auto" w:fill="FFFFFF"/>
        </w:rPr>
        <w:t>: Désactiver la réception des prescriptions ou des sollicitations à ce poste.</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Pré-conditions</w:t>
      </w:r>
      <w:r w:rsidRPr="001D5212">
        <w:rPr>
          <w:rFonts w:eastAsia="Aileron"/>
          <w:shd w:val="clear" w:color="auto" w:fill="FFFFFF"/>
        </w:rPr>
        <w:t> :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Démarrage </w:t>
      </w:r>
      <w:r w:rsidRPr="001D5212">
        <w:rPr>
          <w:rFonts w:eastAsia="Aileron"/>
          <w:shd w:val="clear" w:color="auto" w:fill="FFFFFF"/>
        </w:rPr>
        <w:t>: L’utilisateur demande la désactivation de la réception</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 scénario nominal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1. Le système désactive la réception.</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u w:val="single"/>
          <w:shd w:val="clear" w:color="auto" w:fill="FFFFFF"/>
        </w:rPr>
        <w:t>B) diagramme de séquences :</w:t>
      </w:r>
    </w:p>
    <w:p w:rsidR="006C292B" w:rsidRDefault="006C292B" w:rsidP="006C292B">
      <w:pPr>
        <w:pStyle w:val="NormalWeb"/>
        <w:keepNext/>
        <w:shd w:val="clear" w:color="auto" w:fill="FFFFFF"/>
        <w:spacing w:beforeAutospacing="0" w:afterAutospacing="0"/>
      </w:pPr>
      <w:r>
        <w:rPr>
          <w:rFonts w:eastAsia="Aileron"/>
          <w:noProof/>
          <w:shd w:val="clear" w:color="auto" w:fill="FFFFFF"/>
        </w:rPr>
        <w:lastRenderedPageBreak/>
        <w:drawing>
          <wp:inline distT="0" distB="0" distL="0" distR="0">
            <wp:extent cx="5760720" cy="2685415"/>
            <wp:effectExtent l="19050" t="0" r="0" b="0"/>
            <wp:docPr id="60" name="Image 59" descr="Sequence Diagram Désactiver la réce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Désactiver la réception.png"/>
                    <pic:cNvPicPr/>
                  </pic:nvPicPr>
                  <pic:blipFill>
                    <a:blip r:embed="rId36" cstate="print"/>
                    <a:stretch>
                      <a:fillRect/>
                    </a:stretch>
                  </pic:blipFill>
                  <pic:spPr>
                    <a:xfrm>
                      <a:off x="0" y="0"/>
                      <a:ext cx="5760720" cy="2685415"/>
                    </a:xfrm>
                    <a:prstGeom prst="rect">
                      <a:avLst/>
                    </a:prstGeom>
                  </pic:spPr>
                </pic:pic>
              </a:graphicData>
            </a:graphic>
          </wp:inline>
        </w:drawing>
      </w:r>
    </w:p>
    <w:p w:rsidR="00FE174B" w:rsidRPr="001D5212" w:rsidRDefault="006C292B" w:rsidP="006C292B">
      <w:pPr>
        <w:pStyle w:val="Lgende"/>
        <w:jc w:val="center"/>
        <w:rPr>
          <w:rFonts w:eastAsia="Aileron"/>
          <w:shd w:val="clear" w:color="auto" w:fill="FFFFFF"/>
        </w:rPr>
      </w:pPr>
      <w:bookmarkStart w:id="134" w:name="_Toc517734554"/>
      <w:r>
        <w:t xml:space="preserve">Figure </w:t>
      </w:r>
      <w:fldSimple w:instr=" SEQ Figure \* ARABIC ">
        <w:r w:rsidR="00DD49F7">
          <w:rPr>
            <w:noProof/>
          </w:rPr>
          <w:t>25</w:t>
        </w:r>
      </w:fldSimple>
      <w:r>
        <w:t xml:space="preserve"> : Diagramme de séquence d</w:t>
      </w:r>
      <w:r w:rsidRPr="008967D1">
        <w:t>ésactiver la réception</w:t>
      </w:r>
      <w:bookmarkEnd w:id="134"/>
    </w:p>
    <w:p w:rsidR="00FE174B" w:rsidRPr="007C72CD" w:rsidRDefault="00351E3F" w:rsidP="00535836">
      <w:pPr>
        <w:pStyle w:val="Titreniveau1"/>
      </w:pPr>
      <w:bookmarkStart w:id="135" w:name="_Toc517734742"/>
      <w:r>
        <w:t>3.</w:t>
      </w:r>
      <w:r w:rsidR="00535836">
        <w:t>4</w:t>
      </w:r>
      <w:r>
        <w:t xml:space="preserve">.2.3) </w:t>
      </w:r>
      <w:r w:rsidR="00FE174B" w:rsidRPr="007C72CD">
        <w:t>Cas n° 3 :</w:t>
      </w:r>
      <w:bookmarkEnd w:id="135"/>
    </w:p>
    <w:p w:rsidR="00FE174B" w:rsidRPr="001D5212" w:rsidRDefault="00FE174B" w:rsidP="00FE174B">
      <w:pPr>
        <w:pStyle w:val="NormalWeb"/>
        <w:shd w:val="clear" w:color="auto" w:fill="FFFFFF"/>
        <w:spacing w:beforeAutospacing="0" w:after="225" w:afterAutospacing="0"/>
        <w:rPr>
          <w:rStyle w:val="lev"/>
          <w:rFonts w:eastAsia="Aileron"/>
          <w:u w:val="single"/>
          <w:shd w:val="clear" w:color="auto" w:fill="FFFFFF"/>
        </w:rPr>
      </w:pPr>
      <w:r w:rsidRPr="001D5212">
        <w:rPr>
          <w:rStyle w:val="lev"/>
          <w:rFonts w:eastAsia="Aileron"/>
          <w:u w:val="single"/>
          <w:shd w:val="clear" w:color="auto" w:fill="FFFFFF"/>
        </w:rPr>
        <w:t>A) Description textuelle :</w:t>
      </w:r>
    </w:p>
    <w:p w:rsidR="00FE174B" w:rsidRPr="001D5212" w:rsidRDefault="00FE174B" w:rsidP="00FE174B">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Nom</w:t>
      </w:r>
      <w:r w:rsidRPr="001D5212">
        <w:rPr>
          <w:rFonts w:eastAsia="Aileron"/>
          <w:shd w:val="clear" w:color="auto" w:fill="FFFFFF"/>
        </w:rPr>
        <w:t> : Connexion à l’annuaire.</w:t>
      </w:r>
    </w:p>
    <w:p w:rsidR="00FE174B" w:rsidRPr="001D5212" w:rsidRDefault="00FE174B" w:rsidP="00FE174B">
      <w:pPr>
        <w:pStyle w:val="NormalWeb"/>
        <w:shd w:val="clear" w:color="auto" w:fill="FFFFFF"/>
        <w:spacing w:beforeAutospacing="0" w:after="120" w:afterAutospacing="0"/>
        <w:rPr>
          <w:rStyle w:val="lev"/>
          <w:rFonts w:eastAsia="Aileron"/>
          <w:b w:val="0"/>
          <w:bCs w:val="0"/>
          <w:shd w:val="clear" w:color="auto" w:fill="FFFFFF"/>
        </w:rPr>
      </w:pPr>
      <w:r w:rsidRPr="001D5212">
        <w:rPr>
          <w:rStyle w:val="lev"/>
          <w:rFonts w:eastAsia="Aileron"/>
          <w:shd w:val="clear" w:color="auto" w:fill="FFFFFF"/>
        </w:rPr>
        <w:t>Acteur(s)</w:t>
      </w:r>
      <w:r w:rsidRPr="001D5212">
        <w:rPr>
          <w:rFonts w:eastAsia="Aileron"/>
          <w:shd w:val="clear" w:color="auto" w:fill="FFFFFF"/>
        </w:rPr>
        <w:t> : Médecin demandeur</w:t>
      </w:r>
      <w:r w:rsidRPr="001D5212">
        <w:rPr>
          <w:rStyle w:val="lev"/>
          <w:rFonts w:eastAsia="Aileron"/>
          <w:shd w:val="clear" w:color="auto" w:fill="FFFFFF"/>
        </w:rPr>
        <w:t>.</w:t>
      </w:r>
    </w:p>
    <w:p w:rsidR="00FE174B" w:rsidRPr="001D5212" w:rsidRDefault="00FE174B" w:rsidP="00FE174B">
      <w:pPr>
        <w:pStyle w:val="NormalWeb"/>
        <w:shd w:val="clear" w:color="auto" w:fill="FFFFFF"/>
        <w:spacing w:beforeAutospacing="0" w:after="120" w:afterAutospacing="0"/>
        <w:rPr>
          <w:rStyle w:val="lev"/>
          <w:rFonts w:asciiTheme="minorHAnsi" w:eastAsia="Aileron" w:hAnsiTheme="minorHAnsi" w:cstheme="minorBidi"/>
          <w:sz w:val="20"/>
          <w:szCs w:val="20"/>
          <w:shd w:val="clear" w:color="auto" w:fill="FFFFFF"/>
        </w:rPr>
      </w:pPr>
      <w:r w:rsidRPr="001D5212">
        <w:rPr>
          <w:rStyle w:val="lev"/>
          <w:rFonts w:eastAsia="Aileron"/>
          <w:shd w:val="clear" w:color="auto" w:fill="FFFFFF"/>
        </w:rPr>
        <w:t>Description</w:t>
      </w:r>
      <w:r w:rsidRPr="001D5212">
        <w:rPr>
          <w:rFonts w:eastAsia="Aileron"/>
          <w:shd w:val="clear" w:color="auto" w:fill="FFFFFF"/>
        </w:rPr>
        <w:t> : s’authentifier au près de l’annuaire.</w:t>
      </w:r>
    </w:p>
    <w:p w:rsidR="00FE174B" w:rsidRPr="001D5212" w:rsidRDefault="00FE174B" w:rsidP="00FE174B">
      <w:pPr>
        <w:pStyle w:val="NormalWeb"/>
        <w:shd w:val="clear" w:color="auto" w:fill="FFFFFF"/>
        <w:spacing w:beforeAutospacing="0" w:after="120" w:afterAutospacing="0"/>
        <w:rPr>
          <w:rStyle w:val="lev"/>
          <w:rFonts w:eastAsia="Aileron"/>
          <w:b w:val="0"/>
          <w:bCs w:val="0"/>
          <w:shd w:val="clear" w:color="auto" w:fill="FFFFFF"/>
        </w:rPr>
      </w:pPr>
      <w:r w:rsidRPr="001D5212">
        <w:rPr>
          <w:rStyle w:val="lev"/>
          <w:rFonts w:eastAsia="Aileron"/>
          <w:shd w:val="clear" w:color="auto" w:fill="FFFFFF"/>
        </w:rPr>
        <w:t>Pré-conditions</w:t>
      </w:r>
      <w:r w:rsidRPr="001D5212">
        <w:rPr>
          <w:rFonts w:eastAsia="Aileron"/>
          <w:shd w:val="clear" w:color="auto" w:fill="FFFFFF"/>
        </w:rPr>
        <w:t> : L’adresse IP de l’annuaire est valide</w:t>
      </w:r>
      <w:r w:rsidRPr="001D5212">
        <w:rPr>
          <w:rStyle w:val="lev"/>
          <w:rFonts w:eastAsia="Aileron"/>
          <w:shd w:val="clear" w:color="auto" w:fill="FFFFFF"/>
        </w:rPr>
        <w:t>.</w:t>
      </w:r>
    </w:p>
    <w:p w:rsidR="00FE174B" w:rsidRPr="001D5212" w:rsidRDefault="00FE174B" w:rsidP="00FE174B">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Démarrage</w:t>
      </w:r>
      <w:r w:rsidRPr="001D5212">
        <w:rPr>
          <w:rFonts w:eastAsia="Aileron"/>
          <w:shd w:val="clear" w:color="auto" w:fill="FFFFFF"/>
        </w:rPr>
        <w:t xml:space="preserve"> : L’utilisateur demande la connexion avec un login et un mot de passe </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 xml:space="preserve">Le scénario nominal </w:t>
      </w:r>
    </w:p>
    <w:p w:rsidR="00FE174B" w:rsidRPr="001D5212" w:rsidRDefault="00FE174B" w:rsidP="004F52FC">
      <w:pPr>
        <w:pStyle w:val="NormalWeb"/>
        <w:numPr>
          <w:ilvl w:val="0"/>
          <w:numId w:val="41"/>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envoie le login et le mot de passe à l’annuaire.</w:t>
      </w:r>
    </w:p>
    <w:p w:rsidR="00FE174B" w:rsidRPr="001D5212" w:rsidRDefault="00FE174B" w:rsidP="004F52FC">
      <w:pPr>
        <w:pStyle w:val="NormalWeb"/>
        <w:numPr>
          <w:ilvl w:val="0"/>
          <w:numId w:val="41"/>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L’annuaire vérifie l’existence du login et du mot de passe dans la base de données des utilisateurs.</w:t>
      </w:r>
    </w:p>
    <w:p w:rsidR="00FE174B" w:rsidRPr="001D5212" w:rsidRDefault="00FE174B" w:rsidP="004F52FC">
      <w:pPr>
        <w:pStyle w:val="NormalWeb"/>
        <w:numPr>
          <w:ilvl w:val="0"/>
          <w:numId w:val="41"/>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Si l’utilisateur existe l’annuaire envoi une réponse positive au système et enregistre ce si dans la liste des utilisateurs connectées.</w:t>
      </w:r>
    </w:p>
    <w:p w:rsidR="00FE174B" w:rsidRPr="001D5212" w:rsidRDefault="00FE174B" w:rsidP="004F52FC">
      <w:pPr>
        <w:pStyle w:val="NormalWeb"/>
        <w:numPr>
          <w:ilvl w:val="0"/>
          <w:numId w:val="41"/>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affiche un message de succès.</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Les scénarios d’exception :</w:t>
      </w:r>
    </w:p>
    <w:p w:rsidR="00FE174B" w:rsidRPr="001D5212" w:rsidRDefault="00FE174B" w:rsidP="004F52FC">
      <w:pPr>
        <w:pStyle w:val="NormalWeb"/>
        <w:numPr>
          <w:ilvl w:val="0"/>
          <w:numId w:val="13"/>
        </w:numPr>
        <w:shd w:val="clear" w:color="auto" w:fill="FFFFFF"/>
        <w:tabs>
          <w:tab w:val="left" w:pos="312"/>
        </w:tabs>
        <w:spacing w:before="0" w:beforeAutospacing="0" w:after="0" w:afterAutospacing="0"/>
        <w:rPr>
          <w:rFonts w:eastAsia="Aileron"/>
          <w:shd w:val="clear" w:color="auto" w:fill="FFFFFF"/>
        </w:rPr>
      </w:pPr>
      <w:r w:rsidRPr="001D5212">
        <w:rPr>
          <w:rFonts w:eastAsia="Aileron"/>
          <w:shd w:val="clear" w:color="auto" w:fill="FFFFFF"/>
        </w:rPr>
        <w:t>L’utilisateur n’existe pas dans la base de données.</w:t>
      </w:r>
    </w:p>
    <w:p w:rsidR="00FE174B" w:rsidRPr="001D5212" w:rsidRDefault="00FE174B" w:rsidP="004F52FC">
      <w:pPr>
        <w:pStyle w:val="NormalWeb"/>
        <w:numPr>
          <w:ilvl w:val="0"/>
          <w:numId w:val="13"/>
        </w:numPr>
        <w:shd w:val="clear" w:color="auto" w:fill="FFFFFF"/>
        <w:tabs>
          <w:tab w:val="left" w:pos="312"/>
        </w:tabs>
        <w:spacing w:before="0" w:beforeAutospacing="0" w:after="0" w:afterAutospacing="0"/>
        <w:rPr>
          <w:rFonts w:eastAsia="Aileron"/>
          <w:shd w:val="clear" w:color="auto" w:fill="FFFFFF"/>
        </w:rPr>
      </w:pPr>
      <w:r w:rsidRPr="001D5212">
        <w:rPr>
          <w:rFonts w:eastAsia="Aileron"/>
          <w:shd w:val="clear" w:color="auto" w:fill="FFFFFF"/>
        </w:rPr>
        <w:t xml:space="preserve"> L’annuaire envoie un message d’erreur.</w:t>
      </w:r>
    </w:p>
    <w:p w:rsidR="00FE174B" w:rsidRPr="001D5212" w:rsidRDefault="00FE174B" w:rsidP="004F52FC">
      <w:pPr>
        <w:pStyle w:val="NormalWeb"/>
        <w:numPr>
          <w:ilvl w:val="0"/>
          <w:numId w:val="13"/>
        </w:numPr>
        <w:shd w:val="clear" w:color="auto" w:fill="FFFFFF"/>
        <w:tabs>
          <w:tab w:val="left" w:pos="312"/>
        </w:tabs>
        <w:spacing w:before="0" w:beforeAutospacing="0" w:after="0" w:afterAutospacing="0"/>
        <w:rPr>
          <w:rFonts w:eastAsia="Aileron"/>
          <w:shd w:val="clear" w:color="auto" w:fill="FFFFFF"/>
        </w:rPr>
      </w:pPr>
      <w:r w:rsidRPr="001D5212">
        <w:rPr>
          <w:rFonts w:eastAsia="Aileron"/>
          <w:shd w:val="clear" w:color="auto" w:fill="FFFFFF"/>
        </w:rPr>
        <w:t xml:space="preserve"> Le système affiche un message d’échec.</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p>
    <w:p w:rsidR="00FE174B" w:rsidRPr="001D5212" w:rsidRDefault="00FE174B" w:rsidP="004F52FC">
      <w:pPr>
        <w:pStyle w:val="NormalWeb"/>
        <w:numPr>
          <w:ilvl w:val="0"/>
          <w:numId w:val="22"/>
        </w:numPr>
        <w:shd w:val="clear" w:color="auto" w:fill="FFFFFF"/>
        <w:spacing w:before="0" w:beforeAutospacing="0" w:after="0" w:afterAutospacing="0"/>
        <w:ind w:left="360" w:hanging="360"/>
        <w:rPr>
          <w:rFonts w:eastAsia="Aileron"/>
          <w:b/>
          <w:bCs/>
          <w:u w:val="single"/>
          <w:shd w:val="clear" w:color="auto" w:fill="FFFFFF"/>
        </w:rPr>
      </w:pPr>
      <w:r w:rsidRPr="001D5212">
        <w:rPr>
          <w:rFonts w:eastAsia="Aileron"/>
          <w:b/>
          <w:bCs/>
          <w:u w:val="single"/>
          <w:shd w:val="clear" w:color="auto" w:fill="FFFFFF"/>
        </w:rPr>
        <w:t>Diagramme de séquence :</w:t>
      </w:r>
    </w:p>
    <w:p w:rsidR="00D0042D" w:rsidRDefault="00D0042D" w:rsidP="00D0042D">
      <w:pPr>
        <w:pStyle w:val="NormalWeb"/>
        <w:keepNext/>
        <w:shd w:val="clear" w:color="auto" w:fill="FFFFFF"/>
        <w:spacing w:beforeAutospacing="0" w:afterAutospacing="0"/>
      </w:pPr>
      <w:r>
        <w:rPr>
          <w:rFonts w:eastAsia="Aileron"/>
          <w:noProof/>
          <w:shd w:val="clear" w:color="auto" w:fill="FFFFFF"/>
        </w:rPr>
        <w:lastRenderedPageBreak/>
        <w:drawing>
          <wp:inline distT="0" distB="0" distL="0" distR="0">
            <wp:extent cx="5760720" cy="3397885"/>
            <wp:effectExtent l="19050" t="0" r="0" b="0"/>
            <wp:docPr id="61" name="Image 60" descr="Sequence Diagram Connexion a l'annuai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Connexion a l'annuaire.png"/>
                    <pic:cNvPicPr/>
                  </pic:nvPicPr>
                  <pic:blipFill>
                    <a:blip r:embed="rId37" cstate="print"/>
                    <a:stretch>
                      <a:fillRect/>
                    </a:stretch>
                  </pic:blipFill>
                  <pic:spPr>
                    <a:xfrm>
                      <a:off x="0" y="0"/>
                      <a:ext cx="5760720" cy="3397885"/>
                    </a:xfrm>
                    <a:prstGeom prst="rect">
                      <a:avLst/>
                    </a:prstGeom>
                  </pic:spPr>
                </pic:pic>
              </a:graphicData>
            </a:graphic>
          </wp:inline>
        </w:drawing>
      </w:r>
    </w:p>
    <w:p w:rsidR="00FE174B" w:rsidRPr="001D5212" w:rsidRDefault="00D0042D" w:rsidP="00D0042D">
      <w:pPr>
        <w:pStyle w:val="Lgende"/>
        <w:jc w:val="center"/>
        <w:rPr>
          <w:rFonts w:eastAsia="Aileron"/>
          <w:shd w:val="clear" w:color="auto" w:fill="FFFFFF"/>
        </w:rPr>
      </w:pPr>
      <w:bookmarkStart w:id="136" w:name="_Toc517734555"/>
      <w:r>
        <w:t xml:space="preserve">Figure </w:t>
      </w:r>
      <w:fldSimple w:instr=" SEQ Figure \* ARABIC ">
        <w:r w:rsidR="00DD49F7">
          <w:rPr>
            <w:noProof/>
          </w:rPr>
          <w:t>26</w:t>
        </w:r>
      </w:fldSimple>
      <w:r>
        <w:t xml:space="preserve"> : diagramme de séquence </w:t>
      </w:r>
      <w:r w:rsidRPr="005B0297">
        <w:t>Connexion à l’annuaire</w:t>
      </w:r>
      <w:bookmarkEnd w:id="136"/>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7C72CD" w:rsidRDefault="00351E3F" w:rsidP="00535836">
      <w:pPr>
        <w:pStyle w:val="Titreniveau1"/>
      </w:pPr>
      <w:bookmarkStart w:id="137" w:name="_Toc517734743"/>
      <w:r>
        <w:t>3.</w:t>
      </w:r>
      <w:r w:rsidR="00535836">
        <w:t>4</w:t>
      </w:r>
      <w:r>
        <w:t xml:space="preserve">.2.4) </w:t>
      </w:r>
      <w:r w:rsidR="00FE174B" w:rsidRPr="007C72CD">
        <w:t>Cas n° 4 :</w:t>
      </w:r>
      <w:bookmarkEnd w:id="137"/>
    </w:p>
    <w:p w:rsidR="00FE174B" w:rsidRPr="001D5212" w:rsidRDefault="00FE174B" w:rsidP="00FE174B">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Nom</w:t>
      </w:r>
      <w:r w:rsidRPr="001D5212">
        <w:rPr>
          <w:rFonts w:eastAsia="Aileron"/>
          <w:shd w:val="clear" w:color="auto" w:fill="FFFFFF"/>
        </w:rPr>
        <w:t> : se connecter à un utilisateur distant par l’annuaire.</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Acteur(s)</w:t>
      </w:r>
      <w:r w:rsidRPr="001D5212">
        <w:rPr>
          <w:rFonts w:eastAsia="Aileron"/>
          <w:shd w:val="clear" w:color="auto" w:fill="FFFFFF"/>
        </w:rPr>
        <w:t> : Médecin demandeur.</w:t>
      </w:r>
    </w:p>
    <w:p w:rsidR="00FE174B" w:rsidRPr="001D5212" w:rsidRDefault="00FE174B" w:rsidP="0019649D">
      <w:pPr>
        <w:pStyle w:val="NormalWeb"/>
        <w:shd w:val="clear" w:color="auto" w:fill="FFFFFF"/>
        <w:spacing w:beforeAutospacing="0" w:after="120" w:afterAutospacing="0"/>
        <w:rPr>
          <w:rStyle w:val="lev"/>
          <w:rFonts w:asciiTheme="minorHAnsi" w:eastAsia="Aileron" w:hAnsiTheme="minorHAnsi" w:cstheme="minorBidi"/>
          <w:sz w:val="20"/>
          <w:szCs w:val="20"/>
          <w:shd w:val="clear" w:color="auto" w:fill="FFFFFF"/>
        </w:rPr>
      </w:pPr>
      <w:r w:rsidRPr="001D5212">
        <w:rPr>
          <w:rStyle w:val="lev"/>
          <w:rFonts w:eastAsia="Aileron"/>
          <w:shd w:val="clear" w:color="auto" w:fill="FFFFFF"/>
        </w:rPr>
        <w:t>Description</w:t>
      </w:r>
      <w:r w:rsidRPr="001D5212">
        <w:rPr>
          <w:rFonts w:eastAsia="Aileron"/>
          <w:shd w:val="clear" w:color="auto" w:fill="FFFFFF"/>
        </w:rPr>
        <w:t> : </w:t>
      </w:r>
      <w:r w:rsidR="0019649D" w:rsidRPr="0019649D">
        <w:rPr>
          <w:rFonts w:eastAsia="Aileron"/>
          <w:shd w:val="clear" w:color="auto" w:fill="FFFFFF"/>
        </w:rPr>
        <w:t xml:space="preserve">Obtenir l'adresse du client </w:t>
      </w:r>
      <w:r w:rsidR="0019649D">
        <w:rPr>
          <w:rFonts w:eastAsia="Aileron"/>
          <w:shd w:val="clear" w:color="auto" w:fill="FFFFFF"/>
        </w:rPr>
        <w:t>a partir de l’annuaire</w:t>
      </w:r>
      <w:r w:rsidR="0019649D" w:rsidRPr="0019649D">
        <w:rPr>
          <w:rFonts w:eastAsia="Aileron"/>
          <w:shd w:val="clear" w:color="auto" w:fill="FFFFFF"/>
        </w:rPr>
        <w:t xml:space="preserve"> en donnant le nom</w:t>
      </w:r>
      <w:r w:rsidRPr="001D5212">
        <w:rPr>
          <w:rFonts w:eastAsia="Aileron"/>
          <w:shd w:val="clear" w:color="auto" w:fill="FFFFFF"/>
        </w:rPr>
        <w:t>.</w:t>
      </w:r>
    </w:p>
    <w:p w:rsidR="00FE174B" w:rsidRPr="001D5212" w:rsidRDefault="00FE174B" w:rsidP="00FE174B">
      <w:pPr>
        <w:pStyle w:val="NormalWeb"/>
        <w:shd w:val="clear" w:color="auto" w:fill="FFFFFF"/>
        <w:spacing w:beforeAutospacing="0" w:after="120" w:afterAutospacing="0"/>
        <w:rPr>
          <w:rStyle w:val="lev"/>
          <w:rFonts w:asciiTheme="minorHAnsi" w:eastAsia="Aileron" w:hAnsiTheme="minorHAnsi" w:cstheme="minorBidi"/>
          <w:sz w:val="20"/>
          <w:szCs w:val="20"/>
          <w:shd w:val="clear" w:color="auto" w:fill="FFFFFF"/>
        </w:rPr>
      </w:pPr>
      <w:r w:rsidRPr="001D5212">
        <w:rPr>
          <w:rStyle w:val="lev"/>
          <w:rFonts w:eastAsia="Aileron"/>
          <w:shd w:val="clear" w:color="auto" w:fill="FFFFFF"/>
        </w:rPr>
        <w:t>Pré-conditions</w:t>
      </w:r>
      <w:r w:rsidRPr="001D5212">
        <w:rPr>
          <w:rFonts w:eastAsia="Aileron"/>
          <w:shd w:val="clear" w:color="auto" w:fill="FFFFFF"/>
        </w:rPr>
        <w:t> : Connexion à l’annuaire</w:t>
      </w:r>
    </w:p>
    <w:p w:rsidR="00FE174B" w:rsidRPr="001D5212" w:rsidRDefault="00FE174B" w:rsidP="00FE174B">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Démarrage</w:t>
      </w:r>
      <w:r w:rsidRPr="001D5212">
        <w:rPr>
          <w:rFonts w:eastAsia="Aileron"/>
          <w:shd w:val="clear" w:color="auto" w:fill="FFFFFF"/>
        </w:rPr>
        <w:t> : L’utilisateur demande la connexion à un client distant</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 xml:space="preserve">Le scénario nominal </w:t>
      </w:r>
    </w:p>
    <w:p w:rsidR="00FE174B" w:rsidRPr="001D5212" w:rsidRDefault="00FE174B" w:rsidP="004F52FC">
      <w:pPr>
        <w:pStyle w:val="NormalWeb"/>
        <w:numPr>
          <w:ilvl w:val="0"/>
          <w:numId w:val="28"/>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L’utilisateur saisit le pseudo.</w:t>
      </w:r>
    </w:p>
    <w:p w:rsidR="00FE174B" w:rsidRPr="001D5212" w:rsidRDefault="00FE174B" w:rsidP="004F52FC">
      <w:pPr>
        <w:pStyle w:val="NormalWeb"/>
        <w:numPr>
          <w:ilvl w:val="0"/>
          <w:numId w:val="28"/>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envoie le pseudo à l’annuaire.</w:t>
      </w:r>
    </w:p>
    <w:p w:rsidR="00FE174B" w:rsidRPr="001D5212" w:rsidRDefault="00FE174B" w:rsidP="004F52FC">
      <w:pPr>
        <w:pStyle w:val="NormalWeb"/>
        <w:numPr>
          <w:ilvl w:val="0"/>
          <w:numId w:val="28"/>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L’annuaire vérifie l’existence du pseudo dans la base de données des utilisateurs.</w:t>
      </w:r>
    </w:p>
    <w:p w:rsidR="00FE174B" w:rsidRPr="001D5212" w:rsidRDefault="00FE174B" w:rsidP="004F52FC">
      <w:pPr>
        <w:pStyle w:val="NormalWeb"/>
        <w:numPr>
          <w:ilvl w:val="0"/>
          <w:numId w:val="28"/>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Si l’ pseudo existe l’annuaire, on envoie l’adresse de ce dernier au système.</w:t>
      </w:r>
    </w:p>
    <w:p w:rsidR="00FE174B" w:rsidRPr="001D5212" w:rsidRDefault="00FE174B" w:rsidP="004F52FC">
      <w:pPr>
        <w:pStyle w:val="NormalWeb"/>
        <w:numPr>
          <w:ilvl w:val="0"/>
          <w:numId w:val="28"/>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 xml:space="preserve">Le système établit la connexion au système distant a </w:t>
      </w:r>
      <w:r w:rsidR="0019649D">
        <w:rPr>
          <w:rFonts w:eastAsia="Aileron"/>
          <w:shd w:val="clear" w:color="auto" w:fill="FFFFFF"/>
        </w:rPr>
        <w:t xml:space="preserve">la </w:t>
      </w:r>
      <w:r w:rsidRPr="001D5212">
        <w:rPr>
          <w:rFonts w:eastAsia="Aileron"/>
          <w:shd w:val="clear" w:color="auto" w:fill="FFFFFF"/>
        </w:rPr>
        <w:t>base de cette adresse.</w:t>
      </w:r>
    </w:p>
    <w:p w:rsidR="00FE174B" w:rsidRPr="001D5212" w:rsidRDefault="00FE174B" w:rsidP="00FE174B">
      <w:pPr>
        <w:pStyle w:val="NormalWeb"/>
        <w:shd w:val="clear" w:color="auto" w:fill="FFFFFF"/>
        <w:tabs>
          <w:tab w:val="left" w:pos="425"/>
        </w:tabs>
        <w:spacing w:beforeAutospacing="0" w:afterAutospacing="0"/>
        <w:ind w:left="425"/>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Les scénarios d’exception</w:t>
      </w:r>
    </w:p>
    <w:p w:rsidR="00FE174B" w:rsidRPr="001D5212" w:rsidRDefault="00FE174B" w:rsidP="004F52FC">
      <w:pPr>
        <w:pStyle w:val="NormalWeb"/>
        <w:numPr>
          <w:ilvl w:val="0"/>
          <w:numId w:val="29"/>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L’utilisateur n’existe pas dans la base de données.</w:t>
      </w:r>
    </w:p>
    <w:p w:rsidR="00FE174B" w:rsidRPr="001D5212" w:rsidRDefault="00FE174B" w:rsidP="004F52FC">
      <w:pPr>
        <w:pStyle w:val="NormalWeb"/>
        <w:numPr>
          <w:ilvl w:val="0"/>
          <w:numId w:val="29"/>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L’annuaire envoie un message d’erreur.</w:t>
      </w:r>
    </w:p>
    <w:p w:rsidR="00FE174B" w:rsidRPr="001D5212" w:rsidRDefault="00FE174B" w:rsidP="004F52FC">
      <w:pPr>
        <w:pStyle w:val="NormalWeb"/>
        <w:numPr>
          <w:ilvl w:val="0"/>
          <w:numId w:val="20"/>
        </w:numPr>
        <w:shd w:val="clear" w:color="auto" w:fill="FFFFFF"/>
        <w:spacing w:before="0" w:beforeAutospacing="0" w:after="0" w:afterAutospacing="0"/>
        <w:ind w:left="720" w:hanging="360"/>
        <w:rPr>
          <w:rFonts w:eastAsia="Aileron"/>
          <w:b/>
          <w:bCs/>
          <w:u w:val="single"/>
          <w:shd w:val="clear" w:color="auto" w:fill="FFFFFF"/>
        </w:rPr>
      </w:pPr>
      <w:r w:rsidRPr="001D5212">
        <w:rPr>
          <w:rFonts w:eastAsia="Aileron"/>
          <w:b/>
          <w:bCs/>
          <w:u w:val="single"/>
          <w:shd w:val="clear" w:color="auto" w:fill="FFFFFF"/>
        </w:rPr>
        <w:t>Diagramme de séquence :</w:t>
      </w:r>
    </w:p>
    <w:p w:rsidR="00FB44BC" w:rsidRDefault="00FB44BC" w:rsidP="00FB44BC">
      <w:pPr>
        <w:pStyle w:val="NormalWeb"/>
        <w:keepNext/>
        <w:shd w:val="clear" w:color="auto" w:fill="FFFFFF"/>
        <w:spacing w:beforeAutospacing="0" w:afterAutospacing="0"/>
      </w:pPr>
      <w:r>
        <w:rPr>
          <w:rFonts w:eastAsia="Aileron"/>
          <w:noProof/>
          <w:shd w:val="clear" w:color="auto" w:fill="FFFFFF"/>
        </w:rPr>
        <w:lastRenderedPageBreak/>
        <w:drawing>
          <wp:inline distT="0" distB="0" distL="0" distR="0">
            <wp:extent cx="5760720" cy="3108960"/>
            <wp:effectExtent l="19050" t="0" r="0" b="0"/>
            <wp:docPr id="62" name="Image 61" descr="Sequence Diagram Connexion a un client a laide de l'annuai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Connexion a un client a laide de l'annuaire.png"/>
                    <pic:cNvPicPr/>
                  </pic:nvPicPr>
                  <pic:blipFill>
                    <a:blip r:embed="rId38" cstate="print"/>
                    <a:stretch>
                      <a:fillRect/>
                    </a:stretch>
                  </pic:blipFill>
                  <pic:spPr>
                    <a:xfrm>
                      <a:off x="0" y="0"/>
                      <a:ext cx="5760720" cy="3108960"/>
                    </a:xfrm>
                    <a:prstGeom prst="rect">
                      <a:avLst/>
                    </a:prstGeom>
                  </pic:spPr>
                </pic:pic>
              </a:graphicData>
            </a:graphic>
          </wp:inline>
        </w:drawing>
      </w:r>
    </w:p>
    <w:p w:rsidR="00FE174B" w:rsidRPr="001D5212" w:rsidRDefault="00FB44BC" w:rsidP="00CB749B">
      <w:pPr>
        <w:pStyle w:val="Lgende"/>
        <w:jc w:val="center"/>
        <w:rPr>
          <w:rFonts w:eastAsia="Aileron"/>
          <w:shd w:val="clear" w:color="auto" w:fill="FFFFFF"/>
        </w:rPr>
      </w:pPr>
      <w:bookmarkStart w:id="138" w:name="_Toc517734556"/>
      <w:r>
        <w:t xml:space="preserve">Figure </w:t>
      </w:r>
      <w:fldSimple w:instr=" SEQ Figure \* ARABIC ">
        <w:r w:rsidR="00DD49F7">
          <w:rPr>
            <w:noProof/>
          </w:rPr>
          <w:t>27</w:t>
        </w:r>
      </w:fldSimple>
      <w:r>
        <w:rPr>
          <w:noProof/>
        </w:rPr>
        <w:t xml:space="preserve"> : diagramme de s</w:t>
      </w:r>
      <w:r w:rsidR="00CB749B">
        <w:rPr>
          <w:noProof/>
        </w:rPr>
        <w:t>é</w:t>
      </w:r>
      <w:r>
        <w:rPr>
          <w:noProof/>
        </w:rPr>
        <w:t xml:space="preserve">quence </w:t>
      </w:r>
      <w:r w:rsidRPr="00B505CA">
        <w:rPr>
          <w:noProof/>
        </w:rPr>
        <w:t>se connecter à un utilisateur distant par l’annuaire</w:t>
      </w:r>
      <w:bookmarkEnd w:id="138"/>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7C72CD" w:rsidRDefault="00351E3F" w:rsidP="00535836">
      <w:pPr>
        <w:pStyle w:val="Titreniveau1"/>
      </w:pPr>
      <w:bookmarkStart w:id="139" w:name="_Toc517734744"/>
      <w:r>
        <w:t>3.</w:t>
      </w:r>
      <w:r w:rsidR="00535836">
        <w:t>4</w:t>
      </w:r>
      <w:r>
        <w:t xml:space="preserve">.2.5) </w:t>
      </w:r>
      <w:r w:rsidR="00FE174B" w:rsidRPr="007C72CD">
        <w:t>Cas n° 5 :</w:t>
      </w:r>
      <w:bookmarkEnd w:id="139"/>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Nom</w:t>
      </w:r>
      <w:r w:rsidRPr="001D5212">
        <w:rPr>
          <w:rFonts w:eastAsia="Aileron"/>
          <w:shd w:val="clear" w:color="auto" w:fill="FFFFFF"/>
        </w:rPr>
        <w:t> : Envoi d’une prescription.</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Acteur(s)</w:t>
      </w:r>
      <w:r w:rsidRPr="001D5212">
        <w:rPr>
          <w:rFonts w:eastAsia="Aileron"/>
          <w:shd w:val="clear" w:color="auto" w:fill="FFFFFF"/>
        </w:rPr>
        <w:t> : Médecin sollicité.</w:t>
      </w:r>
    </w:p>
    <w:p w:rsidR="00FE174B" w:rsidRPr="001D5212" w:rsidRDefault="00FE174B" w:rsidP="00FE174B">
      <w:pPr>
        <w:pStyle w:val="NormalWeb"/>
        <w:shd w:val="clear" w:color="auto" w:fill="FFFFFF"/>
        <w:spacing w:beforeAutospacing="0" w:after="120" w:afterAutospacing="0"/>
        <w:rPr>
          <w:rFonts w:eastAsia="Aileron"/>
        </w:rPr>
      </w:pPr>
      <w:r w:rsidRPr="001D5212">
        <w:rPr>
          <w:rStyle w:val="lev"/>
          <w:rFonts w:eastAsia="Aileron"/>
          <w:shd w:val="clear" w:color="auto" w:fill="FFFFFF"/>
        </w:rPr>
        <w:t>Description</w:t>
      </w:r>
      <w:r w:rsidRPr="001D5212">
        <w:rPr>
          <w:rFonts w:eastAsia="Aileron"/>
          <w:shd w:val="clear" w:color="auto" w:fill="FFFFFF"/>
        </w:rPr>
        <w:t> : Envoyer une prescription à un utilisateur distant.</w:t>
      </w:r>
    </w:p>
    <w:p w:rsidR="00FE174B" w:rsidRPr="001D5212" w:rsidRDefault="00FE174B" w:rsidP="00FE174B">
      <w:pPr>
        <w:pStyle w:val="NormalWeb"/>
        <w:shd w:val="clear" w:color="auto" w:fill="FFFFFF"/>
        <w:spacing w:beforeAutospacing="0" w:after="120" w:afterAutospacing="0"/>
        <w:rPr>
          <w:rStyle w:val="lev"/>
          <w:rFonts w:eastAsia="Aileron"/>
          <w:b w:val="0"/>
          <w:bCs w:val="0"/>
          <w:shd w:val="clear" w:color="auto" w:fill="FFFFFF"/>
        </w:rPr>
      </w:pPr>
      <w:r w:rsidRPr="001D5212">
        <w:rPr>
          <w:rStyle w:val="lev"/>
          <w:rFonts w:eastAsia="Aileron"/>
          <w:shd w:val="clear" w:color="auto" w:fill="FFFFFF"/>
        </w:rPr>
        <w:t>Pré-conditions</w:t>
      </w:r>
      <w:r w:rsidRPr="001D5212">
        <w:rPr>
          <w:rFonts w:eastAsia="Aileron"/>
          <w:shd w:val="clear" w:color="auto" w:fill="FFFFFF"/>
        </w:rPr>
        <w:t> : connexion à un utilisateur distant</w:t>
      </w:r>
      <w:r w:rsidRPr="001D5212">
        <w:rPr>
          <w:rStyle w:val="lev"/>
          <w:rFonts w:eastAsia="Aileron"/>
          <w:shd w:val="clear" w:color="auto" w:fill="FFFFFF"/>
        </w:rPr>
        <w:t>.</w:t>
      </w:r>
    </w:p>
    <w:p w:rsidR="00FE174B" w:rsidRPr="001D5212" w:rsidRDefault="00FE174B" w:rsidP="00FE174B">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Démarrage</w:t>
      </w:r>
      <w:r w:rsidRPr="001D5212">
        <w:rPr>
          <w:rFonts w:eastAsia="Aileron"/>
          <w:shd w:val="clear" w:color="auto" w:fill="FFFFFF"/>
        </w:rPr>
        <w:t> : L’utilisateur sélectionne une prescription et demande l’envoi de celle-ci.</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 scénario nominal :</w:t>
      </w:r>
    </w:p>
    <w:p w:rsidR="00FE174B" w:rsidRPr="001D5212" w:rsidRDefault="00FE174B" w:rsidP="004F52FC">
      <w:pPr>
        <w:pStyle w:val="NormalWeb"/>
        <w:numPr>
          <w:ilvl w:val="0"/>
          <w:numId w:val="30"/>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envoie la prescription sélectionnée à l’utilisateur auquel le système est connecté.</w:t>
      </w:r>
    </w:p>
    <w:p w:rsidR="00FE174B" w:rsidRPr="001D5212" w:rsidRDefault="00FE174B" w:rsidP="004F52FC">
      <w:pPr>
        <w:pStyle w:val="NormalWeb"/>
        <w:numPr>
          <w:ilvl w:val="0"/>
          <w:numId w:val="30"/>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à l’autre bout reçoit la prescription.</w:t>
      </w:r>
    </w:p>
    <w:p w:rsidR="00FE174B" w:rsidRPr="001D5212" w:rsidRDefault="00FE174B" w:rsidP="004F52FC">
      <w:pPr>
        <w:pStyle w:val="NormalWeb"/>
        <w:numPr>
          <w:ilvl w:val="0"/>
          <w:numId w:val="30"/>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affiche un message de confirmation.</w:t>
      </w:r>
    </w:p>
    <w:p w:rsidR="00FE174B" w:rsidRPr="001D5212" w:rsidRDefault="00FE174B" w:rsidP="004F52FC">
      <w:pPr>
        <w:pStyle w:val="NormalWeb"/>
        <w:numPr>
          <w:ilvl w:val="0"/>
          <w:numId w:val="30"/>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Si l’utilisateur accepte l’affichage de la prescription, le système l’affiche.</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Les scénarios d’exception :</w:t>
      </w:r>
    </w:p>
    <w:p w:rsidR="00FE174B" w:rsidRPr="001D5212" w:rsidRDefault="00FE174B" w:rsidP="004F52FC">
      <w:pPr>
        <w:pStyle w:val="NormalWeb"/>
        <w:numPr>
          <w:ilvl w:val="0"/>
          <w:numId w:val="31"/>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La réception n’est pas activée à l’autre bout.</w:t>
      </w:r>
    </w:p>
    <w:p w:rsidR="00FE174B" w:rsidRPr="001D5212" w:rsidRDefault="00FE174B" w:rsidP="004F52FC">
      <w:pPr>
        <w:pStyle w:val="NormalWeb"/>
        <w:numPr>
          <w:ilvl w:val="0"/>
          <w:numId w:val="31"/>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La prescription n’est pas affichée.</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p>
    <w:p w:rsidR="00FE174B" w:rsidRPr="001D5212" w:rsidRDefault="00FE174B" w:rsidP="004F52FC">
      <w:pPr>
        <w:pStyle w:val="NormalWeb"/>
        <w:numPr>
          <w:ilvl w:val="0"/>
          <w:numId w:val="19"/>
        </w:numPr>
        <w:shd w:val="clear" w:color="auto" w:fill="FFFFFF"/>
        <w:spacing w:before="0" w:beforeAutospacing="0" w:after="0" w:afterAutospacing="0"/>
        <w:ind w:left="720" w:hanging="360"/>
        <w:rPr>
          <w:rFonts w:eastAsia="Aileron"/>
          <w:b/>
          <w:bCs/>
          <w:u w:val="single"/>
          <w:shd w:val="clear" w:color="auto" w:fill="FFFFFF"/>
        </w:rPr>
      </w:pPr>
      <w:r w:rsidRPr="001D5212">
        <w:rPr>
          <w:rFonts w:eastAsia="Aileron"/>
          <w:b/>
          <w:bCs/>
          <w:u w:val="single"/>
          <w:shd w:val="clear" w:color="auto" w:fill="FFFFFF"/>
        </w:rPr>
        <w:lastRenderedPageBreak/>
        <w:t>Diagramme de séquence :</w:t>
      </w:r>
    </w:p>
    <w:p w:rsidR="00FB44BC" w:rsidRDefault="00FB44BC" w:rsidP="00FB44BC">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2945765"/>
            <wp:effectExtent l="19050" t="0" r="0" b="0"/>
            <wp:docPr id="63" name="Image 62" descr="Sequence Diagram envoiyer prescri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envoiyer prescription.png"/>
                    <pic:cNvPicPr/>
                  </pic:nvPicPr>
                  <pic:blipFill>
                    <a:blip r:embed="rId39" cstate="print"/>
                    <a:stretch>
                      <a:fillRect/>
                    </a:stretch>
                  </pic:blipFill>
                  <pic:spPr>
                    <a:xfrm>
                      <a:off x="0" y="0"/>
                      <a:ext cx="5760720" cy="2945765"/>
                    </a:xfrm>
                    <a:prstGeom prst="rect">
                      <a:avLst/>
                    </a:prstGeom>
                  </pic:spPr>
                </pic:pic>
              </a:graphicData>
            </a:graphic>
          </wp:inline>
        </w:drawing>
      </w:r>
    </w:p>
    <w:p w:rsidR="00FE174B" w:rsidRPr="001D5212" w:rsidRDefault="00FB44BC" w:rsidP="00CB749B">
      <w:pPr>
        <w:pStyle w:val="Lgende"/>
        <w:jc w:val="center"/>
        <w:rPr>
          <w:rFonts w:eastAsia="Aileron"/>
          <w:shd w:val="clear" w:color="auto" w:fill="FFFFFF"/>
        </w:rPr>
      </w:pPr>
      <w:bookmarkStart w:id="140" w:name="_Toc517734557"/>
      <w:r>
        <w:t xml:space="preserve">Figure </w:t>
      </w:r>
      <w:fldSimple w:instr=" SEQ Figure \* ARABIC ">
        <w:r w:rsidR="00DD49F7">
          <w:rPr>
            <w:noProof/>
          </w:rPr>
          <w:t>28</w:t>
        </w:r>
      </w:fldSimple>
      <w:r>
        <w:rPr>
          <w:noProof/>
        </w:rPr>
        <w:t xml:space="preserve"> : diagramme de s</w:t>
      </w:r>
      <w:r w:rsidR="00CB749B">
        <w:rPr>
          <w:noProof/>
        </w:rPr>
        <w:t>é</w:t>
      </w:r>
      <w:r>
        <w:rPr>
          <w:noProof/>
        </w:rPr>
        <w:t xml:space="preserve">quence </w:t>
      </w:r>
      <w:r w:rsidRPr="00EE7F40">
        <w:rPr>
          <w:noProof/>
        </w:rPr>
        <w:t>Envoi d’une prescription</w:t>
      </w:r>
      <w:bookmarkEnd w:id="140"/>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7C72CD" w:rsidRDefault="00351E3F" w:rsidP="00535836">
      <w:pPr>
        <w:pStyle w:val="Titreniveau1"/>
      </w:pPr>
      <w:bookmarkStart w:id="141" w:name="_Toc517734745"/>
      <w:r>
        <w:t>3.</w:t>
      </w:r>
      <w:r w:rsidR="00535836">
        <w:t>4</w:t>
      </w:r>
      <w:r>
        <w:t xml:space="preserve">.2.6) </w:t>
      </w:r>
      <w:r w:rsidR="00FE174B" w:rsidRPr="007C72CD">
        <w:t>Cas n° 6 :</w:t>
      </w:r>
      <w:bookmarkEnd w:id="141"/>
    </w:p>
    <w:p w:rsidR="00FE174B" w:rsidRPr="001D5212" w:rsidRDefault="00FE174B" w:rsidP="00FB44BC">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Nom</w:t>
      </w:r>
      <w:r w:rsidRPr="001D5212">
        <w:rPr>
          <w:rFonts w:eastAsia="Aileron"/>
          <w:shd w:val="clear" w:color="auto" w:fill="FFFFFF"/>
        </w:rPr>
        <w:t> : sollicit</w:t>
      </w:r>
      <w:r w:rsidR="00FB44BC">
        <w:rPr>
          <w:rFonts w:eastAsia="Aileron"/>
          <w:shd w:val="clear" w:color="auto" w:fill="FFFFFF"/>
        </w:rPr>
        <w:t>er</w:t>
      </w:r>
      <w:r w:rsidRPr="001D5212">
        <w:rPr>
          <w:rFonts w:eastAsia="Aileron"/>
          <w:shd w:val="clear" w:color="auto" w:fill="FFFFFF"/>
        </w:rPr>
        <w:t xml:space="preserve"> un médecin.</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Acteur(s)</w:t>
      </w:r>
      <w:r w:rsidRPr="001D5212">
        <w:rPr>
          <w:rFonts w:eastAsia="Aileron"/>
          <w:shd w:val="clear" w:color="auto" w:fill="FFFFFF"/>
        </w:rPr>
        <w:t> : Médecin demandeur</w:t>
      </w:r>
    </w:p>
    <w:p w:rsidR="00FE174B" w:rsidRPr="001D5212" w:rsidRDefault="00FE174B" w:rsidP="00FE174B">
      <w:pPr>
        <w:pStyle w:val="NormalWeb"/>
        <w:shd w:val="clear" w:color="auto" w:fill="FFFFFF"/>
        <w:spacing w:beforeAutospacing="0" w:after="120" w:afterAutospacing="0"/>
        <w:rPr>
          <w:rFonts w:eastAsia="Aileron"/>
        </w:rPr>
      </w:pPr>
      <w:r w:rsidRPr="001D5212">
        <w:rPr>
          <w:rStyle w:val="lev"/>
          <w:rFonts w:eastAsia="Aileron"/>
          <w:shd w:val="clear" w:color="auto" w:fill="FFFFFF"/>
        </w:rPr>
        <w:t>Description</w:t>
      </w:r>
      <w:r w:rsidRPr="001D5212">
        <w:rPr>
          <w:rFonts w:eastAsia="Aileron"/>
          <w:shd w:val="clear" w:color="auto" w:fill="FFFFFF"/>
        </w:rPr>
        <w:t> : un médecin demande à un autre utilisateur du système d’envoyer des prescriptions concernant un malade.</w:t>
      </w:r>
    </w:p>
    <w:p w:rsidR="00FE174B" w:rsidRPr="001D5212" w:rsidRDefault="00FE174B" w:rsidP="00FE174B">
      <w:pPr>
        <w:pStyle w:val="NormalWeb"/>
        <w:shd w:val="clear" w:color="auto" w:fill="FFFFFF"/>
        <w:spacing w:beforeAutospacing="0" w:after="120" w:afterAutospacing="0"/>
        <w:rPr>
          <w:rStyle w:val="lev"/>
          <w:rFonts w:eastAsia="Aileron"/>
          <w:b w:val="0"/>
          <w:bCs w:val="0"/>
          <w:shd w:val="clear" w:color="auto" w:fill="FFFFFF"/>
        </w:rPr>
      </w:pPr>
      <w:r w:rsidRPr="001D5212">
        <w:rPr>
          <w:rStyle w:val="lev"/>
          <w:rFonts w:eastAsia="Aileron"/>
          <w:shd w:val="clear" w:color="auto" w:fill="FFFFFF"/>
        </w:rPr>
        <w:t>Pré-conditions</w:t>
      </w:r>
      <w:r w:rsidRPr="001D5212">
        <w:rPr>
          <w:rFonts w:eastAsia="Aileron"/>
          <w:shd w:val="clear" w:color="auto" w:fill="FFFFFF"/>
        </w:rPr>
        <w:t> : connexion à un utilisateur distant</w:t>
      </w:r>
      <w:r w:rsidRPr="001D5212">
        <w:rPr>
          <w:rStyle w:val="lev"/>
          <w:rFonts w:eastAsia="Aileron"/>
          <w:shd w:val="clear" w:color="auto" w:fill="FFFFFF"/>
        </w:rPr>
        <w:t>.</w:t>
      </w:r>
    </w:p>
    <w:p w:rsidR="00FE174B" w:rsidRPr="001D5212" w:rsidRDefault="00FE174B" w:rsidP="00FE174B">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Démarrage</w:t>
      </w:r>
      <w:r w:rsidRPr="001D5212">
        <w:rPr>
          <w:rFonts w:eastAsia="Aileron"/>
          <w:shd w:val="clear" w:color="auto" w:fill="FFFFFF"/>
        </w:rPr>
        <w:t> : L’utilisateur demande l’envoi de la sollicitation.</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 scénario nominal :</w:t>
      </w:r>
    </w:p>
    <w:p w:rsidR="00FE174B" w:rsidRPr="001D5212" w:rsidRDefault="00FE174B" w:rsidP="004F52FC">
      <w:pPr>
        <w:pStyle w:val="NormalWeb"/>
        <w:numPr>
          <w:ilvl w:val="0"/>
          <w:numId w:val="32"/>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L’utilisateur saisit le texte et valide la demande.</w:t>
      </w:r>
    </w:p>
    <w:p w:rsidR="00FE174B" w:rsidRPr="001D5212" w:rsidRDefault="00FE174B" w:rsidP="004F52FC">
      <w:pPr>
        <w:pStyle w:val="NormalWeb"/>
        <w:numPr>
          <w:ilvl w:val="0"/>
          <w:numId w:val="32"/>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envoie la sollicitation à l’utilisateur auquel le système est connecté.</w:t>
      </w:r>
    </w:p>
    <w:p w:rsidR="00FE174B" w:rsidRPr="001D5212" w:rsidRDefault="00FE174B" w:rsidP="004F52FC">
      <w:pPr>
        <w:pStyle w:val="NormalWeb"/>
        <w:numPr>
          <w:ilvl w:val="0"/>
          <w:numId w:val="32"/>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L’utilisateur de l’autre bout reçoit la sollicitation.</w:t>
      </w:r>
    </w:p>
    <w:p w:rsidR="00FE174B" w:rsidRPr="001D5212" w:rsidRDefault="00FE174B" w:rsidP="004F52FC">
      <w:pPr>
        <w:pStyle w:val="NormalWeb"/>
        <w:numPr>
          <w:ilvl w:val="0"/>
          <w:numId w:val="32"/>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Si la réception est activée, le système affiche la sollicitation et demande si l’utilisateur veut se connecter au demandeur.</w:t>
      </w:r>
    </w:p>
    <w:p w:rsidR="00FE174B" w:rsidRPr="001D5212" w:rsidRDefault="00FE174B" w:rsidP="004F52FC">
      <w:pPr>
        <w:pStyle w:val="NormalWeb"/>
        <w:numPr>
          <w:ilvl w:val="0"/>
          <w:numId w:val="32"/>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 xml:space="preserve">Si l’utilisateur accepte, le système se connecte avec </w:t>
      </w:r>
      <w:r w:rsidR="00E134A0">
        <w:rPr>
          <w:rFonts w:eastAsia="Aileron"/>
          <w:shd w:val="clear" w:color="auto" w:fill="FFFFFF"/>
        </w:rPr>
        <w:t xml:space="preserve">le </w:t>
      </w:r>
      <w:r w:rsidR="00E134A0" w:rsidRPr="001D5212">
        <w:rPr>
          <w:rFonts w:eastAsia="Aileron"/>
          <w:shd w:val="clear" w:color="auto" w:fill="FFFFFF"/>
        </w:rPr>
        <w:t>demandeur</w:t>
      </w:r>
      <w:r w:rsidRPr="001D5212">
        <w:rPr>
          <w:rFonts w:eastAsia="Aileron"/>
          <w:shd w:val="clear" w:color="auto" w:fill="FFFFFF"/>
        </w:rPr>
        <w:t xml:space="preserve"> en vue d’envoyer </w:t>
      </w:r>
      <w:r w:rsidR="00E134A0">
        <w:rPr>
          <w:rFonts w:eastAsia="Aileron"/>
          <w:shd w:val="clear" w:color="auto" w:fill="FFFFFF"/>
        </w:rPr>
        <w:t>des</w:t>
      </w:r>
      <w:r w:rsidRPr="001D5212">
        <w:rPr>
          <w:rFonts w:eastAsia="Aileron"/>
          <w:shd w:val="clear" w:color="auto" w:fill="FFFFFF"/>
        </w:rPr>
        <w:t xml:space="preserve"> </w:t>
      </w:r>
      <w:r w:rsidR="00E134A0">
        <w:rPr>
          <w:rFonts w:eastAsia="Aileron"/>
          <w:shd w:val="clear" w:color="auto" w:fill="FFFFFF"/>
        </w:rPr>
        <w:t>prescriptions</w:t>
      </w:r>
      <w:r w:rsidRPr="001D5212">
        <w:rPr>
          <w:rFonts w:eastAsia="Aileron"/>
          <w:shd w:val="clear" w:color="auto" w:fill="FFFFFF"/>
        </w:rPr>
        <w:t>.</w:t>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Les scénarios d’exception :</w:t>
      </w:r>
    </w:p>
    <w:p w:rsidR="00FE174B" w:rsidRPr="001D5212" w:rsidRDefault="00FE174B" w:rsidP="004F52FC">
      <w:pPr>
        <w:pStyle w:val="NormalWeb"/>
        <w:numPr>
          <w:ilvl w:val="0"/>
          <w:numId w:val="31"/>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La réception n’est pas activée à l’autre bout</w:t>
      </w:r>
    </w:p>
    <w:p w:rsidR="00FE174B" w:rsidRPr="001D5212" w:rsidRDefault="00FE174B" w:rsidP="004F52FC">
      <w:pPr>
        <w:pStyle w:val="NormalWeb"/>
        <w:numPr>
          <w:ilvl w:val="0"/>
          <w:numId w:val="31"/>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La prescription la sollicitation n’est pas affichée.</w:t>
      </w:r>
    </w:p>
    <w:p w:rsidR="00E134A0" w:rsidRPr="001D5212" w:rsidRDefault="00E134A0" w:rsidP="00FE174B">
      <w:pPr>
        <w:pStyle w:val="NormalWeb"/>
        <w:shd w:val="clear" w:color="auto" w:fill="FFFFFF"/>
        <w:spacing w:beforeAutospacing="0" w:afterAutospacing="0"/>
        <w:rPr>
          <w:rFonts w:eastAsia="Aileron"/>
          <w:shd w:val="clear" w:color="auto" w:fill="FFFFFF"/>
        </w:rPr>
      </w:pPr>
    </w:p>
    <w:p w:rsidR="00FE174B" w:rsidRPr="001D5212" w:rsidRDefault="00FE174B" w:rsidP="004F52FC">
      <w:pPr>
        <w:pStyle w:val="NormalWeb"/>
        <w:numPr>
          <w:ilvl w:val="0"/>
          <w:numId w:val="17"/>
        </w:numPr>
        <w:shd w:val="clear" w:color="auto" w:fill="FFFFFF"/>
        <w:spacing w:before="0" w:beforeAutospacing="0" w:after="0" w:afterAutospacing="0"/>
        <w:rPr>
          <w:rFonts w:eastAsia="Aileron"/>
          <w:b/>
          <w:bCs/>
          <w:u w:val="single"/>
          <w:shd w:val="clear" w:color="auto" w:fill="FFFFFF"/>
        </w:rPr>
      </w:pPr>
      <w:r w:rsidRPr="001D5212">
        <w:rPr>
          <w:rFonts w:eastAsia="Aileron"/>
          <w:b/>
          <w:bCs/>
          <w:u w:val="single"/>
          <w:shd w:val="clear" w:color="auto" w:fill="FFFFFF"/>
        </w:rPr>
        <w:t>Diagramme de séquence :</w:t>
      </w:r>
    </w:p>
    <w:p w:rsidR="00CB749B" w:rsidRDefault="00CB749B" w:rsidP="00CB749B">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4056380"/>
            <wp:effectExtent l="19050" t="0" r="0" b="0"/>
            <wp:docPr id="64" name="Image 63" descr="Sequence Diagram DemmandeSolicita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DemmandeSolicitaion.png"/>
                    <pic:cNvPicPr/>
                  </pic:nvPicPr>
                  <pic:blipFill>
                    <a:blip r:embed="rId40" cstate="print"/>
                    <a:stretch>
                      <a:fillRect/>
                    </a:stretch>
                  </pic:blipFill>
                  <pic:spPr>
                    <a:xfrm>
                      <a:off x="0" y="0"/>
                      <a:ext cx="5760720" cy="4056380"/>
                    </a:xfrm>
                    <a:prstGeom prst="rect">
                      <a:avLst/>
                    </a:prstGeom>
                  </pic:spPr>
                </pic:pic>
              </a:graphicData>
            </a:graphic>
          </wp:inline>
        </w:drawing>
      </w:r>
    </w:p>
    <w:p w:rsidR="00FE174B" w:rsidRPr="001D5212" w:rsidRDefault="00CB749B" w:rsidP="00CB749B">
      <w:pPr>
        <w:pStyle w:val="Lgende"/>
        <w:jc w:val="center"/>
        <w:rPr>
          <w:rFonts w:eastAsia="Aileron"/>
          <w:shd w:val="clear" w:color="auto" w:fill="FFFFFF"/>
        </w:rPr>
      </w:pPr>
      <w:bookmarkStart w:id="142" w:name="_Toc517734558"/>
      <w:r>
        <w:t xml:space="preserve">Figure </w:t>
      </w:r>
      <w:fldSimple w:instr=" SEQ Figure \* ARABIC ">
        <w:r w:rsidR="00DD49F7">
          <w:rPr>
            <w:noProof/>
          </w:rPr>
          <w:t>29</w:t>
        </w:r>
      </w:fldSimple>
      <w:r>
        <w:t xml:space="preserve"> : diagramme de séquence </w:t>
      </w:r>
      <w:r w:rsidRPr="008150A0">
        <w:t>solliciter un médecin</w:t>
      </w:r>
      <w:bookmarkEnd w:id="142"/>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7C72CD" w:rsidRDefault="00351E3F" w:rsidP="00535836">
      <w:pPr>
        <w:pStyle w:val="Titreniveau1"/>
      </w:pPr>
      <w:bookmarkStart w:id="143" w:name="_Toc517734746"/>
      <w:r>
        <w:t>3.</w:t>
      </w:r>
      <w:r w:rsidR="00535836">
        <w:t>4</w:t>
      </w:r>
      <w:r>
        <w:t xml:space="preserve">.2.7) </w:t>
      </w:r>
      <w:r w:rsidR="00FE174B" w:rsidRPr="007C72CD">
        <w:t>Cas n° 7 :</w:t>
      </w:r>
      <w:bookmarkEnd w:id="143"/>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A) Description textuelle :</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Nom</w:t>
      </w:r>
      <w:r w:rsidRPr="001D5212">
        <w:rPr>
          <w:rFonts w:eastAsia="Aileron"/>
          <w:shd w:val="clear" w:color="auto" w:fill="FFFFFF"/>
        </w:rPr>
        <w:t> : déconnexion de l’annuaire.</w:t>
      </w:r>
    </w:p>
    <w:p w:rsidR="00FE174B" w:rsidRPr="001D5212" w:rsidRDefault="00FE174B" w:rsidP="00FE174B">
      <w:pPr>
        <w:pStyle w:val="NormalWeb"/>
        <w:shd w:val="clear" w:color="auto" w:fill="FFFFFF"/>
        <w:spacing w:beforeAutospacing="0" w:after="120" w:afterAutospacing="0"/>
        <w:rPr>
          <w:rStyle w:val="lev"/>
          <w:rFonts w:eastAsia="Aileron"/>
          <w:shd w:val="clear" w:color="auto" w:fill="FFFFFF"/>
        </w:rPr>
      </w:pPr>
      <w:r w:rsidRPr="001D5212">
        <w:rPr>
          <w:rStyle w:val="lev"/>
          <w:rFonts w:eastAsia="Aileron"/>
          <w:shd w:val="clear" w:color="auto" w:fill="FFFFFF"/>
        </w:rPr>
        <w:t>Acteur(s)</w:t>
      </w:r>
      <w:r w:rsidRPr="001D5212">
        <w:rPr>
          <w:rFonts w:eastAsia="Aileron"/>
          <w:shd w:val="clear" w:color="auto" w:fill="FFFFFF"/>
        </w:rPr>
        <w:t> : Médecin.</w:t>
      </w:r>
    </w:p>
    <w:p w:rsidR="00FE174B" w:rsidRPr="001D5212" w:rsidRDefault="00FE174B" w:rsidP="00833221">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Description</w:t>
      </w:r>
      <w:r w:rsidRPr="001D5212">
        <w:rPr>
          <w:rFonts w:eastAsia="Aileron"/>
          <w:shd w:val="clear" w:color="auto" w:fill="FFFFFF"/>
        </w:rPr>
        <w:t> : </w:t>
      </w:r>
      <w:r w:rsidR="00833221" w:rsidRPr="001D5212">
        <w:rPr>
          <w:rFonts w:eastAsia="Aileron"/>
          <w:shd w:val="clear" w:color="auto" w:fill="FFFFFF"/>
        </w:rPr>
        <w:t>déconnexion de l’annuaire</w:t>
      </w:r>
      <w:r w:rsidR="00833221">
        <w:rPr>
          <w:rFonts w:eastAsia="Aileron"/>
          <w:shd w:val="clear" w:color="auto" w:fill="FFFFFF"/>
        </w:rPr>
        <w:t xml:space="preserve"> pour qui il ne soit pas visible auprès des autres utilisateurs de système</w:t>
      </w:r>
      <w:r w:rsidRPr="001D5212">
        <w:rPr>
          <w:rFonts w:eastAsia="Aileron"/>
          <w:shd w:val="clear" w:color="auto" w:fill="FFFFFF"/>
        </w:rPr>
        <w:t>.</w:t>
      </w:r>
    </w:p>
    <w:p w:rsidR="00FE174B" w:rsidRPr="001D5212" w:rsidRDefault="00FE174B" w:rsidP="00FE174B">
      <w:pPr>
        <w:pStyle w:val="NormalWeb"/>
        <w:shd w:val="clear" w:color="auto" w:fill="FFFFFF"/>
        <w:spacing w:beforeAutospacing="0" w:after="120" w:afterAutospacing="0"/>
        <w:rPr>
          <w:rStyle w:val="lev"/>
          <w:rFonts w:asciiTheme="minorHAnsi" w:eastAsia="Aileron" w:hAnsiTheme="minorHAnsi" w:cstheme="minorBidi"/>
          <w:sz w:val="20"/>
          <w:szCs w:val="20"/>
          <w:shd w:val="clear" w:color="auto" w:fill="FFFFFF"/>
        </w:rPr>
      </w:pPr>
      <w:r w:rsidRPr="001D5212">
        <w:rPr>
          <w:rStyle w:val="lev"/>
          <w:rFonts w:eastAsia="Aileron"/>
          <w:shd w:val="clear" w:color="auto" w:fill="FFFFFF"/>
        </w:rPr>
        <w:t>Pré-conditions</w:t>
      </w:r>
      <w:r w:rsidRPr="001D5212">
        <w:rPr>
          <w:rFonts w:eastAsia="Aileron"/>
          <w:shd w:val="clear" w:color="auto" w:fill="FFFFFF"/>
        </w:rPr>
        <w:t> : Connexion à l’annuaire</w:t>
      </w:r>
    </w:p>
    <w:p w:rsidR="00FE174B" w:rsidRPr="001D5212" w:rsidRDefault="00FE174B" w:rsidP="00833221">
      <w:pPr>
        <w:pStyle w:val="NormalWeb"/>
        <w:shd w:val="clear" w:color="auto" w:fill="FFFFFF"/>
        <w:spacing w:beforeAutospacing="0" w:after="120" w:afterAutospacing="0"/>
        <w:rPr>
          <w:rFonts w:eastAsia="Aileron"/>
          <w:shd w:val="clear" w:color="auto" w:fill="FFFFFF"/>
        </w:rPr>
      </w:pPr>
      <w:r w:rsidRPr="001D5212">
        <w:rPr>
          <w:rStyle w:val="lev"/>
          <w:rFonts w:eastAsia="Aileron"/>
          <w:shd w:val="clear" w:color="auto" w:fill="FFFFFF"/>
        </w:rPr>
        <w:t>Démarrage</w:t>
      </w:r>
      <w:r w:rsidRPr="001D5212">
        <w:rPr>
          <w:rFonts w:eastAsia="Aileron"/>
          <w:shd w:val="clear" w:color="auto" w:fill="FFFFFF"/>
        </w:rPr>
        <w:t xml:space="preserve"> : L’utilisateur </w:t>
      </w:r>
      <w:r w:rsidR="00833221">
        <w:rPr>
          <w:rFonts w:eastAsia="Aileron"/>
          <w:shd w:val="clear" w:color="auto" w:fill="FFFFFF"/>
        </w:rPr>
        <w:t>demande la déconnection de l’annuaire</w:t>
      </w:r>
      <w:r w:rsidRPr="001D5212">
        <w:rPr>
          <w:rFonts w:eastAsia="Aileron"/>
          <w:shd w:val="clear" w:color="auto" w:fill="FFFFFF"/>
        </w:rPr>
        <w:t>.</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t>Le scénario nominal :</w:t>
      </w:r>
    </w:p>
    <w:p w:rsidR="00FE174B" w:rsidRPr="001D5212" w:rsidRDefault="00FE174B" w:rsidP="004F52FC">
      <w:pPr>
        <w:pStyle w:val="NormalWeb"/>
        <w:numPr>
          <w:ilvl w:val="0"/>
          <w:numId w:val="38"/>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Le système demande la déconnexion à l’annuaire.</w:t>
      </w:r>
    </w:p>
    <w:p w:rsidR="00FE174B" w:rsidRPr="001D5212" w:rsidRDefault="00FE174B" w:rsidP="004F52FC">
      <w:pPr>
        <w:pStyle w:val="NormalWeb"/>
        <w:numPr>
          <w:ilvl w:val="0"/>
          <w:numId w:val="38"/>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L’annuaire met à jour l’état de l’utilisateur dans la liste des clients connectés.</w:t>
      </w:r>
    </w:p>
    <w:p w:rsidR="00FE174B" w:rsidRPr="00833221" w:rsidRDefault="00FE174B" w:rsidP="004F52FC">
      <w:pPr>
        <w:pStyle w:val="NormalWeb"/>
        <w:numPr>
          <w:ilvl w:val="0"/>
          <w:numId w:val="38"/>
        </w:numPr>
        <w:shd w:val="clear" w:color="auto" w:fill="FFFFFF"/>
        <w:spacing w:before="0" w:beforeAutospacing="0" w:after="0" w:afterAutospacing="0"/>
        <w:rPr>
          <w:rFonts w:eastAsia="Aileron"/>
          <w:b/>
          <w:bCs/>
          <w:u w:val="single"/>
          <w:shd w:val="clear" w:color="auto" w:fill="FFFFFF"/>
        </w:rPr>
      </w:pPr>
      <w:r w:rsidRPr="00833221">
        <w:rPr>
          <w:rFonts w:eastAsia="Aileron"/>
          <w:shd w:val="clear" w:color="auto" w:fill="FFFFFF"/>
        </w:rPr>
        <w:lastRenderedPageBreak/>
        <w:t>L’annuaire envoie une réponse positive au client.</w:t>
      </w:r>
    </w:p>
    <w:p w:rsidR="00833221" w:rsidRPr="00833221" w:rsidRDefault="00833221" w:rsidP="00833221">
      <w:pPr>
        <w:pStyle w:val="NormalWeb"/>
        <w:shd w:val="clear" w:color="auto" w:fill="FFFFFF"/>
        <w:spacing w:before="0" w:beforeAutospacing="0" w:after="0" w:afterAutospacing="0"/>
        <w:rPr>
          <w:rFonts w:eastAsia="Aileron"/>
          <w:b/>
          <w:bCs/>
          <w:u w:val="single"/>
          <w:shd w:val="clear" w:color="auto" w:fill="FFFFFF"/>
        </w:rPr>
      </w:pPr>
    </w:p>
    <w:p w:rsidR="00FE174B" w:rsidRPr="001D5212" w:rsidRDefault="00FE174B" w:rsidP="004F52FC">
      <w:pPr>
        <w:pStyle w:val="NormalWeb"/>
        <w:numPr>
          <w:ilvl w:val="0"/>
          <w:numId w:val="16"/>
        </w:numPr>
        <w:shd w:val="clear" w:color="auto" w:fill="FFFFFF"/>
        <w:spacing w:before="0" w:beforeAutospacing="0" w:after="0" w:afterAutospacing="0"/>
        <w:ind w:left="720" w:hanging="360"/>
        <w:rPr>
          <w:rFonts w:eastAsia="Aileron"/>
          <w:b/>
          <w:bCs/>
          <w:u w:val="single"/>
          <w:shd w:val="clear" w:color="auto" w:fill="FFFFFF"/>
        </w:rPr>
      </w:pPr>
      <w:r w:rsidRPr="001D5212">
        <w:rPr>
          <w:rFonts w:eastAsia="Aileron"/>
          <w:b/>
          <w:bCs/>
          <w:u w:val="single"/>
          <w:shd w:val="clear" w:color="auto" w:fill="FFFFFF"/>
        </w:rPr>
        <w:t>Diagramme de séquences :</w:t>
      </w:r>
    </w:p>
    <w:p w:rsidR="00CB749B" w:rsidRDefault="00CB749B" w:rsidP="00CB749B">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2685415"/>
            <wp:effectExtent l="19050" t="0" r="0" b="0"/>
            <wp:docPr id="65" name="Image 64" descr="Sequence Diagram Désactiver la réce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Désactiver la réception.png"/>
                    <pic:cNvPicPr/>
                  </pic:nvPicPr>
                  <pic:blipFill>
                    <a:blip r:embed="rId36" cstate="print"/>
                    <a:stretch>
                      <a:fillRect/>
                    </a:stretch>
                  </pic:blipFill>
                  <pic:spPr>
                    <a:xfrm>
                      <a:off x="0" y="0"/>
                      <a:ext cx="5760720" cy="2685415"/>
                    </a:xfrm>
                    <a:prstGeom prst="rect">
                      <a:avLst/>
                    </a:prstGeom>
                  </pic:spPr>
                </pic:pic>
              </a:graphicData>
            </a:graphic>
          </wp:inline>
        </w:drawing>
      </w:r>
    </w:p>
    <w:p w:rsidR="00FE174B" w:rsidRPr="001D5212" w:rsidRDefault="00CB749B" w:rsidP="00CB749B">
      <w:pPr>
        <w:pStyle w:val="Lgende"/>
        <w:jc w:val="center"/>
        <w:rPr>
          <w:rFonts w:eastAsia="Aileron"/>
          <w:shd w:val="clear" w:color="auto" w:fill="FFFFFF"/>
        </w:rPr>
      </w:pPr>
      <w:bookmarkStart w:id="144" w:name="_Toc517734559"/>
      <w:r>
        <w:t xml:space="preserve">Figure </w:t>
      </w:r>
      <w:fldSimple w:instr=" SEQ Figure \* ARABIC ">
        <w:r w:rsidR="00DD49F7">
          <w:rPr>
            <w:noProof/>
          </w:rPr>
          <w:t>30</w:t>
        </w:r>
      </w:fldSimple>
      <w:r>
        <w:t xml:space="preserve">: diagramme de séquence </w:t>
      </w:r>
      <w:r w:rsidRPr="00233891">
        <w:t>déconnexion de l’annuaire</w:t>
      </w:r>
      <w:bookmarkEnd w:id="144"/>
    </w:p>
    <w:p w:rsidR="00FE174B" w:rsidRPr="007C72CD" w:rsidRDefault="00351E3F" w:rsidP="00535836">
      <w:pPr>
        <w:pStyle w:val="Titreniveau1"/>
      </w:pPr>
      <w:bookmarkStart w:id="145" w:name="_Toc517734747"/>
      <w:r>
        <w:t>3.</w:t>
      </w:r>
      <w:r w:rsidR="00535836">
        <w:t>4</w:t>
      </w:r>
      <w:r>
        <w:t>.3</w:t>
      </w:r>
      <w:r w:rsidR="00FE174B" w:rsidRPr="007C72CD">
        <w:t>) Diagramme de composants :</w:t>
      </w:r>
      <w:bookmarkEnd w:id="145"/>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Le diagramme des composants est donné par la figure suivante.</w:t>
      </w:r>
    </w:p>
    <w:p w:rsidR="00CB749B" w:rsidRDefault="00CB749B" w:rsidP="00CB749B">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3091180"/>
            <wp:effectExtent l="19050" t="0" r="0" b="0"/>
            <wp:docPr id="66" name="Image 65" descr="Componen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 Diagram.png"/>
                    <pic:cNvPicPr/>
                  </pic:nvPicPr>
                  <pic:blipFill>
                    <a:blip r:embed="rId41" cstate="print"/>
                    <a:stretch>
                      <a:fillRect/>
                    </a:stretch>
                  </pic:blipFill>
                  <pic:spPr>
                    <a:xfrm>
                      <a:off x="0" y="0"/>
                      <a:ext cx="5760720" cy="3091180"/>
                    </a:xfrm>
                    <a:prstGeom prst="rect">
                      <a:avLst/>
                    </a:prstGeom>
                  </pic:spPr>
                </pic:pic>
              </a:graphicData>
            </a:graphic>
          </wp:inline>
        </w:drawing>
      </w:r>
    </w:p>
    <w:p w:rsidR="00FE174B" w:rsidRPr="001D5212" w:rsidRDefault="00CB749B" w:rsidP="00CB749B">
      <w:pPr>
        <w:pStyle w:val="Lgende"/>
        <w:jc w:val="center"/>
        <w:rPr>
          <w:rFonts w:eastAsia="Aileron"/>
          <w:shd w:val="clear" w:color="auto" w:fill="FFFFFF"/>
        </w:rPr>
      </w:pPr>
      <w:bookmarkStart w:id="146" w:name="_Toc517734560"/>
      <w:r>
        <w:t xml:space="preserve">Figure </w:t>
      </w:r>
      <w:fldSimple w:instr=" SEQ Figure \* ARABIC ">
        <w:r w:rsidR="00DD49F7">
          <w:rPr>
            <w:noProof/>
          </w:rPr>
          <w:t>31</w:t>
        </w:r>
      </w:fldSimple>
      <w:r>
        <w:t xml:space="preserve"> Diagramme des composantes de l'application JCSP.net</w:t>
      </w:r>
      <w:bookmarkEnd w:id="146"/>
    </w:p>
    <w:p w:rsidR="00FE174B" w:rsidRPr="007C72CD" w:rsidRDefault="001F63CE" w:rsidP="00535836">
      <w:pPr>
        <w:pStyle w:val="Titreniveau1"/>
      </w:pPr>
      <w:bookmarkStart w:id="147" w:name="_Toc517734748"/>
      <w:r w:rsidRPr="007C72CD">
        <w:lastRenderedPageBreak/>
        <w:t>3.</w:t>
      </w:r>
      <w:r w:rsidR="00535836">
        <w:t>4</w:t>
      </w:r>
      <w:r w:rsidR="00367F28" w:rsidRPr="007C72CD">
        <w:t>.4</w:t>
      </w:r>
      <w:r w:rsidRPr="007C72CD">
        <w:t xml:space="preserve">) </w:t>
      </w:r>
      <w:r w:rsidR="00FE174B" w:rsidRPr="007C72CD">
        <w:t>Le choix de l’utilisation des canaux :</w:t>
      </w:r>
      <w:bookmarkEnd w:id="147"/>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Comme nous l’avons mentionné précédemment, la création des canaux peut être réalisée de deux méthodes : </w:t>
      </w:r>
    </w:p>
    <w:p w:rsidR="00FE174B" w:rsidRPr="001D5212" w:rsidRDefault="00FE174B" w:rsidP="004F52FC">
      <w:pPr>
        <w:pStyle w:val="NormalWeb"/>
        <w:numPr>
          <w:ilvl w:val="0"/>
          <w:numId w:val="33"/>
        </w:numPr>
        <w:shd w:val="clear" w:color="auto" w:fill="FFFFFF"/>
        <w:spacing w:before="0" w:beforeAutospacing="0" w:after="0" w:afterAutospacing="0"/>
        <w:rPr>
          <w:rFonts w:eastAsia="Aileron"/>
          <w:shd w:val="clear" w:color="auto" w:fill="FFFFFF"/>
        </w:rPr>
      </w:pPr>
      <w:r w:rsidRPr="001D5212">
        <w:rPr>
          <w:rFonts w:eastAsia="Aileron"/>
          <w:b/>
          <w:bCs/>
          <w:shd w:val="clear" w:color="auto" w:fill="FFFFFF"/>
        </w:rPr>
        <w:t>Par le CNS</w:t>
      </w:r>
      <w:r w:rsidRPr="001D5212">
        <w:rPr>
          <w:rFonts w:eastAsia="Aileron"/>
          <w:shd w:val="clear" w:color="auto" w:fill="FFFFFF"/>
        </w:rPr>
        <w:t xml:space="preserve"> : cette </w:t>
      </w:r>
      <w:r w:rsidR="00513058">
        <w:rPr>
          <w:rFonts w:eastAsia="Aileron"/>
          <w:shd w:val="clear" w:color="auto" w:fill="FFFFFF"/>
        </w:rPr>
        <w:t>méthode de création des canaux</w:t>
      </w:r>
      <w:r w:rsidRPr="001D5212">
        <w:rPr>
          <w:rFonts w:eastAsia="Aileron"/>
          <w:shd w:val="clear" w:color="auto" w:fill="FFFFFF"/>
        </w:rPr>
        <w:t xml:space="preserve"> est utilisée juste pour permette aux utilisateurs de se connecter à l’annuaire. Ce choix est justifié par le fait qu’il n’y ait qu’un seul annuaire. Dans une telle situation, cette méthode est conseillée par ce que c’est la plus simple</w:t>
      </w:r>
      <w:r w:rsidR="00513058">
        <w:rPr>
          <w:rFonts w:eastAsia="Aileron"/>
          <w:shd w:val="clear" w:color="auto" w:fill="FFFFFF"/>
        </w:rPr>
        <w:t>,  en plus la création d’un canaux One2Net permet d’avoir que seul serveur et plusieurs client, cette contrainte est la contrainte principale pour créer un serveur</w:t>
      </w:r>
      <w:r w:rsidRPr="001D5212">
        <w:rPr>
          <w:rFonts w:eastAsia="Aileron"/>
          <w:shd w:val="clear" w:color="auto" w:fill="FFFFFF"/>
        </w:rPr>
        <w:t xml:space="preserve">. </w:t>
      </w:r>
    </w:p>
    <w:p w:rsidR="00FE174B" w:rsidRPr="001D5212" w:rsidRDefault="00FE174B" w:rsidP="004F52FC">
      <w:pPr>
        <w:pStyle w:val="NormalWeb"/>
        <w:numPr>
          <w:ilvl w:val="0"/>
          <w:numId w:val="33"/>
        </w:numPr>
        <w:shd w:val="clear" w:color="auto" w:fill="FFFFFF"/>
        <w:spacing w:before="0" w:beforeAutospacing="0" w:after="0" w:afterAutospacing="0"/>
        <w:rPr>
          <w:rFonts w:eastAsia="Aileron"/>
          <w:shd w:val="clear" w:color="auto" w:fill="FFFFFF"/>
        </w:rPr>
      </w:pPr>
      <w:r w:rsidRPr="001D5212">
        <w:rPr>
          <w:rFonts w:eastAsia="Aileron"/>
          <w:b/>
          <w:bCs/>
          <w:shd w:val="clear" w:color="auto" w:fill="FFFFFF"/>
        </w:rPr>
        <w:t>Par des canaux anonymes</w:t>
      </w:r>
      <w:r w:rsidRPr="001D5212">
        <w:rPr>
          <w:rFonts w:eastAsia="Aileron"/>
          <w:shd w:val="clear" w:color="auto" w:fill="FFFFFF"/>
        </w:rPr>
        <w:t xml:space="preserve"> : ce sont des canaux qui ne sont pas enregistrés dans le CNS. Nous les avons utilisés pour établir la connexion entre les applications des clients après avoir récupérer l’adresse IP du client, ou lorsque l’annuaire envoie la réponse au client.</w:t>
      </w:r>
    </w:p>
    <w:p w:rsidR="009837AF" w:rsidRDefault="009837AF">
      <w:pPr>
        <w:rPr>
          <w:rFonts w:eastAsia="Aileron"/>
          <w:shd w:val="clear" w:color="auto" w:fill="FFFFFF"/>
        </w:rPr>
      </w:pPr>
      <w:r>
        <w:rPr>
          <w:rFonts w:eastAsia="Aileron"/>
          <w:shd w:val="clear" w:color="auto" w:fill="FFFFFF"/>
        </w:rPr>
        <w:br w:type="page"/>
      </w:r>
    </w:p>
    <w:p w:rsidR="00FE174B" w:rsidRPr="007C72CD" w:rsidRDefault="00FE174B" w:rsidP="00535836">
      <w:pPr>
        <w:pStyle w:val="Titreniveau1"/>
      </w:pPr>
      <w:bookmarkStart w:id="148" w:name="_Toc517734749"/>
      <w:r w:rsidRPr="007C72CD">
        <w:lastRenderedPageBreak/>
        <w:t>3.</w:t>
      </w:r>
      <w:r w:rsidR="00535836">
        <w:t>4</w:t>
      </w:r>
      <w:r w:rsidR="00367F28" w:rsidRPr="007C72CD">
        <w:t>.5</w:t>
      </w:r>
      <w:r w:rsidRPr="007C72CD">
        <w:t>) Diagramme d’activité :</w:t>
      </w:r>
      <w:bookmarkEnd w:id="148"/>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L’aspect dynamique de l’application est donné par les diagrammes d’activité suivants :</w:t>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4F52FC">
      <w:pPr>
        <w:pStyle w:val="NormalWeb"/>
        <w:numPr>
          <w:ilvl w:val="0"/>
          <w:numId w:val="34"/>
        </w:numPr>
        <w:shd w:val="clear" w:color="auto" w:fill="FFFFFF"/>
        <w:spacing w:before="0" w:beforeAutospacing="0" w:after="0" w:afterAutospacing="0"/>
        <w:rPr>
          <w:rFonts w:eastAsia="Aileron"/>
          <w:b/>
          <w:bCs/>
          <w:u w:val="single"/>
          <w:shd w:val="clear" w:color="auto" w:fill="FFFFFF"/>
        </w:rPr>
      </w:pPr>
      <w:r w:rsidRPr="001D5212">
        <w:rPr>
          <w:rFonts w:eastAsia="Aileron"/>
          <w:b/>
          <w:bCs/>
          <w:u w:val="single"/>
          <w:shd w:val="clear" w:color="auto" w:fill="FFFFFF"/>
        </w:rPr>
        <w:t>Connexion à un utilisateur distant :</w:t>
      </w:r>
    </w:p>
    <w:p w:rsidR="00CB749B" w:rsidRDefault="00CB749B" w:rsidP="00CB749B">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4787265"/>
            <wp:effectExtent l="19050" t="0" r="0" b="0"/>
            <wp:docPr id="67" name="Image 66" descr="Activity Diagram connecter a un client dist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connecter a un client distant.png"/>
                    <pic:cNvPicPr/>
                  </pic:nvPicPr>
                  <pic:blipFill>
                    <a:blip r:embed="rId42" cstate="print"/>
                    <a:stretch>
                      <a:fillRect/>
                    </a:stretch>
                  </pic:blipFill>
                  <pic:spPr>
                    <a:xfrm>
                      <a:off x="0" y="0"/>
                      <a:ext cx="5760720" cy="4787265"/>
                    </a:xfrm>
                    <a:prstGeom prst="rect">
                      <a:avLst/>
                    </a:prstGeom>
                  </pic:spPr>
                </pic:pic>
              </a:graphicData>
            </a:graphic>
          </wp:inline>
        </w:drawing>
      </w:r>
    </w:p>
    <w:p w:rsidR="00FE174B" w:rsidRPr="001D5212" w:rsidRDefault="00CB749B" w:rsidP="00CB749B">
      <w:pPr>
        <w:pStyle w:val="Lgende"/>
        <w:jc w:val="center"/>
        <w:rPr>
          <w:rFonts w:eastAsia="Aileron"/>
          <w:shd w:val="clear" w:color="auto" w:fill="FFFFFF"/>
        </w:rPr>
      </w:pPr>
      <w:bookmarkStart w:id="149" w:name="_Toc517734561"/>
      <w:r>
        <w:t xml:space="preserve">Figure </w:t>
      </w:r>
      <w:fldSimple w:instr=" SEQ Figure \* ARABIC ">
        <w:r w:rsidR="00DD49F7">
          <w:rPr>
            <w:noProof/>
          </w:rPr>
          <w:t>32</w:t>
        </w:r>
      </w:fldSimple>
      <w:r>
        <w:rPr>
          <w:noProof/>
        </w:rPr>
        <w:t xml:space="preserve"> : Diagramme des activité c</w:t>
      </w:r>
      <w:r w:rsidRPr="00362960">
        <w:rPr>
          <w:noProof/>
        </w:rPr>
        <w:t>onnexion à un utilisateur distant</w:t>
      </w:r>
      <w:bookmarkEnd w:id="149"/>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Ce diagramme englobe le cas de connexion à laide de l’annuaire et le cas de connexion par adresse IP.</w:t>
      </w:r>
    </w:p>
    <w:p w:rsidR="00FE174B" w:rsidRPr="001D5212" w:rsidRDefault="00FE174B" w:rsidP="00FE174B">
      <w:pPr>
        <w:rPr>
          <w:rFonts w:eastAsia="Aileron"/>
          <w:shd w:val="clear" w:color="auto" w:fill="FFFFFF"/>
        </w:rPr>
      </w:pPr>
      <w:r w:rsidRPr="001D5212">
        <w:rPr>
          <w:rFonts w:eastAsia="Aileron"/>
          <w:shd w:val="clear" w:color="auto" w:fill="FFFFFF"/>
        </w:rPr>
        <w:br w:type="page"/>
      </w:r>
    </w:p>
    <w:p w:rsidR="00FE174B" w:rsidRPr="001D5212" w:rsidRDefault="00FE174B" w:rsidP="00FE174B">
      <w:pPr>
        <w:pStyle w:val="NormalWeb"/>
        <w:shd w:val="clear" w:color="auto" w:fill="FFFFFF"/>
        <w:spacing w:beforeAutospacing="0" w:afterAutospacing="0"/>
        <w:rPr>
          <w:rFonts w:eastAsia="Aileron"/>
          <w:b/>
          <w:bCs/>
          <w:u w:val="single"/>
          <w:shd w:val="clear" w:color="auto" w:fill="FFFFFF"/>
        </w:rPr>
      </w:pPr>
      <w:r w:rsidRPr="001D5212">
        <w:rPr>
          <w:rFonts w:eastAsia="Aileron"/>
          <w:b/>
          <w:bCs/>
          <w:u w:val="single"/>
          <w:shd w:val="clear" w:color="auto" w:fill="FFFFFF"/>
        </w:rPr>
        <w:lastRenderedPageBreak/>
        <w:t>Envoyer une prescription</w:t>
      </w:r>
    </w:p>
    <w:p w:rsidR="00372BB4" w:rsidRDefault="00372BB4" w:rsidP="00372BB4">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5554980"/>
            <wp:effectExtent l="19050" t="0" r="0" b="0"/>
            <wp:docPr id="68" name="Image 67" descr="Activity Diagram envoyer prescri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envoyer prescription.png"/>
                    <pic:cNvPicPr/>
                  </pic:nvPicPr>
                  <pic:blipFill>
                    <a:blip r:embed="rId43" cstate="print"/>
                    <a:stretch>
                      <a:fillRect/>
                    </a:stretch>
                  </pic:blipFill>
                  <pic:spPr>
                    <a:xfrm>
                      <a:off x="0" y="0"/>
                      <a:ext cx="5760720" cy="5554980"/>
                    </a:xfrm>
                    <a:prstGeom prst="rect">
                      <a:avLst/>
                    </a:prstGeom>
                  </pic:spPr>
                </pic:pic>
              </a:graphicData>
            </a:graphic>
          </wp:inline>
        </w:drawing>
      </w:r>
    </w:p>
    <w:p w:rsidR="00FE174B" w:rsidRPr="001D5212" w:rsidRDefault="00372BB4" w:rsidP="00372BB4">
      <w:pPr>
        <w:pStyle w:val="Lgende"/>
        <w:jc w:val="center"/>
        <w:rPr>
          <w:rFonts w:eastAsia="Aileron"/>
          <w:shd w:val="clear" w:color="auto" w:fill="FFFFFF"/>
        </w:rPr>
      </w:pPr>
      <w:bookmarkStart w:id="150" w:name="_Toc517734562"/>
      <w:r>
        <w:t xml:space="preserve">Figure </w:t>
      </w:r>
      <w:fldSimple w:instr=" SEQ Figure \* ARABIC ">
        <w:r w:rsidR="00DD49F7">
          <w:rPr>
            <w:noProof/>
          </w:rPr>
          <w:t>33</w:t>
        </w:r>
      </w:fldSimple>
      <w:r>
        <w:t xml:space="preserve"> Diagramme d'activité Envoi d'une prescription</w:t>
      </w:r>
      <w:bookmarkEnd w:id="150"/>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br w:type="page"/>
      </w:r>
    </w:p>
    <w:p w:rsidR="00FE174B" w:rsidRPr="001D5212" w:rsidRDefault="00FE174B" w:rsidP="004F52FC">
      <w:pPr>
        <w:pStyle w:val="NormalWeb"/>
        <w:numPr>
          <w:ilvl w:val="0"/>
          <w:numId w:val="34"/>
        </w:numPr>
        <w:shd w:val="clear" w:color="auto" w:fill="FFFFFF"/>
        <w:spacing w:before="0" w:beforeAutospacing="0" w:after="0" w:afterAutospacing="0"/>
        <w:rPr>
          <w:rFonts w:eastAsia="Aileron"/>
          <w:b/>
          <w:bCs/>
          <w:u w:val="single"/>
          <w:shd w:val="clear" w:color="auto" w:fill="FFFFFF"/>
        </w:rPr>
      </w:pPr>
      <w:r w:rsidRPr="001D5212">
        <w:rPr>
          <w:rFonts w:eastAsia="Aileron"/>
          <w:b/>
          <w:bCs/>
          <w:u w:val="single"/>
          <w:shd w:val="clear" w:color="auto" w:fill="FFFFFF"/>
        </w:rPr>
        <w:lastRenderedPageBreak/>
        <w:t>solliciter un autre médecin:</w:t>
      </w:r>
    </w:p>
    <w:p w:rsidR="00372BB4" w:rsidRDefault="00372BB4" w:rsidP="00372BB4">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6572250"/>
            <wp:effectExtent l="19050" t="0" r="0" b="0"/>
            <wp:docPr id="69" name="Image 68" descr="Activity Diagram Envoyer sollici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Envoyer sollicitation.png"/>
                    <pic:cNvPicPr/>
                  </pic:nvPicPr>
                  <pic:blipFill>
                    <a:blip r:embed="rId44" cstate="print"/>
                    <a:stretch>
                      <a:fillRect/>
                    </a:stretch>
                  </pic:blipFill>
                  <pic:spPr>
                    <a:xfrm>
                      <a:off x="0" y="0"/>
                      <a:ext cx="5760720" cy="6572250"/>
                    </a:xfrm>
                    <a:prstGeom prst="rect">
                      <a:avLst/>
                    </a:prstGeom>
                  </pic:spPr>
                </pic:pic>
              </a:graphicData>
            </a:graphic>
          </wp:inline>
        </w:drawing>
      </w:r>
    </w:p>
    <w:p w:rsidR="00FE174B" w:rsidRPr="001D5212" w:rsidRDefault="00372BB4" w:rsidP="00372BB4">
      <w:pPr>
        <w:pStyle w:val="Lgende"/>
        <w:jc w:val="center"/>
        <w:rPr>
          <w:rFonts w:eastAsia="Aileron"/>
          <w:shd w:val="clear" w:color="auto" w:fill="FFFFFF"/>
        </w:rPr>
      </w:pPr>
      <w:bookmarkStart w:id="151" w:name="_Toc517734563"/>
      <w:r>
        <w:t xml:space="preserve">Figure </w:t>
      </w:r>
      <w:fldSimple w:instr=" SEQ Figure \* ARABIC ">
        <w:r w:rsidR="00DD49F7">
          <w:rPr>
            <w:noProof/>
          </w:rPr>
          <w:t>34</w:t>
        </w:r>
      </w:fldSimple>
      <w:r>
        <w:rPr>
          <w:noProof/>
        </w:rPr>
        <w:t xml:space="preserve"> : diagramme d'activté Sollicité un médecin</w:t>
      </w:r>
      <w:bookmarkEnd w:id="151"/>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br w:type="page"/>
      </w:r>
    </w:p>
    <w:p w:rsidR="00FE174B" w:rsidRPr="007C72CD" w:rsidRDefault="00FE174B" w:rsidP="00535836">
      <w:pPr>
        <w:pStyle w:val="Titreniveau1"/>
      </w:pPr>
      <w:bookmarkStart w:id="152" w:name="_Toc517734750"/>
      <w:r w:rsidRPr="007C72CD">
        <w:lastRenderedPageBreak/>
        <w:t>3.</w:t>
      </w:r>
      <w:r w:rsidR="00535836">
        <w:t>4</w:t>
      </w:r>
      <w:r w:rsidR="00367F28" w:rsidRPr="007C72CD">
        <w:t>.6</w:t>
      </w:r>
      <w:r w:rsidRPr="007C72CD">
        <w:t>) Digramme de déploiement :</w:t>
      </w:r>
      <w:bookmarkEnd w:id="152"/>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Le déploiement des parties de l’application se fait comme suit :</w:t>
      </w:r>
    </w:p>
    <w:p w:rsidR="00372BB4" w:rsidRDefault="00372BB4" w:rsidP="00372BB4">
      <w:pPr>
        <w:pStyle w:val="NormalWeb"/>
        <w:keepNext/>
        <w:shd w:val="clear" w:color="auto" w:fill="FFFFFF"/>
        <w:spacing w:beforeAutospacing="0" w:afterAutospacing="0"/>
      </w:pPr>
      <w:r>
        <w:rPr>
          <w:rFonts w:eastAsia="Aileron"/>
          <w:noProof/>
          <w:shd w:val="clear" w:color="auto" w:fill="FFFFFF"/>
        </w:rPr>
        <w:drawing>
          <wp:inline distT="0" distB="0" distL="0" distR="0">
            <wp:extent cx="5760720" cy="4728210"/>
            <wp:effectExtent l="19050" t="0" r="0" b="0"/>
            <wp:docPr id="70" name="Image 69" descr="Deployment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 Diagram.png"/>
                    <pic:cNvPicPr/>
                  </pic:nvPicPr>
                  <pic:blipFill>
                    <a:blip r:embed="rId45" cstate="print"/>
                    <a:stretch>
                      <a:fillRect/>
                    </a:stretch>
                  </pic:blipFill>
                  <pic:spPr>
                    <a:xfrm>
                      <a:off x="0" y="0"/>
                      <a:ext cx="5760720" cy="4728210"/>
                    </a:xfrm>
                    <a:prstGeom prst="rect">
                      <a:avLst/>
                    </a:prstGeom>
                  </pic:spPr>
                </pic:pic>
              </a:graphicData>
            </a:graphic>
          </wp:inline>
        </w:drawing>
      </w:r>
    </w:p>
    <w:p w:rsidR="00FE174B" w:rsidRPr="001D5212" w:rsidRDefault="00372BB4" w:rsidP="00372BB4">
      <w:pPr>
        <w:pStyle w:val="Lgende"/>
        <w:jc w:val="center"/>
        <w:rPr>
          <w:rFonts w:eastAsia="Aileron"/>
          <w:shd w:val="clear" w:color="auto" w:fill="FFFFFF"/>
        </w:rPr>
      </w:pPr>
      <w:bookmarkStart w:id="153" w:name="_Toc517734564"/>
      <w:r>
        <w:t xml:space="preserve">Figure </w:t>
      </w:r>
      <w:fldSimple w:instr=" SEQ Figure \* ARABIC ">
        <w:r w:rsidR="00DD49F7">
          <w:rPr>
            <w:noProof/>
          </w:rPr>
          <w:t>35</w:t>
        </w:r>
      </w:fldSimple>
      <w:r>
        <w:t xml:space="preserve"> : </w:t>
      </w:r>
      <w:r w:rsidRPr="009934EA">
        <w:t xml:space="preserve">Digramme de déploiement </w:t>
      </w:r>
      <w:r>
        <w:t xml:space="preserve"> de l'application JCSP.net</w:t>
      </w:r>
      <w:bookmarkEnd w:id="153"/>
    </w:p>
    <w:p w:rsidR="00FE174B" w:rsidRPr="007C72CD" w:rsidRDefault="00FE174B" w:rsidP="00535836">
      <w:pPr>
        <w:pStyle w:val="Titreniveau1"/>
      </w:pPr>
      <w:bookmarkStart w:id="154" w:name="_Toc517734751"/>
      <w:r w:rsidRPr="007C72CD">
        <w:t>3.</w:t>
      </w:r>
      <w:r w:rsidR="00535836">
        <w:t>4</w:t>
      </w:r>
      <w:r w:rsidR="00367F28" w:rsidRPr="007C72CD">
        <w:t>.7</w:t>
      </w:r>
      <w:r w:rsidRPr="007C72CD">
        <w:t>) Discussion:</w:t>
      </w:r>
      <w:bookmarkEnd w:id="154"/>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À la fin de la partie conception, on à constater que :</w:t>
      </w:r>
    </w:p>
    <w:p w:rsidR="00FE174B" w:rsidRPr="001D5212" w:rsidRDefault="00FE174B" w:rsidP="004F52FC">
      <w:pPr>
        <w:pStyle w:val="NormalWeb"/>
        <w:numPr>
          <w:ilvl w:val="0"/>
          <w:numId w:val="35"/>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Comme RMI se base sur l’orienté objet, il est bien présenté par les diagrammes UML.</w:t>
      </w:r>
    </w:p>
    <w:p w:rsidR="00AC7091" w:rsidRDefault="00FE174B" w:rsidP="00AC7091">
      <w:pPr>
        <w:pStyle w:val="NormalWeb"/>
        <w:shd w:val="clear" w:color="auto" w:fill="FFFFFF"/>
        <w:spacing w:beforeAutospacing="0" w:afterAutospacing="0"/>
        <w:rPr>
          <w:rFonts w:eastAsia="Aileron"/>
          <w:shd w:val="clear" w:color="auto" w:fill="FFFFFF"/>
        </w:rPr>
      </w:pPr>
      <w:r w:rsidRPr="00AC7091">
        <w:rPr>
          <w:rFonts w:eastAsia="Aileron"/>
          <w:shd w:val="clear" w:color="auto" w:fill="FFFFFF"/>
        </w:rPr>
        <w:t xml:space="preserve">L’interaction des processus de JCSP.net n’est pas bien présentée par UML (le lancement parallèle des processus, les gardes (l’instruction ALTING), les différents types des canaux…). Ce point </w:t>
      </w:r>
      <w:r w:rsidR="003515B6" w:rsidRPr="003515B6">
        <w:rPr>
          <w:rFonts w:eastAsia="Aileron"/>
          <w:shd w:val="clear" w:color="auto" w:fill="FFFFFF"/>
        </w:rPr>
        <w:t xml:space="preserve">reprisant un axe de recherche active, il y a des travaux dans ce sens aussi, mais sa sorte de cadre de cette </w:t>
      </w:r>
      <w:r w:rsidR="000841DF" w:rsidRPr="00AC7091">
        <w:rPr>
          <w:rFonts w:eastAsia="Aileron"/>
          <w:shd w:val="clear" w:color="auto" w:fill="FFFFFF"/>
        </w:rPr>
        <w:t>étude par exemple</w:t>
      </w:r>
      <w:r w:rsidR="00AC7091">
        <w:rPr>
          <w:rFonts w:eastAsia="Aileron"/>
          <w:shd w:val="clear" w:color="auto" w:fill="FFFFFF"/>
        </w:rPr>
        <w:t xml:space="preserve"> un formalisme de OMG</w:t>
      </w:r>
      <w:r w:rsidR="000841DF" w:rsidRPr="00AC7091">
        <w:rPr>
          <w:rFonts w:eastAsia="Aileron"/>
          <w:shd w:val="clear" w:color="auto" w:fill="FFFFFF"/>
        </w:rPr>
        <w:t xml:space="preserve"> </w:t>
      </w:r>
      <w:r w:rsidR="008B6E02">
        <w:rPr>
          <w:rFonts w:eastAsia="Aileron"/>
          <w:shd w:val="clear" w:color="auto" w:fill="FFFFFF"/>
        </w:rPr>
        <w:fldChar w:fldCharType="begin"/>
      </w:r>
      <w:r w:rsidR="00AC7091">
        <w:rPr>
          <w:rFonts w:eastAsia="Aileron"/>
          <w:shd w:val="clear" w:color="auto" w:fill="FFFFFF"/>
        </w:rPr>
        <w:instrText xml:space="preserve"> ADDIN ZOTERO_ITEM CSL_CITATION {"citationID":"GNxh3iB2","properties":{"formattedCitation":"[28]","plainCitation":"[28]","noteIndex":0},"citationItems":[{"id":142,"uris":["http://zotero.org/users/4740593/items/C7RMIA7V"],"uri":["http://zotero.org/users/4740593/items/C7RMIA7V"],"itemData":{"id":142,"type":"book","title":"From UML Activity Diagrams to CSP Expressions: A Graph Transformation Approach using Atom 3 Tool","source":"CiteSeer","abstract":"The Unified Modeling Language (UML) has become a widely accepted standard in the object oriented software development industry. However, the UML is a semi-formal language which lacks precisely defined constructs. On the other hand, CSP language is a formal specification language. So, UML and CSP have complementary features: UML can be used for modeling while CSP can be used for analysis. In this paper we propose an approach and a tool to transform UML activity diagrams to CSP. Our approach is based on graph transformation and uses ATOM 3 tool. The purpose of this transformation is to provide some verification of properties ranging from simple deadlock verification to more specific properties.","shortTitle":"From UML Activity Diagrams to CSP Expressions","author":[{"family":"Elmansouri","given":"Raida"},{"family":"Hamrouche","given":"Houda"},{"family":"Chaoui","given":"Allaoua"}]}}],"schema":"https://github.com/citation-style-language/schema/raw/master/csl-citation.json"} </w:instrText>
      </w:r>
      <w:r w:rsidR="008B6E02">
        <w:rPr>
          <w:rFonts w:eastAsia="Aileron"/>
          <w:shd w:val="clear" w:color="auto" w:fill="FFFFFF"/>
        </w:rPr>
        <w:fldChar w:fldCharType="separate"/>
      </w:r>
      <w:r w:rsidR="00AC7091" w:rsidRPr="00AC7091">
        <w:rPr>
          <w:rFonts w:eastAsia="Aileron"/>
        </w:rPr>
        <w:t>[28]</w:t>
      </w:r>
      <w:r w:rsidR="008B6E02">
        <w:rPr>
          <w:rFonts w:eastAsia="Aileron"/>
          <w:shd w:val="clear" w:color="auto" w:fill="FFFFFF"/>
        </w:rPr>
        <w:fldChar w:fldCharType="end"/>
      </w:r>
      <w:r w:rsidR="00AC7091">
        <w:rPr>
          <w:rFonts w:eastAsia="Aileron"/>
          <w:shd w:val="clear" w:color="auto" w:fill="FFFFFF"/>
        </w:rPr>
        <w:t xml:space="preserve"> et des travaux pour le digramme d’activité </w:t>
      </w:r>
      <w:r w:rsidR="008B6E02">
        <w:rPr>
          <w:rFonts w:eastAsia="Aileron"/>
          <w:shd w:val="clear" w:color="auto" w:fill="FFFFFF"/>
        </w:rPr>
        <w:fldChar w:fldCharType="begin"/>
      </w:r>
      <w:r w:rsidR="00AC7091">
        <w:rPr>
          <w:rFonts w:eastAsia="Aileron"/>
          <w:shd w:val="clear" w:color="auto" w:fill="FFFFFF"/>
        </w:rPr>
        <w:instrText xml:space="preserve"> ADDIN ZOTERO_ITEM CSL_CITATION {"citationID":"smXDAG9T","properties":{"formattedCitation":"[28]","plainCitation":"[28]","noteIndex":0},"citationItems":[{"id":142,"uris":["http://zotero.org/users/4740593/items/C7RMIA7V"],"uri":["http://zotero.org/users/4740593/items/C7RMIA7V"],"itemData":{"id":142,"type":"book","title":"From UML Activity Diagrams to CSP Expressions: A Graph Transformation Approach using Atom 3 Tool","source":"CiteSeer","abstract":"The Unified Modeling Language (UML) has become a widely accepted standard in the object oriented software development industry. However, the UML is a semi-formal language which lacks precisely defined constructs. On the other hand, CSP language is a formal specification language. So, UML and CSP have complementary features: UML can be used for modeling while CSP can be used for analysis. In this paper we propose an approach and a tool to transform UML activity diagrams to CSP. Our approach is based on graph transformation and uses ATOM 3 tool. The purpose of this transformation is to provide some verification of properties ranging from simple deadlock verification to more specific properties.","shortTitle":"From UML Activity Diagrams to CSP Expressions","author":[{"family":"Elmansouri","given":"Raida"},{"family":"Hamrouche","given":"Houda"},{"family":"Chaoui","given":"Allaoua"}]}}],"schema":"https://github.com/citation-style-language/schema/raw/master/csl-citation.json"} </w:instrText>
      </w:r>
      <w:r w:rsidR="008B6E02">
        <w:rPr>
          <w:rFonts w:eastAsia="Aileron"/>
          <w:shd w:val="clear" w:color="auto" w:fill="FFFFFF"/>
        </w:rPr>
        <w:fldChar w:fldCharType="separate"/>
      </w:r>
      <w:r w:rsidR="00AC7091" w:rsidRPr="00AC7091">
        <w:rPr>
          <w:rFonts w:eastAsia="Aileron"/>
        </w:rPr>
        <w:t>[28]</w:t>
      </w:r>
      <w:r w:rsidR="008B6E02">
        <w:rPr>
          <w:rFonts w:eastAsia="Aileron"/>
          <w:shd w:val="clear" w:color="auto" w:fill="FFFFFF"/>
        </w:rPr>
        <w:fldChar w:fldCharType="end"/>
      </w:r>
      <w:r w:rsidR="00AC7091">
        <w:rPr>
          <w:rFonts w:eastAsia="Aileron"/>
          <w:shd w:val="clear" w:color="auto" w:fill="FFFFFF"/>
        </w:rPr>
        <w:t xml:space="preserve"> et pour le diagramme de séquence </w:t>
      </w:r>
      <w:r w:rsidR="008B6E02">
        <w:rPr>
          <w:rFonts w:eastAsia="Aileron"/>
          <w:shd w:val="clear" w:color="auto" w:fill="FFFFFF"/>
        </w:rPr>
        <w:fldChar w:fldCharType="begin"/>
      </w:r>
      <w:r w:rsidR="00AC7091">
        <w:rPr>
          <w:rFonts w:eastAsia="Aileron"/>
          <w:shd w:val="clear" w:color="auto" w:fill="FFFFFF"/>
        </w:rPr>
        <w:instrText xml:space="preserve"> ADDIN ZOTERO_ITEM CSL_CITATION {"citationID":"gdfqgrYf","properties":{"formattedCitation":"[29]","plainCitation":"[29]","noteIndex":0},"citationItems":[{"id":145,"uris":["http://zotero.org/users/4740593/items/BV9MRPKY"],"uri":["http://zotero.org/users/4740593/items/BV9MRPKY"],"itemData":{"id":145,"type":"article-journal","title":"An Approach to Formalize UML Sequence Diagrams in CSP","page":"7","source":"Zotero","abstract":"UML sequence diagrams are widely used in mod-eling system behaviors in the early design phases of software development. In order to support formal model verification and refinement, sequence diagrams need to be formalized in a formal language. In this paper, we propose an approach to formalize UML sequence diagrams in CSP (communicating and sequential processes) in order to use FDR, a model checking tool, for system analysis and verification. In the approach, we construct a CSP process for each lifeline of the sequence diagram by extracting messages and combined fragments covered by the lifeline, and sequencing them in time order. A message’s sending or receiving event is converted to a CSP event. Combined fragments are transformed to condition operators or external choices. We define channels for passing messages between two processes. Through parallel composition of processes using events occur in channels as their alphabets, we build the CSP model for the sequence diagram. A tool based on XSLT has been developed to support the approach.","language":"en","author":[{"family":"Dan","given":"Li"},{"family":"Danning","given":"Li"}]}}],"schema":"https://github.com/citation-style-language/schema/raw/master/csl-citation.json"} </w:instrText>
      </w:r>
      <w:r w:rsidR="008B6E02">
        <w:rPr>
          <w:rFonts w:eastAsia="Aileron"/>
          <w:shd w:val="clear" w:color="auto" w:fill="FFFFFF"/>
        </w:rPr>
        <w:fldChar w:fldCharType="separate"/>
      </w:r>
      <w:r w:rsidR="00AC7091" w:rsidRPr="00AC7091">
        <w:rPr>
          <w:rFonts w:eastAsia="Aileron"/>
        </w:rPr>
        <w:t>[29]</w:t>
      </w:r>
      <w:r w:rsidR="008B6E02">
        <w:rPr>
          <w:rFonts w:eastAsia="Aileron"/>
          <w:shd w:val="clear" w:color="auto" w:fill="FFFFFF"/>
        </w:rPr>
        <w:fldChar w:fldCharType="end"/>
      </w:r>
    </w:p>
    <w:p w:rsidR="00FE174B" w:rsidRPr="001D5212" w:rsidRDefault="003515B6" w:rsidP="009837AF">
      <w:pPr>
        <w:pStyle w:val="NormalWeb"/>
        <w:shd w:val="clear" w:color="auto" w:fill="FFFFFF"/>
        <w:spacing w:beforeAutospacing="0" w:afterAutospacing="0"/>
        <w:rPr>
          <w:rFonts w:eastAsia="Aileron"/>
          <w:shd w:val="clear" w:color="auto" w:fill="FFFFFF"/>
        </w:rPr>
      </w:pPr>
      <w:r w:rsidRPr="003515B6">
        <w:rPr>
          <w:rFonts w:eastAsia="Aileron"/>
          <w:shd w:val="clear" w:color="auto" w:fill="FFFFFF"/>
        </w:rPr>
        <w:lastRenderedPageBreak/>
        <w:t>A cause de la deuxième remarque, Pour cela, nous avons mis en place un formalisme qui pourrait évoluer, ce formalisme similaire au digramme d’activités pour l’aspect dynamique, ainsi qu’un formalisme pour l’aspect statique similaire au digramme de composants</w:t>
      </w:r>
      <w:r w:rsidR="00FE174B" w:rsidRPr="001D5212">
        <w:rPr>
          <w:rFonts w:eastAsia="Aileron"/>
          <w:shd w:val="clear" w:color="auto" w:fill="FFFFFF"/>
        </w:rPr>
        <w:t>.</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Ce formalisme repose sur deux remarques très important dans JCSP ou JCSP.net :</w:t>
      </w:r>
    </w:p>
    <w:p w:rsidR="00FE174B" w:rsidRPr="001D5212" w:rsidRDefault="00FE174B" w:rsidP="004F52FC">
      <w:pPr>
        <w:pStyle w:val="NormalWeb"/>
        <w:numPr>
          <w:ilvl w:val="0"/>
          <w:numId w:val="42"/>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Que l’utilisation des processus est accompagnée par l’utilisation des canaux en entrer et en sortie,  puisque c’est la seul manière avec la quelle les processus communiquant avec l’extérieure.</w:t>
      </w:r>
    </w:p>
    <w:p w:rsidR="00FE174B" w:rsidRPr="001D5212" w:rsidRDefault="00FE174B" w:rsidP="004F52FC">
      <w:pPr>
        <w:pStyle w:val="NormalWeb"/>
        <w:numPr>
          <w:ilvl w:val="0"/>
          <w:numId w:val="42"/>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à l’intérieur du processus en trouve un simple code pour chaque entré des canaux, pour ce code en peut utiliser le diagramme d’activer pour le présenter, a la seul différance que la lecture des canaux a une sens particulière</w:t>
      </w:r>
      <w:r w:rsidR="00697F1F">
        <w:rPr>
          <w:rFonts w:eastAsia="Aileron"/>
          <w:shd w:val="clear" w:color="auto" w:fill="FFFFFF"/>
        </w:rPr>
        <w:t>,</w:t>
      </w:r>
      <w:r w:rsidRPr="001D5212">
        <w:rPr>
          <w:rFonts w:eastAsia="Aileron"/>
          <w:shd w:val="clear" w:color="auto" w:fill="FFFFFF"/>
        </w:rPr>
        <w:t xml:space="preserve"> en différance avec le flux de contrôle ou les actions que le diagramme d’activité reprisent, se sens di que la lecture est implicite, en plus en peut utiliser les canaux dans des instruction particulière comme ALTING.</w:t>
      </w:r>
    </w:p>
    <w:p w:rsidR="00FE174B" w:rsidRPr="001D5212" w:rsidRDefault="00FE174B" w:rsidP="00697F1F">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Alors en a décider de faire:</w:t>
      </w:r>
    </w:p>
    <w:p w:rsidR="00FE174B" w:rsidRPr="001D5212" w:rsidRDefault="00FE174B" w:rsidP="004F52FC">
      <w:pPr>
        <w:pStyle w:val="NormalWeb"/>
        <w:numPr>
          <w:ilvl w:val="0"/>
          <w:numId w:val="43"/>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 xml:space="preserve">Un digramme statique qui donne un vue globale du system ce digramme montre les relations entre les processus par des canaux, ces canaux sont utilisée pour reliée les processus, </w:t>
      </w:r>
    </w:p>
    <w:p w:rsidR="00FE174B" w:rsidRPr="001D5212" w:rsidRDefault="00FE174B" w:rsidP="004F52FC">
      <w:pPr>
        <w:pStyle w:val="NormalWeb"/>
        <w:numPr>
          <w:ilvl w:val="0"/>
          <w:numId w:val="43"/>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Apres en doit détailler chaque processus par un digramme qui ressemble a un  digramme d’activité</w:t>
      </w:r>
      <w:r w:rsidR="00794CA3">
        <w:rPr>
          <w:rFonts w:eastAsia="Aileron"/>
          <w:shd w:val="clear" w:color="auto" w:fill="FFFFFF"/>
        </w:rPr>
        <w:t xml:space="preserve"> qui donne pour chaque entrée par un canal un diagramme d’activité</w:t>
      </w:r>
      <w:r w:rsidRPr="001D5212">
        <w:rPr>
          <w:rFonts w:eastAsia="Aileron"/>
          <w:shd w:val="clear" w:color="auto" w:fill="FFFFFF"/>
        </w:rPr>
        <w:t>.</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b/>
          <w:bCs/>
          <w:shd w:val="clear" w:color="auto" w:fill="FFFFFF"/>
        </w:rPr>
        <w:t xml:space="preserve">Remarque </w:t>
      </w:r>
      <w:r w:rsidRPr="001D5212">
        <w:rPr>
          <w:rFonts w:eastAsia="Aileron"/>
          <w:shd w:val="clear" w:color="auto" w:fill="FFFFFF"/>
        </w:rPr>
        <w:t>: on ne va pas donner un formalisme qui présente touts les concepts de JCSP.net, car ceci sort du cadre de ce travail</w:t>
      </w:r>
      <w:r w:rsidR="0025019B">
        <w:rPr>
          <w:rFonts w:eastAsia="Aileron"/>
          <w:shd w:val="clear" w:color="auto" w:fill="FFFFFF"/>
        </w:rPr>
        <w:t>,</w:t>
      </w:r>
      <w:r w:rsidRPr="001D5212">
        <w:rPr>
          <w:rFonts w:eastAsia="Aileron"/>
          <w:shd w:val="clear" w:color="auto" w:fill="FFFFFF"/>
        </w:rPr>
        <w:t xml:space="preserve"> mais un formalisme qui peut se </w:t>
      </w:r>
      <w:r w:rsidR="0060607A" w:rsidRPr="001D5212">
        <w:rPr>
          <w:rFonts w:eastAsia="Aileron"/>
          <w:shd w:val="clear" w:color="auto" w:fill="FFFFFF"/>
        </w:rPr>
        <w:t>développé</w:t>
      </w:r>
      <w:r w:rsidRPr="001D5212">
        <w:rPr>
          <w:rFonts w:eastAsia="Aileron"/>
          <w:shd w:val="clear" w:color="auto" w:fill="FFFFFF"/>
        </w:rPr>
        <w:t xml:space="preserve"> dans le sens que ils reprisent les processus et les différant relation entre eux.</w:t>
      </w:r>
    </w:p>
    <w:p w:rsidR="00FE174B" w:rsidRPr="001D5212" w:rsidRDefault="00FE174B" w:rsidP="00FE174B">
      <w:pPr>
        <w:rPr>
          <w:rFonts w:eastAsia="Aileron"/>
          <w:shd w:val="clear" w:color="auto" w:fill="FFFFFF"/>
        </w:rPr>
      </w:pPr>
      <w:r w:rsidRPr="001D5212">
        <w:rPr>
          <w:rFonts w:eastAsia="Aileron"/>
          <w:shd w:val="clear" w:color="auto" w:fill="FFFFFF"/>
        </w:rPr>
        <w:br w:type="page"/>
      </w:r>
    </w:p>
    <w:p w:rsidR="00FE174B" w:rsidRPr="007C72CD" w:rsidRDefault="00FE174B" w:rsidP="00535836">
      <w:pPr>
        <w:pStyle w:val="Titreniveau1"/>
      </w:pPr>
      <w:bookmarkStart w:id="155" w:name="_Toc517734752"/>
      <w:r w:rsidRPr="007C72CD">
        <w:lastRenderedPageBreak/>
        <w:t>3</w:t>
      </w:r>
      <w:r w:rsidR="00367F28" w:rsidRPr="007C72CD">
        <w:t>.</w:t>
      </w:r>
      <w:r w:rsidR="00535836">
        <w:t>4</w:t>
      </w:r>
      <w:r w:rsidR="00367F28" w:rsidRPr="007C72CD">
        <w:t>.7.1</w:t>
      </w:r>
      <w:r w:rsidRPr="007C72CD">
        <w:t>) Diagramme de composants qui représente l’aspect statique :</w:t>
      </w:r>
      <w:bookmarkEnd w:id="155"/>
    </w:p>
    <w:p w:rsidR="00FE174B" w:rsidRPr="001D5212" w:rsidRDefault="0025019B" w:rsidP="0025019B">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Dans ce </w:t>
      </w:r>
      <w:r w:rsidR="00FE174B" w:rsidRPr="001D5212">
        <w:rPr>
          <w:rFonts w:eastAsia="Aileron"/>
          <w:shd w:val="clear" w:color="auto" w:fill="FFFFFF"/>
        </w:rPr>
        <w:t>digramme les canaux sont présentés par une ligne</w:t>
      </w:r>
      <w:r w:rsidR="0060607A">
        <w:rPr>
          <w:rFonts w:eastAsia="Aileron"/>
          <w:shd w:val="clear" w:color="auto" w:fill="FFFFFF"/>
        </w:rPr>
        <w:t xml:space="preserve"> pointée</w:t>
      </w:r>
      <w:r w:rsidR="00DB4A92">
        <w:rPr>
          <w:rFonts w:eastAsia="Aileron"/>
          <w:shd w:val="clear" w:color="auto" w:fill="FFFFFF"/>
        </w:rPr>
        <w:t xml:space="preserve"> orienté</w:t>
      </w:r>
      <w:r w:rsidR="0060607A">
        <w:rPr>
          <w:rFonts w:eastAsia="Aileron"/>
          <w:shd w:val="clear" w:color="auto" w:fill="FFFFFF"/>
        </w:rPr>
        <w:t xml:space="preserve"> pour les canaux, ces liens sont </w:t>
      </w:r>
      <w:r w:rsidR="00372BB4">
        <w:rPr>
          <w:rFonts w:eastAsia="Aileron"/>
          <w:shd w:val="clear" w:color="auto" w:fill="FFFFFF"/>
        </w:rPr>
        <w:t>étiquetés</w:t>
      </w:r>
      <w:r w:rsidR="0060607A">
        <w:rPr>
          <w:rFonts w:eastAsia="Aileron"/>
          <w:shd w:val="clear" w:color="auto" w:fill="FFFFFF"/>
        </w:rPr>
        <w:t xml:space="preserve"> par le nom de canal précédés</w:t>
      </w:r>
      <w:r w:rsidR="00FE174B" w:rsidRPr="001D5212">
        <w:rPr>
          <w:rFonts w:eastAsia="Aileron"/>
          <w:shd w:val="clear" w:color="auto" w:fill="FFFFFF"/>
        </w:rPr>
        <w:t xml:space="preserve"> par un numéro qui indique l’ordre dans l’instruction ALTING. </w:t>
      </w:r>
    </w:p>
    <w:p w:rsidR="00FE174B" w:rsidRPr="001D5212" w:rsidRDefault="00FE174B" w:rsidP="0060607A">
      <w:pPr>
        <w:pStyle w:val="NormalWeb"/>
        <w:shd w:val="clear" w:color="auto" w:fill="FFFFFF"/>
        <w:spacing w:beforeAutospacing="0" w:afterAutospacing="0"/>
        <w:rPr>
          <w:rFonts w:eastAsia="Aileron"/>
          <w:shd w:val="clear" w:color="auto" w:fill="FFFFFF"/>
        </w:rPr>
      </w:pPr>
      <w:r w:rsidRPr="0060607A">
        <w:rPr>
          <w:rFonts w:eastAsia="Aileron"/>
          <w:b/>
          <w:bCs/>
          <w:shd w:val="clear" w:color="auto" w:fill="FFFFFF"/>
        </w:rPr>
        <w:t>Remarque</w:t>
      </w:r>
      <w:r w:rsidRPr="001D5212">
        <w:rPr>
          <w:rFonts w:eastAsia="Aileron"/>
          <w:shd w:val="clear" w:color="auto" w:fill="FFFFFF"/>
        </w:rPr>
        <w:t xml:space="preserve"> en doit donnée un numéro même si en a pas utiliser ALTING, puisque le digramme peut être changée au future</w:t>
      </w:r>
      <w:r w:rsidR="0060607A">
        <w:rPr>
          <w:rFonts w:eastAsia="Aileron"/>
          <w:shd w:val="clear" w:color="auto" w:fill="FFFFFF"/>
        </w:rPr>
        <w:t>,</w:t>
      </w:r>
      <w:r w:rsidRPr="001D5212">
        <w:rPr>
          <w:rFonts w:eastAsia="Aileron"/>
          <w:shd w:val="clear" w:color="auto" w:fill="FFFFFF"/>
        </w:rPr>
        <w:t xml:space="preserve"> et en doit  pas refaire la numérotation. </w:t>
      </w:r>
      <w:r w:rsidR="0060607A" w:rsidRPr="001D5212">
        <w:rPr>
          <w:rFonts w:eastAsia="Aileron"/>
          <w:shd w:val="clear" w:color="auto" w:fill="FFFFFF"/>
        </w:rPr>
        <w:t>En</w:t>
      </w:r>
      <w:r w:rsidRPr="001D5212">
        <w:rPr>
          <w:rFonts w:eastAsia="Aileron"/>
          <w:shd w:val="clear" w:color="auto" w:fill="FFFFFF"/>
        </w:rPr>
        <w:t xml:space="preserve"> plus en voudrez distingue </w:t>
      </w:r>
      <w:r w:rsidR="0060607A" w:rsidRPr="001D5212">
        <w:rPr>
          <w:rFonts w:eastAsia="Aileron"/>
          <w:shd w:val="clear" w:color="auto" w:fill="FFFFFF"/>
        </w:rPr>
        <w:t xml:space="preserve">les autres </w:t>
      </w:r>
      <w:r w:rsidR="00372BB4">
        <w:rPr>
          <w:rFonts w:eastAsia="Aileron"/>
          <w:shd w:val="clear" w:color="auto" w:fill="FFFFFF"/>
        </w:rPr>
        <w:t xml:space="preserve">types de </w:t>
      </w:r>
      <w:r w:rsidR="0060607A" w:rsidRPr="001D5212">
        <w:rPr>
          <w:rFonts w:eastAsia="Aileron"/>
          <w:shd w:val="clear" w:color="auto" w:fill="FFFFFF"/>
        </w:rPr>
        <w:t>relations</w:t>
      </w:r>
      <w:r w:rsidR="0060607A">
        <w:rPr>
          <w:rFonts w:eastAsia="Aileron"/>
          <w:shd w:val="clear" w:color="auto" w:fill="FFFFFF"/>
        </w:rPr>
        <w:t xml:space="preserve"> </w:t>
      </w:r>
      <w:r w:rsidR="0025019B">
        <w:rPr>
          <w:rFonts w:eastAsia="Aileron"/>
          <w:shd w:val="clear" w:color="auto" w:fill="FFFFFF"/>
        </w:rPr>
        <w:t>-</w:t>
      </w:r>
      <w:r w:rsidR="0060607A">
        <w:rPr>
          <w:rFonts w:eastAsia="Aileron"/>
          <w:shd w:val="clear" w:color="auto" w:fill="FFFFFF"/>
        </w:rPr>
        <w:t>si ils existent</w:t>
      </w:r>
      <w:r w:rsidR="0025019B">
        <w:rPr>
          <w:rFonts w:eastAsia="Aileron"/>
          <w:shd w:val="clear" w:color="auto" w:fill="FFFFFF"/>
        </w:rPr>
        <w:t>-</w:t>
      </w:r>
      <w:r w:rsidRPr="001D5212">
        <w:rPr>
          <w:rFonts w:eastAsia="Aileron"/>
          <w:shd w:val="clear" w:color="auto" w:fill="FFFFFF"/>
        </w:rPr>
        <w:t xml:space="preserve"> avec les canaux.</w:t>
      </w:r>
    </w:p>
    <w:p w:rsidR="00FE174B" w:rsidRPr="001D5212" w:rsidRDefault="00FE174B" w:rsidP="0060607A">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Les processus sont présentées par un rectangle avec un libellé </w:t>
      </w:r>
      <w:r w:rsidR="0060607A">
        <w:rPr>
          <w:rFonts w:eastAsia="Aileron"/>
          <w:shd w:val="clear" w:color="auto" w:fill="FFFFFF"/>
        </w:rPr>
        <w:t>qui reprisent le nom de processus</w:t>
      </w:r>
      <w:r w:rsidRPr="001D5212">
        <w:rPr>
          <w:rFonts w:eastAsia="Aileron"/>
          <w:shd w:val="clear" w:color="auto" w:fill="FFFFFF"/>
        </w:rPr>
        <w:t xml:space="preserve"> </w:t>
      </w:r>
      <w:r w:rsidR="0060607A">
        <w:rPr>
          <w:rFonts w:eastAsia="Aileron"/>
          <w:shd w:val="clear" w:color="auto" w:fill="FFFFFF"/>
        </w:rPr>
        <w:t xml:space="preserve">avec un stéréotype &lt;&lt;Run&gt;&gt; </w:t>
      </w:r>
      <w:r w:rsidRPr="001D5212">
        <w:rPr>
          <w:rFonts w:eastAsia="Aileron"/>
          <w:shd w:val="clear" w:color="auto" w:fill="FFFFFF"/>
        </w:rPr>
        <w:t>pour</w:t>
      </w:r>
      <w:r w:rsidR="0060607A">
        <w:rPr>
          <w:rFonts w:eastAsia="Aileron"/>
          <w:shd w:val="clear" w:color="auto" w:fill="FFFFFF"/>
        </w:rPr>
        <w:t xml:space="preserve"> les</w:t>
      </w:r>
      <w:r w:rsidRPr="001D5212">
        <w:rPr>
          <w:rFonts w:eastAsia="Aileron"/>
          <w:shd w:val="clear" w:color="auto" w:fill="FFFFFF"/>
        </w:rPr>
        <w:t xml:space="preserve"> distingue entre </w:t>
      </w:r>
      <w:r w:rsidR="0060607A">
        <w:rPr>
          <w:rFonts w:eastAsia="Aileron"/>
          <w:shd w:val="clear" w:color="auto" w:fill="FFFFFF"/>
        </w:rPr>
        <w:t>eux</w:t>
      </w:r>
      <w:r w:rsidRPr="001D5212">
        <w:rPr>
          <w:rFonts w:eastAsia="Aileron"/>
          <w:shd w:val="clear" w:color="auto" w:fill="FFFFFF"/>
        </w:rPr>
        <w:t xml:space="preserve"> par rapport au autre composants du digramme.</w:t>
      </w:r>
    </w:p>
    <w:p w:rsidR="00FE174B" w:rsidRPr="001D5212" w:rsidRDefault="00FE174B" w:rsidP="0025019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Le composent Menue reprisent l’interface utilisateur, </w:t>
      </w:r>
      <w:r w:rsidR="0025019B">
        <w:rPr>
          <w:rFonts w:eastAsia="Aileron"/>
          <w:shd w:val="clear" w:color="auto" w:fill="FFFFFF"/>
        </w:rPr>
        <w:t>on a ajouter ce composent par ce que</w:t>
      </w:r>
      <w:r w:rsidRPr="001D5212">
        <w:rPr>
          <w:rFonts w:eastAsia="Aileron"/>
          <w:shd w:val="clear" w:color="auto" w:fill="FFFFFF"/>
        </w:rPr>
        <w:t xml:space="preserve"> il y’a une interaction entre l’utilisateur et les processus par des canaux.</w:t>
      </w:r>
    </w:p>
    <w:p w:rsidR="00FE174B" w:rsidRPr="001D5212" w:rsidRDefault="00FE174B" w:rsidP="0060607A">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Dans ce digramme </w:t>
      </w:r>
      <w:r w:rsidR="0060607A">
        <w:rPr>
          <w:rFonts w:eastAsia="Aileron"/>
          <w:shd w:val="clear" w:color="auto" w:fill="FFFFFF"/>
        </w:rPr>
        <w:t>o</w:t>
      </w:r>
      <w:r w:rsidRPr="001D5212">
        <w:rPr>
          <w:rFonts w:eastAsia="Aileron"/>
          <w:shd w:val="clear" w:color="auto" w:fill="FFFFFF"/>
        </w:rPr>
        <w:t xml:space="preserve">n </w:t>
      </w:r>
      <w:r w:rsidR="0060607A">
        <w:rPr>
          <w:rFonts w:eastAsia="Aileron"/>
          <w:shd w:val="clear" w:color="auto" w:fill="FFFFFF"/>
        </w:rPr>
        <w:t>à</w:t>
      </w:r>
      <w:r w:rsidRPr="001D5212">
        <w:rPr>
          <w:rFonts w:eastAsia="Aileron"/>
          <w:shd w:val="clear" w:color="auto" w:fill="FFFFFF"/>
        </w:rPr>
        <w:t xml:space="preserve"> util</w:t>
      </w:r>
      <w:r w:rsidR="0060607A">
        <w:rPr>
          <w:rFonts w:eastAsia="Aileron"/>
          <w:shd w:val="clear" w:color="auto" w:fill="FFFFFF"/>
        </w:rPr>
        <w:t>i</w:t>
      </w:r>
      <w:r w:rsidRPr="001D5212">
        <w:rPr>
          <w:rFonts w:eastAsia="Aileron"/>
          <w:shd w:val="clear" w:color="auto" w:fill="FFFFFF"/>
        </w:rPr>
        <w:t>ser l</w:t>
      </w:r>
      <w:r w:rsidR="0060607A">
        <w:rPr>
          <w:rFonts w:eastAsia="Aileron"/>
          <w:shd w:val="clear" w:color="auto" w:fill="FFFFFF"/>
        </w:rPr>
        <w:t>’</w:t>
      </w:r>
      <w:r w:rsidRPr="001D5212">
        <w:rPr>
          <w:rFonts w:eastAsia="Aileron"/>
          <w:shd w:val="clear" w:color="auto" w:fill="FFFFFF"/>
        </w:rPr>
        <w:t>annotation de Jacobson</w:t>
      </w:r>
      <w:r w:rsidR="0060607A">
        <w:rPr>
          <w:rFonts w:eastAsia="Aileron"/>
          <w:shd w:val="clear" w:color="auto" w:fill="FFFFFF"/>
        </w:rPr>
        <w:t xml:space="preserve"> &lt;&lt;bondary&gt;&gt;</w:t>
      </w:r>
      <w:r w:rsidRPr="001D5212">
        <w:rPr>
          <w:rFonts w:eastAsia="Aileron"/>
          <w:shd w:val="clear" w:color="auto" w:fill="FFFFFF"/>
        </w:rPr>
        <w:t xml:space="preserve"> pour dire que c’est une interface utilisateur:</w:t>
      </w:r>
    </w:p>
    <w:p w:rsidR="00FE174B" w:rsidRPr="001D5212" w:rsidRDefault="000223C0" w:rsidP="00FE174B">
      <w:pPr>
        <w:pStyle w:val="NormalWeb"/>
        <w:shd w:val="clear" w:color="auto" w:fill="FFFFFF"/>
        <w:spacing w:beforeAutospacing="0" w:afterAutospacing="0"/>
        <w:rPr>
          <w:rFonts w:eastAsia="Aileron"/>
          <w:shd w:val="clear" w:color="auto" w:fill="FFFFFF"/>
        </w:rPr>
      </w:pPr>
      <w:r>
        <w:rPr>
          <w:rFonts w:eastAsia="Aileron"/>
          <w:noProof/>
          <w:shd w:val="clear" w:color="auto" w:fill="FFFFFF"/>
        </w:rPr>
        <w:drawing>
          <wp:inline distT="0" distB="0" distL="0" distR="0">
            <wp:extent cx="5760720" cy="4111625"/>
            <wp:effectExtent l="19050" t="0" r="0" b="0"/>
            <wp:docPr id="71" name="Image 70" descr="Component Diagram JCSP.Net 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 Diagram JCSP.Net Architecture.png"/>
                    <pic:cNvPicPr/>
                  </pic:nvPicPr>
                  <pic:blipFill>
                    <a:blip r:embed="rId46" cstate="print"/>
                    <a:stretch>
                      <a:fillRect/>
                    </a:stretch>
                  </pic:blipFill>
                  <pic:spPr>
                    <a:xfrm>
                      <a:off x="0" y="0"/>
                      <a:ext cx="5760720" cy="4111625"/>
                    </a:xfrm>
                    <a:prstGeom prst="rect">
                      <a:avLst/>
                    </a:prstGeom>
                  </pic:spPr>
                </pic:pic>
              </a:graphicData>
            </a:graphic>
          </wp:inline>
        </w:drawing>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Pr="007C72CD" w:rsidRDefault="00FE174B" w:rsidP="00535836">
      <w:pPr>
        <w:pStyle w:val="Titreniveau1"/>
      </w:pPr>
      <w:bookmarkStart w:id="156" w:name="_Toc517734753"/>
      <w:r w:rsidRPr="007C72CD">
        <w:lastRenderedPageBreak/>
        <w:t>3.</w:t>
      </w:r>
      <w:r w:rsidR="00535836">
        <w:t>4</w:t>
      </w:r>
      <w:r w:rsidR="00367F28" w:rsidRPr="007C72CD">
        <w:t>.7.2</w:t>
      </w:r>
      <w:r w:rsidRPr="007C72CD">
        <w:t>) diagramme d’activités qui représente l’aspect dynamique :</w:t>
      </w:r>
      <w:bookmarkEnd w:id="156"/>
    </w:p>
    <w:p w:rsidR="00FE174B" w:rsidRPr="001D5212" w:rsidRDefault="00FE174B" w:rsidP="0025019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La lecture est implicite pour chaque entrée du processus puisque c</w:t>
      </w:r>
      <w:r w:rsidR="000223C0">
        <w:rPr>
          <w:rFonts w:eastAsia="Aileron"/>
          <w:shd w:val="clear" w:color="auto" w:fill="FFFFFF"/>
        </w:rPr>
        <w:t>’</w:t>
      </w:r>
      <w:r w:rsidRPr="001D5212">
        <w:rPr>
          <w:rFonts w:eastAsia="Aileron"/>
          <w:shd w:val="clear" w:color="auto" w:fill="FFFFFF"/>
        </w:rPr>
        <w:t xml:space="preserve">est la seul manière </w:t>
      </w:r>
      <w:r w:rsidR="0025019B">
        <w:rPr>
          <w:rFonts w:eastAsia="Aileron"/>
          <w:shd w:val="clear" w:color="auto" w:fill="FFFFFF"/>
        </w:rPr>
        <w:t>avec la quelle</w:t>
      </w:r>
      <w:r w:rsidRPr="001D5212">
        <w:rPr>
          <w:rFonts w:eastAsia="Aileron"/>
          <w:shd w:val="clear" w:color="auto" w:fill="FFFFFF"/>
        </w:rPr>
        <w:t xml:space="preserve"> le processus voire le monde extérieur, et en a utiliser le mot clé « in » pour indique la valeur lue - a partir de canal dans du </w:t>
      </w:r>
      <w:r w:rsidR="0025019B" w:rsidRPr="001D5212">
        <w:rPr>
          <w:rFonts w:eastAsia="Aileron"/>
          <w:shd w:val="clear" w:color="auto" w:fill="FFFFFF"/>
        </w:rPr>
        <w:t>m</w:t>
      </w:r>
      <w:r w:rsidR="0025019B">
        <w:rPr>
          <w:rFonts w:eastAsia="Aileron"/>
          <w:shd w:val="clear" w:color="auto" w:fill="FFFFFF"/>
        </w:rPr>
        <w:t>ê</w:t>
      </w:r>
      <w:r w:rsidR="0025019B" w:rsidRPr="001D5212">
        <w:rPr>
          <w:rFonts w:eastAsia="Aileron"/>
          <w:shd w:val="clear" w:color="auto" w:fill="FFFFFF"/>
        </w:rPr>
        <w:t>m</w:t>
      </w:r>
      <w:r w:rsidR="0025019B">
        <w:rPr>
          <w:rFonts w:eastAsia="Aileron"/>
          <w:shd w:val="clear" w:color="auto" w:fill="FFFFFF"/>
        </w:rPr>
        <w:t>e</w:t>
      </w:r>
      <w:r w:rsidRPr="001D5212">
        <w:rPr>
          <w:rFonts w:eastAsia="Aileron"/>
          <w:shd w:val="clear" w:color="auto" w:fill="FFFFFF"/>
        </w:rPr>
        <w:t xml:space="preserve"> branche- si en est besoin.</w:t>
      </w:r>
    </w:p>
    <w:p w:rsidR="00FE174B" w:rsidRPr="001D5212" w:rsidRDefault="00FE174B" w:rsidP="00CE5746">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Après en peut utiliser le rectangle ALTING pour représenter l’instruction ALTING de JCSP, </w:t>
      </w:r>
      <w:r w:rsidR="00CE5746">
        <w:rPr>
          <w:rFonts w:eastAsia="Aileron"/>
          <w:shd w:val="clear" w:color="auto" w:fill="FFFFFF"/>
        </w:rPr>
        <w:t xml:space="preserve">dans le cas ou il n y a pas ALTING </w:t>
      </w:r>
      <w:r w:rsidRPr="001D5212">
        <w:rPr>
          <w:rFonts w:eastAsia="Aileron"/>
          <w:shd w:val="clear" w:color="auto" w:fill="FFFFFF"/>
        </w:rPr>
        <w:t>en traite chaque entrée par un digramme d’activité.</w:t>
      </w:r>
    </w:p>
    <w:p w:rsidR="00FE174B" w:rsidRPr="001D5212" w:rsidRDefault="00FE174B" w:rsidP="004F52FC">
      <w:pPr>
        <w:pStyle w:val="NormalWeb"/>
        <w:numPr>
          <w:ilvl w:val="0"/>
          <w:numId w:val="36"/>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 xml:space="preserve">Digramme de la méthode </w:t>
      </w:r>
      <w:r w:rsidRPr="001D5212">
        <w:rPr>
          <w:rFonts w:eastAsia="Aileron"/>
          <w:i/>
          <w:iCs/>
          <w:shd w:val="clear" w:color="auto" w:fill="FFFFFF"/>
        </w:rPr>
        <w:t>run</w:t>
      </w:r>
      <w:r w:rsidRPr="001D5212">
        <w:rPr>
          <w:rFonts w:eastAsia="Aileron"/>
          <w:shd w:val="clear" w:color="auto" w:fill="FFFFFF"/>
        </w:rPr>
        <w:t xml:space="preserve"> du processus de l’annuaire:</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noProof/>
          <w:shd w:val="clear" w:color="auto" w:fill="FFFFFF"/>
        </w:rPr>
        <w:drawing>
          <wp:inline distT="0" distB="0" distL="114300" distR="114300">
            <wp:extent cx="5272405" cy="3994150"/>
            <wp:effectExtent l="0" t="0" r="4445" b="6350"/>
            <wp:docPr id="4" name="Picture 4" descr="Activity Diagram Run annu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tivity Diagram Run annuaire"/>
                    <pic:cNvPicPr>
                      <a:picLocks noChangeAspect="1"/>
                    </pic:cNvPicPr>
                  </pic:nvPicPr>
                  <pic:blipFill>
                    <a:blip r:embed="rId47" cstate="print"/>
                    <a:stretch>
                      <a:fillRect/>
                    </a:stretch>
                  </pic:blipFill>
                  <pic:spPr>
                    <a:xfrm>
                      <a:off x="0" y="0"/>
                      <a:ext cx="5272405" cy="3994150"/>
                    </a:xfrm>
                    <a:prstGeom prst="rect">
                      <a:avLst/>
                    </a:prstGeom>
                  </pic:spPr>
                </pic:pic>
              </a:graphicData>
            </a:graphic>
          </wp:inline>
        </w:drawing>
      </w:r>
    </w:p>
    <w:p w:rsidR="00FE174B" w:rsidRPr="001D5212" w:rsidRDefault="00FE174B" w:rsidP="00FE174B">
      <w:pPr>
        <w:pStyle w:val="NormalWeb"/>
        <w:shd w:val="clear" w:color="auto" w:fill="FFFFFF"/>
        <w:spacing w:beforeAutospacing="0" w:afterAutospacing="0"/>
        <w:rPr>
          <w:rFonts w:eastAsia="Aileron"/>
          <w:shd w:val="clear" w:color="auto" w:fill="FFFFFF"/>
        </w:rPr>
      </w:pPr>
    </w:p>
    <w:p w:rsidR="00FE174B" w:rsidRDefault="00FE174B" w:rsidP="000908E0">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Ce digramme est simple puisqu’il accepte une seule </w:t>
      </w:r>
      <w:r w:rsidR="000908E0">
        <w:rPr>
          <w:rFonts w:eastAsia="Aileron"/>
          <w:shd w:val="clear" w:color="auto" w:fill="FFFFFF"/>
        </w:rPr>
        <w:t>entrée</w:t>
      </w:r>
      <w:r w:rsidRPr="001D5212">
        <w:rPr>
          <w:rFonts w:eastAsia="Aileron"/>
          <w:shd w:val="clear" w:color="auto" w:fill="FFFFFF"/>
        </w:rPr>
        <w:t xml:space="preserve"> chanelin, après la lecture de ce canal le reste est un simple digramme d’activité.</w:t>
      </w:r>
    </w:p>
    <w:p w:rsidR="00550425" w:rsidRPr="001D5212" w:rsidRDefault="00550425" w:rsidP="0097605D">
      <w:pPr>
        <w:pStyle w:val="NormalWeb"/>
        <w:shd w:val="clear" w:color="auto" w:fill="FFFFFF"/>
        <w:spacing w:beforeAutospacing="0" w:afterAutospacing="0"/>
        <w:rPr>
          <w:rFonts w:eastAsia="Aileron"/>
          <w:shd w:val="clear" w:color="auto" w:fill="FFFFFF"/>
        </w:rPr>
      </w:pPr>
      <w:r>
        <w:rPr>
          <w:rFonts w:eastAsia="Aileron"/>
          <w:shd w:val="clear" w:color="auto" w:fill="FFFFFF"/>
        </w:rPr>
        <w:t>Remarque le stéréotype &lt;&lt;singal sending&gt;&gt; veut dire envoi d’un message, si en précise pas c’est un retour de l’information sur un canal connect</w:t>
      </w:r>
      <w:r w:rsidR="000908E0">
        <w:rPr>
          <w:rFonts w:eastAsia="Aileron"/>
          <w:shd w:val="clear" w:color="auto" w:fill="FFFFFF"/>
        </w:rPr>
        <w:t>ée</w:t>
      </w:r>
      <w:r>
        <w:rPr>
          <w:rFonts w:eastAsia="Aileron"/>
          <w:shd w:val="clear" w:color="auto" w:fill="FFFFFF"/>
        </w:rPr>
        <w:t xml:space="preserve"> avec le nœud </w:t>
      </w:r>
      <w:r w:rsidR="0025019B">
        <w:rPr>
          <w:rFonts w:eastAsia="Aileron"/>
          <w:shd w:val="clear" w:color="auto" w:fill="FFFFFF"/>
        </w:rPr>
        <w:t>qui a générer l’</w:t>
      </w:r>
      <w:r>
        <w:rPr>
          <w:rFonts w:eastAsia="Aileron"/>
          <w:shd w:val="clear" w:color="auto" w:fill="FFFFFF"/>
        </w:rPr>
        <w:t>entrée</w:t>
      </w:r>
      <w:r w:rsidR="002C3DAB">
        <w:rPr>
          <w:rFonts w:eastAsia="Aileron"/>
          <w:shd w:val="clear" w:color="auto" w:fill="FFFFFF"/>
        </w:rPr>
        <w:t xml:space="preserve">, </w:t>
      </w:r>
      <w:r w:rsidR="000908E0">
        <w:rPr>
          <w:rFonts w:eastAsia="Aileron"/>
          <w:shd w:val="clear" w:color="auto" w:fill="FFFFFF"/>
        </w:rPr>
        <w:t xml:space="preserve">se choix est fait  </w:t>
      </w:r>
      <w:r w:rsidR="002C3DAB">
        <w:rPr>
          <w:rFonts w:eastAsia="Aileron"/>
          <w:shd w:val="clear" w:color="auto" w:fill="FFFFFF"/>
        </w:rPr>
        <w:t>p</w:t>
      </w:r>
      <w:r w:rsidR="000908E0">
        <w:rPr>
          <w:rFonts w:eastAsia="Aileron"/>
          <w:shd w:val="clear" w:color="auto" w:fill="FFFFFF"/>
        </w:rPr>
        <w:t>o</w:t>
      </w:r>
      <w:r w:rsidR="002C3DAB">
        <w:rPr>
          <w:rFonts w:eastAsia="Aileron"/>
          <w:shd w:val="clear" w:color="auto" w:fill="FFFFFF"/>
        </w:rPr>
        <w:t xml:space="preserve">ur </w:t>
      </w:r>
      <w:r w:rsidR="000908E0">
        <w:rPr>
          <w:rFonts w:eastAsia="Aileron"/>
          <w:shd w:val="clear" w:color="auto" w:fill="FFFFFF"/>
        </w:rPr>
        <w:t xml:space="preserve">simplifier le digramme ,puisque </w:t>
      </w:r>
      <w:r w:rsidR="0025019B" w:rsidRPr="0025019B">
        <w:rPr>
          <w:rFonts w:eastAsia="Aileron"/>
          <w:shd w:val="clear" w:color="auto" w:fill="FFFFFF"/>
        </w:rPr>
        <w:t>Le seul moyen</w:t>
      </w:r>
      <w:r w:rsidR="0025019B">
        <w:rPr>
          <w:rFonts w:eastAsia="Aileron"/>
          <w:shd w:val="clear" w:color="auto" w:fill="FFFFFF"/>
        </w:rPr>
        <w:t xml:space="preserve"> </w:t>
      </w:r>
      <w:r w:rsidR="000908E0">
        <w:rPr>
          <w:rFonts w:eastAsia="Aileron"/>
          <w:shd w:val="clear" w:color="auto" w:fill="FFFFFF"/>
        </w:rPr>
        <w:t>de renvoye</w:t>
      </w:r>
      <w:r w:rsidR="0025019B">
        <w:rPr>
          <w:rFonts w:eastAsia="Aileron"/>
          <w:shd w:val="clear" w:color="auto" w:fill="FFFFFF"/>
        </w:rPr>
        <w:t>r un résultat c’est les canaux</w:t>
      </w:r>
      <w:r w:rsidR="000908E0">
        <w:rPr>
          <w:rFonts w:eastAsia="Aileron"/>
          <w:shd w:val="clear" w:color="auto" w:fill="FFFFFF"/>
        </w:rPr>
        <w:t>,</w:t>
      </w:r>
      <w:r w:rsidR="0025019B">
        <w:rPr>
          <w:rFonts w:eastAsia="Aileron"/>
          <w:shd w:val="clear" w:color="auto" w:fill="FFFFFF"/>
        </w:rPr>
        <w:t xml:space="preserve"> </w:t>
      </w:r>
      <w:r w:rsidR="000908E0">
        <w:rPr>
          <w:rFonts w:eastAsia="Aileron"/>
          <w:shd w:val="clear" w:color="auto" w:fill="FFFFFF"/>
        </w:rPr>
        <w:t>étant donné que cette action se répètes beaucoup, si en utilise les connexion a la places des canaux, dans ce cas il faut préciser dans le premier diagramme que c’est une connexion par un stéréotype sur le lien</w:t>
      </w:r>
      <w:r w:rsidR="00A57A34">
        <w:rPr>
          <w:rFonts w:eastAsia="Aileron"/>
          <w:shd w:val="clear" w:color="auto" w:fill="FFFFFF"/>
        </w:rPr>
        <w:t xml:space="preserve"> pour savoir </w:t>
      </w:r>
      <w:r w:rsidR="0097605D" w:rsidRPr="0097605D">
        <w:rPr>
          <w:rFonts w:eastAsia="Aileron"/>
          <w:shd w:val="clear" w:color="auto" w:fill="FFFFFF"/>
        </w:rPr>
        <w:t>que nous n'avons pas</w:t>
      </w:r>
      <w:r w:rsidR="0097605D">
        <w:rPr>
          <w:rFonts w:eastAsia="Aileron"/>
          <w:shd w:val="clear" w:color="auto" w:fill="FFFFFF"/>
        </w:rPr>
        <w:t xml:space="preserve"> </w:t>
      </w:r>
      <w:r w:rsidR="00A57A34">
        <w:rPr>
          <w:rFonts w:eastAsia="Aileron"/>
          <w:shd w:val="clear" w:color="auto" w:fill="FFFFFF"/>
        </w:rPr>
        <w:t>utiliser un canal de retour, puisque le renvoi de résultat se fait dans le même lien de connexion</w:t>
      </w:r>
      <w:r w:rsidR="000908E0">
        <w:rPr>
          <w:rFonts w:eastAsia="Aileron"/>
          <w:shd w:val="clear" w:color="auto" w:fill="FFFFFF"/>
        </w:rPr>
        <w:t xml:space="preserve">. </w:t>
      </w:r>
    </w:p>
    <w:p w:rsidR="00FE174B" w:rsidRPr="001D5212" w:rsidRDefault="00FE174B" w:rsidP="00FE174B">
      <w:pPr>
        <w:rPr>
          <w:rFonts w:eastAsia="Aileron"/>
          <w:b/>
          <w:bCs/>
          <w:shd w:val="clear" w:color="auto" w:fill="FFFFFF"/>
        </w:rPr>
      </w:pPr>
    </w:p>
    <w:p w:rsidR="00FE174B" w:rsidRPr="001D5212" w:rsidRDefault="00FE174B" w:rsidP="00FE174B">
      <w:pPr>
        <w:pStyle w:val="NormalWeb"/>
        <w:shd w:val="clear" w:color="auto" w:fill="FFFFFF"/>
        <w:spacing w:beforeAutospacing="0" w:afterAutospacing="0"/>
        <w:rPr>
          <w:rFonts w:eastAsia="Aileron"/>
          <w:u w:val="single"/>
          <w:shd w:val="clear" w:color="auto" w:fill="FFFFFF"/>
        </w:rPr>
      </w:pPr>
      <w:r w:rsidRPr="001D5212">
        <w:rPr>
          <w:rFonts w:eastAsia="Aileron"/>
          <w:u w:val="single"/>
          <w:shd w:val="clear" w:color="auto" w:fill="FFFFFF"/>
        </w:rPr>
        <w:t xml:space="preserve">B) Digramme de la méthode </w:t>
      </w:r>
      <w:r w:rsidRPr="001D5212">
        <w:rPr>
          <w:rFonts w:eastAsia="Aileron"/>
          <w:i/>
          <w:iCs/>
          <w:u w:val="single"/>
          <w:shd w:val="clear" w:color="auto" w:fill="FFFFFF"/>
        </w:rPr>
        <w:t>run</w:t>
      </w:r>
      <w:r w:rsidRPr="001D5212">
        <w:rPr>
          <w:rFonts w:eastAsia="Aileron"/>
          <w:u w:val="single"/>
          <w:shd w:val="clear" w:color="auto" w:fill="FFFFFF"/>
        </w:rPr>
        <w:t xml:space="preserve"> de processus des clients MiniESante:</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noProof/>
          <w:shd w:val="clear" w:color="auto" w:fill="FFFFFF"/>
        </w:rPr>
        <w:drawing>
          <wp:inline distT="0" distB="0" distL="114300" distR="114300">
            <wp:extent cx="5267960" cy="4721225"/>
            <wp:effectExtent l="0" t="0" r="8890" b="3175"/>
            <wp:docPr id="5" name="Picture 5" descr="Activity Diagram run MiniIS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ctivity Diagram run MiniISente"/>
                    <pic:cNvPicPr>
                      <a:picLocks noChangeAspect="1"/>
                    </pic:cNvPicPr>
                  </pic:nvPicPr>
                  <pic:blipFill>
                    <a:blip r:embed="rId48" cstate="print"/>
                    <a:stretch>
                      <a:fillRect/>
                    </a:stretch>
                  </pic:blipFill>
                  <pic:spPr>
                    <a:xfrm>
                      <a:off x="0" y="0"/>
                      <a:ext cx="5267960" cy="4721225"/>
                    </a:xfrm>
                    <a:prstGeom prst="rect">
                      <a:avLst/>
                    </a:prstGeom>
                  </pic:spPr>
                </pic:pic>
              </a:graphicData>
            </a:graphic>
          </wp:inline>
        </w:drawing>
      </w:r>
    </w:p>
    <w:p w:rsidR="00FE174B" w:rsidRDefault="00FE174B" w:rsidP="00FE174B">
      <w:pPr>
        <w:pStyle w:val="NormalWeb"/>
        <w:shd w:val="clear" w:color="auto" w:fill="FFFFFF"/>
        <w:spacing w:beforeAutospacing="0" w:afterAutospacing="0"/>
        <w:rPr>
          <w:rFonts w:eastAsia="Aileron"/>
          <w:b/>
          <w:bCs/>
          <w:shd w:val="clear" w:color="auto" w:fill="FFFFFF"/>
        </w:rPr>
      </w:pPr>
      <w:r w:rsidRPr="001D5212">
        <w:rPr>
          <w:rFonts w:eastAsia="Aileron"/>
          <w:b/>
          <w:bCs/>
          <w:shd w:val="clear" w:color="auto" w:fill="FFFFFF"/>
        </w:rPr>
        <w:t>Remarque important :</w:t>
      </w:r>
    </w:p>
    <w:p w:rsidR="00FE174B" w:rsidRPr="005E1721" w:rsidRDefault="005E1721" w:rsidP="005E1721">
      <w:pPr>
        <w:pStyle w:val="NormalWeb"/>
        <w:shd w:val="clear" w:color="auto" w:fill="FFFFFF"/>
        <w:spacing w:beforeAutospacing="0" w:afterAutospacing="0"/>
        <w:rPr>
          <w:rFonts w:eastAsia="Aileron"/>
          <w:b/>
          <w:bCs/>
          <w:shd w:val="clear" w:color="auto" w:fill="FFFFFF"/>
        </w:rPr>
      </w:pPr>
      <w:r w:rsidRPr="005E1721">
        <w:rPr>
          <w:rFonts w:eastAsia="Aileron"/>
          <w:shd w:val="clear" w:color="auto" w:fill="FFFFFF"/>
        </w:rPr>
        <w:t>Si nous ne mettons pas un po</w:t>
      </w:r>
      <w:r>
        <w:rPr>
          <w:rFonts w:eastAsia="Aileron"/>
          <w:shd w:val="clear" w:color="auto" w:fill="FFFFFF"/>
        </w:rPr>
        <w:t xml:space="preserve">int final, cela signifie que la méthode run de ce processus </w:t>
      </w:r>
      <w:r w:rsidRPr="005E1721">
        <w:rPr>
          <w:rFonts w:eastAsia="Aileron"/>
          <w:shd w:val="clear" w:color="auto" w:fill="FFFFFF"/>
        </w:rPr>
        <w:t>ne se termine pas</w:t>
      </w:r>
      <w:r>
        <w:rPr>
          <w:rFonts w:eastAsia="Aileron"/>
          <w:b/>
          <w:bCs/>
          <w:shd w:val="clear" w:color="auto" w:fill="FFFFFF"/>
        </w:rPr>
        <w:t xml:space="preserve"> </w:t>
      </w:r>
      <w:r w:rsidR="00FE174B" w:rsidRPr="001D5212">
        <w:rPr>
          <w:rFonts w:eastAsia="Aileron"/>
          <w:shd w:val="clear" w:color="auto" w:fill="FFFFFF"/>
        </w:rPr>
        <w:t>elle va recommencée au début</w:t>
      </w:r>
      <w:r>
        <w:rPr>
          <w:rFonts w:eastAsia="Aileron"/>
          <w:shd w:val="clear" w:color="auto" w:fill="FFFFFF"/>
        </w:rPr>
        <w:t xml:space="preserve"> pour </w:t>
      </w:r>
      <w:r w:rsidR="00FE174B" w:rsidRPr="001D5212">
        <w:rPr>
          <w:rFonts w:eastAsia="Aileron"/>
          <w:shd w:val="clear" w:color="auto" w:fill="FFFFFF"/>
        </w:rPr>
        <w:t>attendre une nouvelle entré.</w:t>
      </w:r>
    </w:p>
    <w:p w:rsidR="004341C4" w:rsidRPr="001D5212" w:rsidRDefault="004341C4" w:rsidP="004341C4">
      <w:pPr>
        <w:pStyle w:val="NormalWeb"/>
        <w:shd w:val="clear" w:color="auto" w:fill="FFFFFF"/>
        <w:spacing w:beforeAutospacing="0" w:afterAutospacing="0"/>
        <w:rPr>
          <w:rFonts w:eastAsia="Aileron"/>
          <w:shd w:val="clear" w:color="auto" w:fill="FFFFFF"/>
        </w:rPr>
      </w:pPr>
    </w:p>
    <w:p w:rsidR="004341C4" w:rsidRPr="007C72CD" w:rsidRDefault="006670C4" w:rsidP="00535836">
      <w:pPr>
        <w:pStyle w:val="Titreniveau1"/>
      </w:pPr>
      <w:bookmarkStart w:id="157" w:name="_Toc517734754"/>
      <w:r w:rsidRPr="007C72CD">
        <w:t>3.</w:t>
      </w:r>
      <w:r w:rsidR="00535836">
        <w:t>4</w:t>
      </w:r>
      <w:r w:rsidR="00367F28" w:rsidRPr="007C72CD">
        <w:t>.8</w:t>
      </w:r>
      <w:r w:rsidR="004341C4" w:rsidRPr="007C72CD">
        <w:t xml:space="preserve">) </w:t>
      </w:r>
      <w:r w:rsidR="004F1CC0" w:rsidRPr="007C72CD">
        <w:t xml:space="preserve">remarque sur le choix de l’implémentation de la couche réseaux </w:t>
      </w:r>
      <w:r w:rsidR="005E1721">
        <w:t>dans</w:t>
      </w:r>
      <w:r w:rsidR="004F1CC0" w:rsidRPr="007C72CD">
        <w:t xml:space="preserve"> JCSP.net</w:t>
      </w:r>
      <w:r w:rsidR="004341C4" w:rsidRPr="007C72CD">
        <w:t xml:space="preserve"> :</w:t>
      </w:r>
      <w:bookmarkEnd w:id="157"/>
    </w:p>
    <w:p w:rsidR="004341C4" w:rsidRPr="001D5212" w:rsidRDefault="004341C4" w:rsidP="005E1721">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 xml:space="preserve">Pour utiliser les appels distants avec JCSP.net, il faut créer des processus dans chaque nœud, </w:t>
      </w:r>
      <w:r w:rsidR="005E1721">
        <w:rPr>
          <w:rFonts w:eastAsia="Aileron"/>
          <w:shd w:val="clear" w:color="auto" w:fill="FFFFFF"/>
        </w:rPr>
        <w:t xml:space="preserve">les liens </w:t>
      </w:r>
      <w:r w:rsidRPr="001D5212">
        <w:rPr>
          <w:rFonts w:eastAsia="Aileron"/>
          <w:shd w:val="clear" w:color="auto" w:fill="FFFFFF"/>
        </w:rPr>
        <w:t xml:space="preserve">entre ces processus </w:t>
      </w:r>
      <w:r w:rsidR="005E1721">
        <w:rPr>
          <w:rFonts w:eastAsia="Aileron"/>
          <w:shd w:val="clear" w:color="auto" w:fill="FFFFFF"/>
        </w:rPr>
        <w:t>se fait par des</w:t>
      </w:r>
      <w:r w:rsidRPr="001D5212">
        <w:rPr>
          <w:rFonts w:eastAsia="Aileron"/>
          <w:shd w:val="clear" w:color="auto" w:fill="FFFFFF"/>
        </w:rPr>
        <w:t xml:space="preserve"> canaux. Pour cela, </w:t>
      </w:r>
      <w:r w:rsidR="005E1721" w:rsidRPr="005E1721">
        <w:rPr>
          <w:rFonts w:eastAsia="Aileron"/>
          <w:shd w:val="clear" w:color="auto" w:fill="FFFFFF"/>
        </w:rPr>
        <w:t xml:space="preserve">Nous avons </w:t>
      </w:r>
      <w:r w:rsidR="005E1721">
        <w:rPr>
          <w:rFonts w:eastAsia="Aileron"/>
          <w:shd w:val="clear" w:color="auto" w:fill="FFFFFF"/>
        </w:rPr>
        <w:t>trois</w:t>
      </w:r>
      <w:r w:rsidR="005E1721" w:rsidRPr="005E1721">
        <w:rPr>
          <w:rFonts w:eastAsia="Aileron"/>
          <w:shd w:val="clear" w:color="auto" w:fill="FFFFFF"/>
        </w:rPr>
        <w:t xml:space="preserve"> </w:t>
      </w:r>
      <w:r w:rsidRPr="001D5212">
        <w:rPr>
          <w:rFonts w:eastAsia="Aileron"/>
          <w:shd w:val="clear" w:color="auto" w:fill="FFFFFF"/>
        </w:rPr>
        <w:t xml:space="preserve">choix : </w:t>
      </w:r>
    </w:p>
    <w:p w:rsidR="004341C4" w:rsidRPr="001D5212" w:rsidRDefault="004341C4" w:rsidP="004F52FC">
      <w:pPr>
        <w:pStyle w:val="NormalWeb"/>
        <w:numPr>
          <w:ilvl w:val="0"/>
          <w:numId w:val="37"/>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lastRenderedPageBreak/>
        <w:t>créer un canal pour chaque type d’appel avec un seul processus et le démultiplexage des canaux se fait par l’instruction “ALTING”. Par exemple : l’envoi de sollicitation dans un canal et l’envoie de prescription dans un autre canal.</w:t>
      </w:r>
    </w:p>
    <w:p w:rsidR="004341C4" w:rsidRPr="001D5212" w:rsidRDefault="004341C4" w:rsidP="004F52FC">
      <w:pPr>
        <w:pStyle w:val="NormalWeb"/>
        <w:numPr>
          <w:ilvl w:val="0"/>
          <w:numId w:val="37"/>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créer un seul canal, dans ce cas l’objet envoyé doit comporter le type de l’appel et les paramètres d’appel.</w:t>
      </w:r>
    </w:p>
    <w:p w:rsidR="004341C4" w:rsidRPr="001D5212" w:rsidRDefault="004341C4" w:rsidP="004F52FC">
      <w:pPr>
        <w:pStyle w:val="NormalWeb"/>
        <w:numPr>
          <w:ilvl w:val="0"/>
          <w:numId w:val="37"/>
        </w:numPr>
        <w:shd w:val="clear" w:color="auto" w:fill="FFFFFF"/>
        <w:spacing w:before="0" w:beforeAutospacing="0" w:after="0" w:afterAutospacing="0"/>
        <w:rPr>
          <w:rFonts w:eastAsia="Aileron"/>
          <w:shd w:val="clear" w:color="auto" w:fill="FFFFFF"/>
        </w:rPr>
      </w:pPr>
      <w:r w:rsidRPr="001D5212">
        <w:rPr>
          <w:rFonts w:eastAsia="Aileron"/>
          <w:shd w:val="clear" w:color="auto" w:fill="FFFFFF"/>
        </w:rPr>
        <w:t>créer un processus pour chaque type d’appel, dans ce cas nous devons mettre ces processus en exécution parallèle</w:t>
      </w:r>
      <w:r w:rsidR="000223C0">
        <w:rPr>
          <w:rFonts w:eastAsia="Aileron"/>
          <w:shd w:val="clear" w:color="auto" w:fill="FFFFFF"/>
        </w:rPr>
        <w:t>, mais attention au resèque de course puisque ce patron peut engendre ce phénomène dans le cas ou les processus en parallèle accèdent a un variable globale</w:t>
      </w:r>
      <w:r w:rsidRPr="001D5212">
        <w:rPr>
          <w:rFonts w:eastAsia="Aileron"/>
          <w:shd w:val="clear" w:color="auto" w:fill="FFFFFF"/>
        </w:rPr>
        <w:t>.</w:t>
      </w:r>
    </w:p>
    <w:p w:rsidR="004341C4" w:rsidRPr="001D5212" w:rsidRDefault="004F1CC0" w:rsidP="006670C4">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Pour notre application les deux </w:t>
      </w:r>
      <w:r w:rsidR="006670C4">
        <w:rPr>
          <w:rFonts w:eastAsia="Aileron"/>
          <w:shd w:val="clear" w:color="auto" w:fill="FFFFFF"/>
        </w:rPr>
        <w:t>derniers</w:t>
      </w:r>
      <w:r>
        <w:rPr>
          <w:rFonts w:eastAsia="Aileron"/>
          <w:shd w:val="clear" w:color="auto" w:fill="FFFFFF"/>
        </w:rPr>
        <w:t xml:space="preserve"> digramme</w:t>
      </w:r>
      <w:r w:rsidR="00670433">
        <w:rPr>
          <w:rFonts w:eastAsia="Aileron"/>
          <w:shd w:val="clear" w:color="auto" w:fill="FFFFFF"/>
        </w:rPr>
        <w:t>s</w:t>
      </w:r>
      <w:r>
        <w:rPr>
          <w:rFonts w:eastAsia="Aileron"/>
          <w:shd w:val="clear" w:color="auto" w:fill="FFFFFF"/>
        </w:rPr>
        <w:t xml:space="preserve"> montrent </w:t>
      </w:r>
      <w:r w:rsidR="006670C4">
        <w:rPr>
          <w:rFonts w:eastAsia="Aileron"/>
          <w:shd w:val="clear" w:color="auto" w:fill="FFFFFF"/>
        </w:rPr>
        <w:t>qu’on</w:t>
      </w:r>
      <w:r>
        <w:rPr>
          <w:rFonts w:eastAsia="Aileron"/>
          <w:shd w:val="clear" w:color="auto" w:fill="FFFFFF"/>
        </w:rPr>
        <w:t xml:space="preserve"> </w:t>
      </w:r>
      <w:r w:rsidR="006670C4">
        <w:rPr>
          <w:rFonts w:eastAsia="Aileron"/>
          <w:shd w:val="clear" w:color="auto" w:fill="FFFFFF"/>
        </w:rPr>
        <w:t>à</w:t>
      </w:r>
      <w:r>
        <w:rPr>
          <w:rFonts w:eastAsia="Aileron"/>
          <w:shd w:val="clear" w:color="auto" w:fill="FFFFFF"/>
        </w:rPr>
        <w:t xml:space="preserve"> utiliser le </w:t>
      </w:r>
      <w:r w:rsidR="00670433">
        <w:rPr>
          <w:rFonts w:eastAsia="Aileron"/>
          <w:shd w:val="clear" w:color="auto" w:fill="FFFFFF"/>
        </w:rPr>
        <w:t>deuxième</w:t>
      </w:r>
      <w:r>
        <w:rPr>
          <w:rFonts w:eastAsia="Aileron"/>
          <w:shd w:val="clear" w:color="auto" w:fill="FFFFFF"/>
        </w:rPr>
        <w:t xml:space="preserve"> </w:t>
      </w:r>
      <w:r w:rsidR="00670433">
        <w:rPr>
          <w:rFonts w:eastAsia="Aileron"/>
          <w:shd w:val="clear" w:color="auto" w:fill="FFFFFF"/>
        </w:rPr>
        <w:t>choix</w:t>
      </w:r>
      <w:r>
        <w:rPr>
          <w:rFonts w:eastAsia="Aileron"/>
          <w:shd w:val="clear" w:color="auto" w:fill="FFFFFF"/>
        </w:rPr>
        <w:t xml:space="preserve">  dans l’annuaire et le </w:t>
      </w:r>
      <w:r w:rsidR="00670433">
        <w:rPr>
          <w:rFonts w:eastAsia="Aileron"/>
          <w:shd w:val="clear" w:color="auto" w:fill="FFFFFF"/>
        </w:rPr>
        <w:t xml:space="preserve">première </w:t>
      </w:r>
      <w:r>
        <w:rPr>
          <w:rFonts w:eastAsia="Aileron"/>
          <w:shd w:val="clear" w:color="auto" w:fill="FFFFFF"/>
        </w:rPr>
        <w:t>choix sur l’application MiniIsenté des clients.</w:t>
      </w:r>
    </w:p>
    <w:p w:rsidR="006670C4" w:rsidRDefault="006670C4" w:rsidP="00670433">
      <w:pPr>
        <w:pStyle w:val="NormalWeb"/>
        <w:shd w:val="clear" w:color="auto" w:fill="FFFFFF"/>
        <w:spacing w:beforeAutospacing="0" w:afterAutospacing="0"/>
        <w:rPr>
          <w:rFonts w:eastAsia="Aileron"/>
          <w:shd w:val="clear" w:color="auto" w:fill="FFFFFF"/>
        </w:rPr>
      </w:pPr>
    </w:p>
    <w:p w:rsidR="00104011" w:rsidRPr="007C72CD" w:rsidRDefault="00367F28" w:rsidP="00535836">
      <w:pPr>
        <w:pStyle w:val="Titreniveau1"/>
      </w:pPr>
      <w:bookmarkStart w:id="158" w:name="_Toc517734755"/>
      <w:r w:rsidRPr="007C72CD">
        <w:t>3.</w:t>
      </w:r>
      <w:r w:rsidR="00535836">
        <w:t>4</w:t>
      </w:r>
      <w:r w:rsidRPr="007C72CD">
        <w:t xml:space="preserve">.9) </w:t>
      </w:r>
      <w:r w:rsidR="00104011" w:rsidRPr="007C72CD">
        <w:t>Conclusion </w:t>
      </w:r>
      <w:r w:rsidR="009F6C55" w:rsidRPr="007C72CD">
        <w:t xml:space="preserve">et perspective </w:t>
      </w:r>
      <w:r w:rsidR="00104011" w:rsidRPr="007C72CD">
        <w:t>:</w:t>
      </w:r>
      <w:bookmarkEnd w:id="158"/>
    </w:p>
    <w:p w:rsidR="006F4442" w:rsidRDefault="00104011" w:rsidP="006F4442">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Dans ce </w:t>
      </w:r>
      <w:r w:rsidR="00B94528">
        <w:rPr>
          <w:rFonts w:eastAsia="Aileron"/>
          <w:shd w:val="clear" w:color="auto" w:fill="FFFFFF"/>
        </w:rPr>
        <w:t>chapitre</w:t>
      </w:r>
      <w:r>
        <w:rPr>
          <w:rFonts w:eastAsia="Aileron"/>
          <w:shd w:val="clear" w:color="auto" w:fill="FFFFFF"/>
        </w:rPr>
        <w:t xml:space="preserve"> en a fait la conception </w:t>
      </w:r>
      <w:r w:rsidR="006F4442">
        <w:rPr>
          <w:rFonts w:eastAsia="Aileron"/>
          <w:shd w:val="clear" w:color="auto" w:fill="FFFFFF"/>
        </w:rPr>
        <w:t>d’une application distribuée « MiniISante » avec deux API différent : RMI et JCSP.net</w:t>
      </w:r>
    </w:p>
    <w:p w:rsidR="00104011" w:rsidRDefault="006F4442" w:rsidP="00AC5F41">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Cette </w:t>
      </w:r>
      <w:r w:rsidR="00104011">
        <w:rPr>
          <w:rFonts w:eastAsia="Aileron"/>
          <w:shd w:val="clear" w:color="auto" w:fill="FFFFFF"/>
        </w:rPr>
        <w:t>application</w:t>
      </w:r>
      <w:r>
        <w:rPr>
          <w:rFonts w:eastAsia="Aileron"/>
          <w:shd w:val="clear" w:color="auto" w:fill="FFFFFF"/>
        </w:rPr>
        <w:t xml:space="preserve"> </w:t>
      </w:r>
      <w:r w:rsidR="00104011">
        <w:rPr>
          <w:rFonts w:eastAsia="Aileron"/>
          <w:shd w:val="clear" w:color="auto" w:fill="FFFFFF"/>
        </w:rPr>
        <w:t>permis l’</w:t>
      </w:r>
      <w:r w:rsidR="00B94528">
        <w:rPr>
          <w:rFonts w:eastAsia="Aileron"/>
          <w:shd w:val="clear" w:color="auto" w:fill="FFFFFF"/>
        </w:rPr>
        <w:t>échange</w:t>
      </w:r>
      <w:r w:rsidR="00104011">
        <w:rPr>
          <w:rFonts w:eastAsia="Aileron"/>
          <w:shd w:val="clear" w:color="auto" w:fill="FFFFFF"/>
        </w:rPr>
        <w:t xml:space="preserve"> des </w:t>
      </w:r>
      <w:r>
        <w:rPr>
          <w:rFonts w:eastAsia="Aileron"/>
          <w:shd w:val="clear" w:color="auto" w:fill="FFFFFF"/>
        </w:rPr>
        <w:t>prescriptions médicales</w:t>
      </w:r>
      <w:r w:rsidR="00104011">
        <w:rPr>
          <w:rFonts w:eastAsia="Aileron"/>
          <w:shd w:val="clear" w:color="auto" w:fill="FFFFFF"/>
        </w:rPr>
        <w:t xml:space="preserve"> entre les </w:t>
      </w:r>
      <w:r>
        <w:rPr>
          <w:rFonts w:eastAsia="Aileron"/>
          <w:shd w:val="clear" w:color="auto" w:fill="FFFFFF"/>
        </w:rPr>
        <w:t>médecins</w:t>
      </w:r>
      <w:r w:rsidR="005E1721">
        <w:rPr>
          <w:rFonts w:eastAsia="Aileron"/>
          <w:shd w:val="clear" w:color="auto" w:fill="FFFFFF"/>
        </w:rPr>
        <w:t>, qui peut être améliorée par la suite en ajoutent des fonctionnalités</w:t>
      </w:r>
      <w:r w:rsidR="00104011">
        <w:rPr>
          <w:rFonts w:eastAsia="Aileron"/>
          <w:shd w:val="clear" w:color="auto" w:fill="FFFFFF"/>
        </w:rPr>
        <w:t xml:space="preserve">, mais le plus important dans ce chapitre est la </w:t>
      </w:r>
      <w:r>
        <w:rPr>
          <w:rFonts w:eastAsia="Aileron"/>
          <w:shd w:val="clear" w:color="auto" w:fill="FFFFFF"/>
        </w:rPr>
        <w:t>comparaison</w:t>
      </w:r>
      <w:r w:rsidR="00104011">
        <w:rPr>
          <w:rFonts w:eastAsia="Aileron"/>
          <w:shd w:val="clear" w:color="auto" w:fill="FFFFFF"/>
        </w:rPr>
        <w:t xml:space="preserve"> entre la </w:t>
      </w:r>
      <w:r>
        <w:rPr>
          <w:rFonts w:eastAsia="Aileron"/>
          <w:shd w:val="clear" w:color="auto" w:fill="FFFFFF"/>
        </w:rPr>
        <w:t>création</w:t>
      </w:r>
      <w:r w:rsidR="00104011">
        <w:rPr>
          <w:rFonts w:eastAsia="Aileron"/>
          <w:shd w:val="clear" w:color="auto" w:fill="FFFFFF"/>
        </w:rPr>
        <w:t xml:space="preserve"> de l’application avec RMI et </w:t>
      </w:r>
      <w:r w:rsidR="00AC5F41">
        <w:rPr>
          <w:rFonts w:eastAsia="Aileron"/>
          <w:shd w:val="clear" w:color="auto" w:fill="FFFFFF"/>
        </w:rPr>
        <w:t>JCSP.net,</w:t>
      </w:r>
      <w:r w:rsidR="00AC5F41" w:rsidRPr="00AC5F41">
        <w:t xml:space="preserve"> </w:t>
      </w:r>
      <w:r w:rsidR="00AC5F41" w:rsidRPr="00AC5F41">
        <w:rPr>
          <w:rFonts w:eastAsia="Aileron"/>
          <w:shd w:val="clear" w:color="auto" w:fill="FFFFFF"/>
        </w:rPr>
        <w:t>Ce qui nous a permis de clarifier des points importants</w:t>
      </w:r>
      <w:r w:rsidR="00104011">
        <w:rPr>
          <w:rFonts w:eastAsia="Aileron"/>
          <w:shd w:val="clear" w:color="auto" w:fill="FFFFFF"/>
        </w:rPr>
        <w:t> :</w:t>
      </w:r>
    </w:p>
    <w:p w:rsidR="00104011" w:rsidRDefault="00104011" w:rsidP="006F4442">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RMI est plus facile a </w:t>
      </w:r>
      <w:r w:rsidR="006F4442">
        <w:rPr>
          <w:rFonts w:eastAsia="Aileron"/>
          <w:shd w:val="clear" w:color="auto" w:fill="FFFFFF"/>
        </w:rPr>
        <w:t>modalisée</w:t>
      </w:r>
      <w:r>
        <w:rPr>
          <w:rFonts w:eastAsia="Aileron"/>
          <w:shd w:val="clear" w:color="auto" w:fill="FFFFFF"/>
        </w:rPr>
        <w:t xml:space="preserve"> avec UML que </w:t>
      </w:r>
      <w:r w:rsidR="006F4442">
        <w:rPr>
          <w:rFonts w:eastAsia="Aileron"/>
          <w:shd w:val="clear" w:color="auto" w:fill="FFFFFF"/>
        </w:rPr>
        <w:t>JCSP, puisque</w:t>
      </w:r>
      <w:r>
        <w:rPr>
          <w:rFonts w:eastAsia="Aileron"/>
          <w:shd w:val="clear" w:color="auto" w:fill="FFFFFF"/>
        </w:rPr>
        <w:t xml:space="preserve"> </w:t>
      </w:r>
      <w:r w:rsidR="006F4442">
        <w:rPr>
          <w:rFonts w:eastAsia="Aileron"/>
          <w:shd w:val="clear" w:color="auto" w:fill="FFFFFF"/>
        </w:rPr>
        <w:t xml:space="preserve">RMI </w:t>
      </w:r>
      <w:r w:rsidR="00AC5F41">
        <w:rPr>
          <w:rFonts w:eastAsia="Aileron"/>
          <w:shd w:val="clear" w:color="auto" w:fill="FFFFFF"/>
        </w:rPr>
        <w:t xml:space="preserve">est </w:t>
      </w:r>
      <w:r>
        <w:rPr>
          <w:rFonts w:eastAsia="Aileron"/>
          <w:shd w:val="clear" w:color="auto" w:fill="FFFFFF"/>
        </w:rPr>
        <w:t>a la base Orienté Objet.</w:t>
      </w:r>
    </w:p>
    <w:p w:rsidR="00104011" w:rsidRDefault="00104011" w:rsidP="00AC5F41">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Et sa </w:t>
      </w:r>
      <w:r w:rsidR="00AC5F41">
        <w:rPr>
          <w:rFonts w:eastAsia="Aileron"/>
          <w:shd w:val="clear" w:color="auto" w:fill="FFFFFF"/>
        </w:rPr>
        <w:t>nous n’</w:t>
      </w:r>
      <w:r w:rsidR="006F4442">
        <w:rPr>
          <w:rFonts w:eastAsia="Aileron"/>
          <w:shd w:val="clear" w:color="auto" w:fill="FFFFFF"/>
        </w:rPr>
        <w:t>empêche</w:t>
      </w:r>
      <w:r>
        <w:rPr>
          <w:rFonts w:eastAsia="Aileron"/>
          <w:shd w:val="clear" w:color="auto" w:fill="FFFFFF"/>
        </w:rPr>
        <w:t xml:space="preserve"> pas d’adapter UML a l’</w:t>
      </w:r>
      <w:r w:rsidR="006F4442">
        <w:rPr>
          <w:rFonts w:eastAsia="Aileron"/>
          <w:shd w:val="clear" w:color="auto" w:fill="FFFFFF"/>
        </w:rPr>
        <w:t>approche</w:t>
      </w:r>
      <w:r>
        <w:rPr>
          <w:rFonts w:eastAsia="Aileron"/>
          <w:shd w:val="clear" w:color="auto" w:fill="FFFFFF"/>
        </w:rPr>
        <w:t xml:space="preserve"> JCSP.net pour </w:t>
      </w:r>
      <w:r w:rsidR="006F4442">
        <w:rPr>
          <w:rFonts w:eastAsia="Aileron"/>
          <w:shd w:val="clear" w:color="auto" w:fill="FFFFFF"/>
        </w:rPr>
        <w:t>modéliser</w:t>
      </w:r>
      <w:r>
        <w:rPr>
          <w:rFonts w:eastAsia="Aileron"/>
          <w:shd w:val="clear" w:color="auto" w:fill="FFFFFF"/>
        </w:rPr>
        <w:t xml:space="preserve"> ses </w:t>
      </w:r>
      <w:r w:rsidR="006F4442">
        <w:rPr>
          <w:rFonts w:eastAsia="Aileron"/>
          <w:shd w:val="clear" w:color="auto" w:fill="FFFFFF"/>
        </w:rPr>
        <w:t>concertes</w:t>
      </w:r>
      <w:r w:rsidR="00761F4A">
        <w:rPr>
          <w:rFonts w:eastAsia="Aileron"/>
          <w:shd w:val="clear" w:color="auto" w:fill="FFFFFF"/>
        </w:rPr>
        <w:t xml:space="preserve">, </w:t>
      </w:r>
      <w:r w:rsidR="00AC5F41" w:rsidRPr="00AC5F41">
        <w:rPr>
          <w:rFonts w:eastAsia="Aileron"/>
          <w:shd w:val="clear" w:color="auto" w:fill="FFFFFF"/>
        </w:rPr>
        <w:t>Pour cela, nous avons proposé un modèle</w:t>
      </w:r>
      <w:r w:rsidR="00761F4A">
        <w:rPr>
          <w:rFonts w:eastAsia="Aileron"/>
          <w:shd w:val="clear" w:color="auto" w:fill="FFFFFF"/>
        </w:rPr>
        <w:t xml:space="preserve"> qui facilite bien la modéliser </w:t>
      </w:r>
      <w:r w:rsidR="00AC5F41">
        <w:rPr>
          <w:rFonts w:eastAsia="Aileron"/>
          <w:shd w:val="clear" w:color="auto" w:fill="FFFFFF"/>
        </w:rPr>
        <w:t>des concepts</w:t>
      </w:r>
      <w:r w:rsidR="00761F4A">
        <w:rPr>
          <w:rFonts w:eastAsia="Aileron"/>
          <w:shd w:val="clear" w:color="auto" w:fill="FFFFFF"/>
        </w:rPr>
        <w:t xml:space="preserve"> de JCSP.net</w:t>
      </w:r>
      <w:r>
        <w:rPr>
          <w:rFonts w:eastAsia="Aileron"/>
          <w:shd w:val="clear" w:color="auto" w:fill="FFFFFF"/>
        </w:rPr>
        <w:t>.</w:t>
      </w:r>
    </w:p>
    <w:p w:rsidR="006F4442" w:rsidRDefault="00B94528" w:rsidP="00AC5F41">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Au </w:t>
      </w:r>
      <w:r w:rsidR="006F4442">
        <w:rPr>
          <w:rFonts w:eastAsia="Aileron"/>
          <w:shd w:val="clear" w:color="auto" w:fill="FFFFFF"/>
        </w:rPr>
        <w:t>niveau</w:t>
      </w:r>
      <w:r>
        <w:rPr>
          <w:rFonts w:eastAsia="Aileron"/>
          <w:shd w:val="clear" w:color="auto" w:fill="FFFFFF"/>
        </w:rPr>
        <w:t xml:space="preserve"> de code source sans faire les métrique en vois bien que le code de JCSP.net qui </w:t>
      </w:r>
      <w:r w:rsidR="00AC5F41">
        <w:rPr>
          <w:rFonts w:eastAsia="Aileron"/>
          <w:shd w:val="clear" w:color="auto" w:fill="FFFFFF"/>
        </w:rPr>
        <w:t>réalise</w:t>
      </w:r>
      <w:r>
        <w:rPr>
          <w:rFonts w:eastAsia="Aileron"/>
          <w:shd w:val="clear" w:color="auto" w:fill="FFFFFF"/>
        </w:rPr>
        <w:t xml:space="preserve"> le</w:t>
      </w:r>
      <w:r w:rsidR="006F4442">
        <w:rPr>
          <w:rFonts w:eastAsia="Aileron"/>
          <w:shd w:val="clear" w:color="auto" w:fill="FFFFFF"/>
        </w:rPr>
        <w:t>s</w:t>
      </w:r>
      <w:r>
        <w:rPr>
          <w:rFonts w:eastAsia="Aileron"/>
          <w:shd w:val="clear" w:color="auto" w:fill="FFFFFF"/>
        </w:rPr>
        <w:t xml:space="preserve"> </w:t>
      </w:r>
      <w:r w:rsidR="006F4442">
        <w:rPr>
          <w:rFonts w:eastAsia="Aileron"/>
          <w:shd w:val="clear" w:color="auto" w:fill="FFFFFF"/>
        </w:rPr>
        <w:t>mêmes</w:t>
      </w:r>
      <w:r>
        <w:rPr>
          <w:rFonts w:eastAsia="Aileron"/>
          <w:shd w:val="clear" w:color="auto" w:fill="FFFFFF"/>
        </w:rPr>
        <w:t xml:space="preserve"> </w:t>
      </w:r>
      <w:r w:rsidR="006F4442">
        <w:rPr>
          <w:rFonts w:eastAsia="Aileron"/>
          <w:shd w:val="clear" w:color="auto" w:fill="FFFFFF"/>
        </w:rPr>
        <w:t>traitements</w:t>
      </w:r>
      <w:r>
        <w:rPr>
          <w:rFonts w:eastAsia="Aileron"/>
          <w:shd w:val="clear" w:color="auto" w:fill="FFFFFF"/>
        </w:rPr>
        <w:t xml:space="preserve"> que RMI</w:t>
      </w:r>
      <w:r w:rsidR="00AC5F41">
        <w:rPr>
          <w:rFonts w:eastAsia="Aileron"/>
          <w:shd w:val="clear" w:color="auto" w:fill="FFFFFF"/>
        </w:rPr>
        <w:t>,</w:t>
      </w:r>
      <w:r>
        <w:rPr>
          <w:rFonts w:eastAsia="Aileron"/>
          <w:shd w:val="clear" w:color="auto" w:fill="FFFFFF"/>
        </w:rPr>
        <w:t xml:space="preserve"> comporte </w:t>
      </w:r>
      <w:r w:rsidR="006F4442">
        <w:rPr>
          <w:rFonts w:eastAsia="Aileron"/>
          <w:shd w:val="clear" w:color="auto" w:fill="FFFFFF"/>
        </w:rPr>
        <w:t>une</w:t>
      </w:r>
      <w:r>
        <w:rPr>
          <w:rFonts w:eastAsia="Aileron"/>
          <w:shd w:val="clear" w:color="auto" w:fill="FFFFFF"/>
        </w:rPr>
        <w:t xml:space="preserve"> </w:t>
      </w:r>
      <w:r w:rsidR="006F4442">
        <w:rPr>
          <w:rFonts w:eastAsia="Aileron"/>
          <w:shd w:val="clear" w:color="auto" w:fill="FFFFFF"/>
        </w:rPr>
        <w:t>complexité</w:t>
      </w:r>
      <w:r>
        <w:rPr>
          <w:rFonts w:eastAsia="Aileron"/>
          <w:shd w:val="clear" w:color="auto" w:fill="FFFFFF"/>
        </w:rPr>
        <w:t xml:space="preserve"> </w:t>
      </w:r>
      <w:r w:rsidR="006F4442">
        <w:rPr>
          <w:rFonts w:eastAsia="Aileron"/>
          <w:shd w:val="clear" w:color="auto" w:fill="FFFFFF"/>
        </w:rPr>
        <w:t>plus élevé que</w:t>
      </w:r>
      <w:r>
        <w:rPr>
          <w:rFonts w:eastAsia="Aileron"/>
          <w:shd w:val="clear" w:color="auto" w:fill="FFFFFF"/>
        </w:rPr>
        <w:t xml:space="preserve"> RMI</w:t>
      </w:r>
      <w:r w:rsidR="006F4442">
        <w:rPr>
          <w:rFonts w:eastAsia="Aileron"/>
          <w:shd w:val="clear" w:color="auto" w:fill="FFFFFF"/>
        </w:rPr>
        <w:t>, cette complexité se</w:t>
      </w:r>
      <w:r>
        <w:rPr>
          <w:rFonts w:eastAsia="Aileron"/>
          <w:shd w:val="clear" w:color="auto" w:fill="FFFFFF"/>
        </w:rPr>
        <w:t xml:space="preserve"> traduit par des flux de contrôle en plus</w:t>
      </w:r>
      <w:r w:rsidR="006F4442">
        <w:rPr>
          <w:rFonts w:eastAsia="Aileron"/>
          <w:shd w:val="clear" w:color="auto" w:fill="FFFFFF"/>
        </w:rPr>
        <w:t>.</w:t>
      </w:r>
    </w:p>
    <w:p w:rsidR="00104011" w:rsidRDefault="006F4442" w:rsidP="00AC5F41">
      <w:pPr>
        <w:pStyle w:val="NormalWeb"/>
        <w:shd w:val="clear" w:color="auto" w:fill="FFFFFF"/>
        <w:spacing w:beforeAutospacing="0" w:afterAutospacing="0"/>
        <w:rPr>
          <w:rFonts w:eastAsia="Aileron"/>
          <w:shd w:val="clear" w:color="auto" w:fill="FFFFFF"/>
        </w:rPr>
      </w:pPr>
      <w:r>
        <w:rPr>
          <w:rFonts w:eastAsia="Aileron"/>
          <w:shd w:val="clear" w:color="auto" w:fill="FFFFFF"/>
        </w:rPr>
        <w:t>C</w:t>
      </w:r>
      <w:r w:rsidR="00B94528">
        <w:rPr>
          <w:rFonts w:eastAsia="Aileron"/>
          <w:shd w:val="clear" w:color="auto" w:fill="FFFFFF"/>
        </w:rPr>
        <w:t xml:space="preserve">ette </w:t>
      </w:r>
      <w:r w:rsidR="00AC5F41">
        <w:rPr>
          <w:rFonts w:eastAsia="Aileron"/>
          <w:shd w:val="clear" w:color="auto" w:fill="FFFFFF"/>
        </w:rPr>
        <w:t>remarque</w:t>
      </w:r>
      <w:r w:rsidR="00B94528">
        <w:rPr>
          <w:rFonts w:eastAsia="Aileron"/>
          <w:shd w:val="clear" w:color="auto" w:fill="FFFFFF"/>
        </w:rPr>
        <w:t xml:space="preserve">  nous a p</w:t>
      </w:r>
      <w:r>
        <w:rPr>
          <w:rFonts w:eastAsia="Aileron"/>
          <w:shd w:val="clear" w:color="auto" w:fill="FFFFFF"/>
        </w:rPr>
        <w:t>e</w:t>
      </w:r>
      <w:r w:rsidR="00B94528">
        <w:rPr>
          <w:rFonts w:eastAsia="Aileron"/>
          <w:shd w:val="clear" w:color="auto" w:fill="FFFFFF"/>
        </w:rPr>
        <w:t>r</w:t>
      </w:r>
      <w:r>
        <w:rPr>
          <w:rFonts w:eastAsia="Aileron"/>
          <w:shd w:val="clear" w:color="auto" w:fill="FFFFFF"/>
        </w:rPr>
        <w:t>m</w:t>
      </w:r>
      <w:r w:rsidR="00B94528">
        <w:rPr>
          <w:rFonts w:eastAsia="Aileron"/>
          <w:shd w:val="clear" w:color="auto" w:fill="FFFFFF"/>
        </w:rPr>
        <w:t>is de dir</w:t>
      </w:r>
      <w:r>
        <w:rPr>
          <w:rFonts w:eastAsia="Aileron"/>
          <w:shd w:val="clear" w:color="auto" w:fill="FFFFFF"/>
        </w:rPr>
        <w:t>e</w:t>
      </w:r>
      <w:r w:rsidR="00B94528">
        <w:rPr>
          <w:rFonts w:eastAsia="Aileron"/>
          <w:shd w:val="clear" w:color="auto" w:fill="FFFFFF"/>
        </w:rPr>
        <w:t xml:space="preserve"> que le code JCSP.net </w:t>
      </w:r>
      <w:r>
        <w:rPr>
          <w:rFonts w:eastAsia="Aileron"/>
          <w:shd w:val="clear" w:color="auto" w:fill="FFFFFF"/>
        </w:rPr>
        <w:t>nécessite</w:t>
      </w:r>
      <w:r w:rsidR="00AC5F41">
        <w:rPr>
          <w:rFonts w:eastAsia="Aileron"/>
          <w:shd w:val="clear" w:color="auto" w:fill="FFFFFF"/>
        </w:rPr>
        <w:t xml:space="preserve"> le factoring plus que RMI</w:t>
      </w:r>
      <w:r w:rsidR="00B94528">
        <w:rPr>
          <w:rFonts w:eastAsia="Aileron"/>
          <w:shd w:val="clear" w:color="auto" w:fill="FFFFFF"/>
        </w:rPr>
        <w:t>.</w:t>
      </w:r>
    </w:p>
    <w:p w:rsidR="00B94528" w:rsidRDefault="00AC5F41" w:rsidP="00131123">
      <w:pPr>
        <w:pStyle w:val="NormalWeb"/>
        <w:shd w:val="clear" w:color="auto" w:fill="FFFFFF"/>
        <w:spacing w:beforeAutospacing="0" w:afterAutospacing="0"/>
        <w:rPr>
          <w:rFonts w:eastAsia="Aileron"/>
          <w:shd w:val="clear" w:color="auto" w:fill="FFFFFF"/>
        </w:rPr>
      </w:pPr>
      <w:r>
        <w:rPr>
          <w:rFonts w:eastAsia="Aileron"/>
          <w:shd w:val="clear" w:color="auto" w:fill="FFFFFF"/>
        </w:rPr>
        <w:t>Nous avons remarqué</w:t>
      </w:r>
      <w:r w:rsidR="00761F4A">
        <w:rPr>
          <w:rFonts w:eastAsia="Aileron"/>
          <w:shd w:val="clear" w:color="auto" w:fill="FFFFFF"/>
        </w:rPr>
        <w:t xml:space="preserve"> aussi que </w:t>
      </w:r>
      <w:r w:rsidR="00B94528">
        <w:rPr>
          <w:rFonts w:eastAsia="Aileron"/>
          <w:shd w:val="clear" w:color="auto" w:fill="FFFFFF"/>
        </w:rPr>
        <w:t xml:space="preserve">la communication </w:t>
      </w:r>
      <w:r w:rsidR="00131123">
        <w:rPr>
          <w:rFonts w:eastAsia="Aileron"/>
          <w:shd w:val="clear" w:color="auto" w:fill="FFFFFF"/>
        </w:rPr>
        <w:t xml:space="preserve">par </w:t>
      </w:r>
      <w:r w:rsidR="00B94528">
        <w:rPr>
          <w:rFonts w:eastAsia="Aileron"/>
          <w:shd w:val="clear" w:color="auto" w:fill="FFFFFF"/>
        </w:rPr>
        <w:t xml:space="preserve">RMI est plus </w:t>
      </w:r>
      <w:r w:rsidR="00131123">
        <w:rPr>
          <w:rFonts w:eastAsia="Aileron"/>
          <w:shd w:val="clear" w:color="auto" w:fill="FFFFFF"/>
        </w:rPr>
        <w:t>simple</w:t>
      </w:r>
      <w:r w:rsidR="00761F4A">
        <w:rPr>
          <w:rFonts w:eastAsia="Aileron"/>
          <w:shd w:val="clear" w:color="auto" w:fill="FFFFFF"/>
        </w:rPr>
        <w:t>,</w:t>
      </w:r>
      <w:r w:rsidR="00B94528">
        <w:rPr>
          <w:rFonts w:eastAsia="Aileron"/>
          <w:shd w:val="clear" w:color="auto" w:fill="FFFFFF"/>
        </w:rPr>
        <w:t xml:space="preserve"> puisque </w:t>
      </w:r>
      <w:r w:rsidR="00761F4A">
        <w:rPr>
          <w:rFonts w:eastAsia="Aileron"/>
          <w:shd w:val="clear" w:color="auto" w:fill="FFFFFF"/>
        </w:rPr>
        <w:t>cette communication se fait</w:t>
      </w:r>
      <w:r w:rsidR="00B94528">
        <w:rPr>
          <w:rFonts w:eastAsia="Aileron"/>
          <w:shd w:val="clear" w:color="auto" w:fill="FFFFFF"/>
        </w:rPr>
        <w:t xml:space="preserve"> par</w:t>
      </w:r>
      <w:r w:rsidR="00761F4A">
        <w:rPr>
          <w:rFonts w:eastAsia="Aileron"/>
          <w:shd w:val="clear" w:color="auto" w:fill="FFFFFF"/>
        </w:rPr>
        <w:t xml:space="preserve"> un simple</w:t>
      </w:r>
      <w:r w:rsidR="00B94528">
        <w:rPr>
          <w:rFonts w:eastAsia="Aileron"/>
          <w:shd w:val="clear" w:color="auto" w:fill="FFFFFF"/>
        </w:rPr>
        <w:t xml:space="preserve"> appel de </w:t>
      </w:r>
      <w:r w:rsidR="00761F4A">
        <w:rPr>
          <w:rFonts w:eastAsia="Aileron"/>
          <w:shd w:val="clear" w:color="auto" w:fill="FFFFFF"/>
        </w:rPr>
        <w:t>méthode</w:t>
      </w:r>
      <w:r w:rsidR="00B94528">
        <w:rPr>
          <w:rFonts w:eastAsia="Aileron"/>
          <w:shd w:val="clear" w:color="auto" w:fill="FFFFFF"/>
        </w:rPr>
        <w:t xml:space="preserve"> et le retour </w:t>
      </w:r>
      <w:r w:rsidR="00761F4A">
        <w:rPr>
          <w:rFonts w:eastAsia="Aileron"/>
          <w:shd w:val="clear" w:color="auto" w:fill="FFFFFF"/>
        </w:rPr>
        <w:t>se fait par l’instruction return de java</w:t>
      </w:r>
      <w:r w:rsidR="00B94528">
        <w:rPr>
          <w:rFonts w:eastAsia="Aileron"/>
          <w:shd w:val="clear" w:color="auto" w:fill="FFFFFF"/>
        </w:rPr>
        <w:t xml:space="preserve">, par </w:t>
      </w:r>
      <w:r w:rsidR="00761F4A">
        <w:rPr>
          <w:rFonts w:eastAsia="Aileron"/>
          <w:shd w:val="clear" w:color="auto" w:fill="FFFFFF"/>
        </w:rPr>
        <w:t>contre</w:t>
      </w:r>
      <w:r w:rsidR="00B94528">
        <w:rPr>
          <w:rFonts w:eastAsia="Aileron"/>
          <w:shd w:val="clear" w:color="auto" w:fill="FFFFFF"/>
        </w:rPr>
        <w:t xml:space="preserve"> JCSP.</w:t>
      </w:r>
      <w:r w:rsidR="00761F4A">
        <w:rPr>
          <w:rFonts w:eastAsia="Aileron"/>
          <w:shd w:val="clear" w:color="auto" w:fill="FFFFFF"/>
        </w:rPr>
        <w:t xml:space="preserve">net </w:t>
      </w:r>
      <w:r w:rsidR="00B94528">
        <w:rPr>
          <w:rFonts w:eastAsia="Aileron"/>
          <w:shd w:val="clear" w:color="auto" w:fill="FFFFFF"/>
        </w:rPr>
        <w:t xml:space="preserve">impose </w:t>
      </w:r>
      <w:r w:rsidR="00761F4A">
        <w:rPr>
          <w:rFonts w:eastAsia="Aileron"/>
          <w:shd w:val="clear" w:color="auto" w:fill="FFFFFF"/>
        </w:rPr>
        <w:t>un</w:t>
      </w:r>
      <w:r w:rsidR="00B94528">
        <w:rPr>
          <w:rFonts w:eastAsia="Aileron"/>
          <w:shd w:val="clear" w:color="auto" w:fill="FFFFFF"/>
        </w:rPr>
        <w:t xml:space="preserve"> code </w:t>
      </w:r>
      <w:r w:rsidR="00761F4A">
        <w:rPr>
          <w:rFonts w:eastAsia="Aileron"/>
          <w:shd w:val="clear" w:color="auto" w:fill="FFFFFF"/>
        </w:rPr>
        <w:t>supplémentaire</w:t>
      </w:r>
      <w:r w:rsidR="00B94528">
        <w:rPr>
          <w:rFonts w:eastAsia="Aileron"/>
          <w:shd w:val="clear" w:color="auto" w:fill="FFFFFF"/>
        </w:rPr>
        <w:t xml:space="preserve"> pour faire </w:t>
      </w:r>
      <w:r w:rsidR="00761F4A">
        <w:rPr>
          <w:rFonts w:eastAsia="Aileron"/>
          <w:shd w:val="clear" w:color="auto" w:fill="FFFFFF"/>
        </w:rPr>
        <w:t>les mêmes opérations</w:t>
      </w:r>
      <w:r w:rsidR="00B94528">
        <w:rPr>
          <w:rFonts w:eastAsia="Aileron"/>
          <w:shd w:val="clear" w:color="auto" w:fill="FFFFFF"/>
        </w:rPr>
        <w:t xml:space="preserve"> de RM</w:t>
      </w:r>
      <w:r w:rsidR="00761F4A">
        <w:rPr>
          <w:rFonts w:eastAsia="Aileron"/>
          <w:shd w:val="clear" w:color="auto" w:fill="FFFFFF"/>
        </w:rPr>
        <w:t>I.</w:t>
      </w:r>
    </w:p>
    <w:p w:rsidR="00670433" w:rsidRDefault="00670433" w:rsidP="00670433">
      <w:pPr>
        <w:pStyle w:val="NormalWeb"/>
        <w:shd w:val="clear" w:color="auto" w:fill="FFFFFF"/>
        <w:spacing w:beforeAutospacing="0" w:afterAutospacing="0"/>
        <w:rPr>
          <w:rFonts w:eastAsia="Aileron"/>
          <w:shd w:val="clear" w:color="auto" w:fill="FFFFFF"/>
        </w:rPr>
      </w:pPr>
      <w:r>
        <w:rPr>
          <w:rFonts w:eastAsia="Aileron"/>
          <w:shd w:val="clear" w:color="auto" w:fill="FFFFFF"/>
        </w:rPr>
        <w:t>En peut dire que la concurrence est bien traité avec JCSP c’est le point fort de cette API</w:t>
      </w:r>
      <w:r w:rsidR="00B94528">
        <w:rPr>
          <w:rFonts w:eastAsia="Aileron"/>
          <w:shd w:val="clear" w:color="auto" w:fill="FFFFFF"/>
        </w:rPr>
        <w:t xml:space="preserve"> par rapport a RMI</w:t>
      </w:r>
      <w:r>
        <w:rPr>
          <w:rFonts w:eastAsia="Aileron"/>
          <w:shd w:val="clear" w:color="auto" w:fill="FFFFFF"/>
        </w:rPr>
        <w:t>, l</w:t>
      </w:r>
      <w:r w:rsidRPr="001D5212">
        <w:rPr>
          <w:rFonts w:eastAsia="Aileron"/>
          <w:shd w:val="clear" w:color="auto" w:fill="FFFFFF"/>
        </w:rPr>
        <w:t>’aspect de concurrence se fait d’une façon transparente, cette transparence est cachée dans les éléments</w:t>
      </w:r>
      <w:r>
        <w:rPr>
          <w:rFonts w:eastAsia="Aileron"/>
          <w:shd w:val="clear" w:color="auto" w:fill="FFFFFF"/>
        </w:rPr>
        <w:t xml:space="preserve"> suivantes </w:t>
      </w:r>
      <w:r w:rsidRPr="001D5212">
        <w:rPr>
          <w:rFonts w:eastAsia="Aileron"/>
          <w:shd w:val="clear" w:color="auto" w:fill="FFFFFF"/>
        </w:rPr>
        <w:t xml:space="preserve">: les processus, les canaux, le processus spéciale PARALEL et </w:t>
      </w:r>
      <w:r>
        <w:rPr>
          <w:rFonts w:eastAsia="Aileron"/>
          <w:shd w:val="clear" w:color="auto" w:fill="FFFFFF"/>
        </w:rPr>
        <w:t xml:space="preserve">la classe </w:t>
      </w:r>
      <w:r w:rsidRPr="001D5212">
        <w:rPr>
          <w:rFonts w:eastAsia="Aileron"/>
          <w:shd w:val="clear" w:color="auto" w:fill="FFFFFF"/>
        </w:rPr>
        <w:t xml:space="preserve"> (</w:t>
      </w:r>
      <w:r>
        <w:rPr>
          <w:rFonts w:eastAsia="Aileron"/>
          <w:shd w:val="clear" w:color="auto" w:fill="FFFFFF"/>
        </w:rPr>
        <w:t>Alternative</w:t>
      </w:r>
      <w:r w:rsidRPr="001D5212">
        <w:rPr>
          <w:rFonts w:eastAsia="Aileron"/>
          <w:shd w:val="clear" w:color="auto" w:fill="FFFFFF"/>
        </w:rPr>
        <w:t xml:space="preserve">) chacune avec sa sémantique implémentée derrière. </w:t>
      </w:r>
    </w:p>
    <w:p w:rsidR="00670433" w:rsidRDefault="000C5263" w:rsidP="00911157">
      <w:pPr>
        <w:pStyle w:val="NormalWeb"/>
        <w:shd w:val="clear" w:color="auto" w:fill="FFFFFF"/>
        <w:spacing w:beforeAutospacing="0" w:afterAutospacing="0"/>
        <w:rPr>
          <w:rFonts w:eastAsia="Aileron"/>
          <w:shd w:val="clear" w:color="auto" w:fill="FFFFFF"/>
        </w:rPr>
      </w:pPr>
      <w:r>
        <w:rPr>
          <w:rFonts w:eastAsia="Aileron"/>
          <w:shd w:val="clear" w:color="auto" w:fill="FFFFFF"/>
        </w:rPr>
        <w:lastRenderedPageBreak/>
        <w:t xml:space="preserve">Ces concepts </w:t>
      </w:r>
      <w:r w:rsidR="00670433">
        <w:rPr>
          <w:rFonts w:eastAsia="Aileron"/>
          <w:shd w:val="clear" w:color="auto" w:fill="FFFFFF"/>
        </w:rPr>
        <w:t xml:space="preserve">reprisent un WYSWYD conceptuel, c'est-à-dire chaque composent qui </w:t>
      </w:r>
      <w:r w:rsidR="00911157">
        <w:rPr>
          <w:rFonts w:eastAsia="Aileron"/>
          <w:shd w:val="clear" w:color="auto" w:fill="FFFFFF"/>
        </w:rPr>
        <w:t xml:space="preserve">nous pouvant </w:t>
      </w:r>
      <w:r w:rsidR="00670433">
        <w:rPr>
          <w:rFonts w:eastAsia="Aileron"/>
          <w:shd w:val="clear" w:color="auto" w:fill="FFFFFF"/>
        </w:rPr>
        <w:t xml:space="preserve"> mettre dans l’application reprisent bien sa symétrique.</w:t>
      </w:r>
    </w:p>
    <w:p w:rsidR="00670433" w:rsidRDefault="00670433" w:rsidP="00AC7091">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Sa donne lieux a la création des </w:t>
      </w:r>
      <w:r w:rsidR="009A497F">
        <w:rPr>
          <w:rFonts w:eastAsia="Aileron"/>
          <w:shd w:val="clear" w:color="auto" w:fill="FFFFFF"/>
        </w:rPr>
        <w:t>outils</w:t>
      </w:r>
      <w:r>
        <w:rPr>
          <w:rFonts w:eastAsia="Aileron"/>
          <w:shd w:val="clear" w:color="auto" w:fill="FFFFFF"/>
        </w:rPr>
        <w:t xml:space="preserve"> graphique de conception JCSP ou JCSP.net, </w:t>
      </w:r>
      <w:r w:rsidR="00762657">
        <w:rPr>
          <w:rFonts w:eastAsia="Aileron"/>
          <w:shd w:val="clear" w:color="auto" w:fill="FFFFFF"/>
        </w:rPr>
        <w:t>comme ALI</w:t>
      </w:r>
      <w:r w:rsidR="00F07F6D">
        <w:rPr>
          <w:rFonts w:eastAsia="Aileron"/>
          <w:shd w:val="clear" w:color="auto" w:fill="FFFFFF"/>
        </w:rPr>
        <w:t>CE</w:t>
      </w:r>
      <w:r w:rsidR="008B6E02">
        <w:rPr>
          <w:rFonts w:eastAsia="Aileron"/>
          <w:shd w:val="clear" w:color="auto" w:fill="FFFFFF"/>
        </w:rPr>
        <w:fldChar w:fldCharType="begin"/>
      </w:r>
      <w:r w:rsidR="00AC7091">
        <w:rPr>
          <w:rFonts w:eastAsia="Aileron"/>
          <w:shd w:val="clear" w:color="auto" w:fill="FFFFFF"/>
        </w:rPr>
        <w:instrText xml:space="preserve"> ADDIN ZOTERO_ITEM CSL_CITATION {"citationID":"hieuZV6c","properties":{"formattedCitation":"[30]","plainCitation":"[30]","noteIndex":0},"citationItems":[{"id":127,"uris":["http://zotero.org/users/4740593/items/8AXMMYPQ"],"uri":["http://zotero.org/users/4740593/items/8AXMMYPQ"],"itemData":{"id":127,"type":"speech","title":"Programming in Alice 3.1","author":[{"literal":"Teddy Ward"},{"literal":"Professor Susan Rodger"}]}}],"schema":"https://github.com/citation-style-language/schema/raw/master/csl-citation.json"} </w:instrText>
      </w:r>
      <w:r w:rsidR="008B6E02">
        <w:rPr>
          <w:rFonts w:eastAsia="Aileron"/>
          <w:shd w:val="clear" w:color="auto" w:fill="FFFFFF"/>
        </w:rPr>
        <w:fldChar w:fldCharType="separate"/>
      </w:r>
      <w:r w:rsidR="00AC7091" w:rsidRPr="00AC7091">
        <w:rPr>
          <w:rFonts w:eastAsia="Aileron"/>
        </w:rPr>
        <w:t>[30]</w:t>
      </w:r>
      <w:r w:rsidR="008B6E02">
        <w:rPr>
          <w:rFonts w:eastAsia="Aileron"/>
          <w:shd w:val="clear" w:color="auto" w:fill="FFFFFF"/>
        </w:rPr>
        <w:fldChar w:fldCharType="end"/>
      </w:r>
      <w:r w:rsidR="00762657">
        <w:rPr>
          <w:rFonts w:eastAsia="Aileron"/>
          <w:shd w:val="clear" w:color="auto" w:fill="FFFFFF"/>
        </w:rPr>
        <w:t xml:space="preserve"> </w:t>
      </w:r>
      <w:r w:rsidR="00761F4A">
        <w:rPr>
          <w:rFonts w:eastAsia="Aileron"/>
          <w:shd w:val="clear" w:color="auto" w:fill="FFFFFF"/>
        </w:rPr>
        <w:t xml:space="preserve">a </w:t>
      </w:r>
      <w:r w:rsidR="00762657">
        <w:rPr>
          <w:rFonts w:eastAsia="Aileron"/>
          <w:shd w:val="clear" w:color="auto" w:fill="FFFFFF"/>
        </w:rPr>
        <w:t>fait avec le code JAVA,</w:t>
      </w:r>
      <w:r w:rsidR="006670C4">
        <w:rPr>
          <w:rFonts w:eastAsia="Aileron"/>
          <w:shd w:val="clear" w:color="auto" w:fill="FFFFFF"/>
        </w:rPr>
        <w:t xml:space="preserve"> </w:t>
      </w:r>
      <w:r>
        <w:rPr>
          <w:rFonts w:eastAsia="Aileron"/>
          <w:shd w:val="clear" w:color="auto" w:fill="FFFFFF"/>
        </w:rPr>
        <w:t>ce qui facilite bien l’analyse de système et le factoring de code</w:t>
      </w:r>
      <w:r w:rsidR="009A497F">
        <w:rPr>
          <w:rFonts w:eastAsia="Aileron"/>
          <w:shd w:val="clear" w:color="auto" w:fill="FFFFFF"/>
        </w:rPr>
        <w:t>.</w:t>
      </w:r>
      <w:r>
        <w:rPr>
          <w:rFonts w:eastAsia="Aileron"/>
          <w:shd w:val="clear" w:color="auto" w:fill="FFFFFF"/>
        </w:rPr>
        <w:t xml:space="preserve"> </w:t>
      </w:r>
    </w:p>
    <w:p w:rsidR="00FE174B" w:rsidRPr="001D5212" w:rsidRDefault="00FE174B" w:rsidP="00FE174B">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br w:type="page"/>
      </w:r>
    </w:p>
    <w:p w:rsidR="007F4151" w:rsidRDefault="00FE174B" w:rsidP="00D725B2">
      <w:pPr>
        <w:jc w:val="right"/>
        <w:rPr>
          <w:rFonts w:ascii="Tahoma" w:hAnsi="Tahoma" w:cs="Arial"/>
          <w:b/>
          <w:bCs/>
          <w:i/>
          <w:smallCaps/>
          <w:color w:val="0C86AC"/>
          <w:kern w:val="28"/>
          <w:sz w:val="64"/>
          <w:szCs w:val="22"/>
        </w:rPr>
      </w:pPr>
      <w:r w:rsidRPr="007F4151">
        <w:rPr>
          <w:rFonts w:ascii="Tahoma" w:hAnsi="Tahoma" w:cs="Arial"/>
          <w:b/>
          <w:bCs/>
          <w:i/>
          <w:smallCaps/>
          <w:color w:val="0C86AC"/>
          <w:kern w:val="28"/>
          <w:sz w:val="64"/>
          <w:szCs w:val="22"/>
        </w:rPr>
        <w:lastRenderedPageBreak/>
        <w:t xml:space="preserve">CHAPITRE </w:t>
      </w:r>
      <w:r w:rsidR="00D725B2">
        <w:rPr>
          <w:rFonts w:ascii="Tahoma" w:hAnsi="Tahoma" w:cs="Arial"/>
          <w:b/>
          <w:bCs/>
          <w:i/>
          <w:smallCaps/>
          <w:color w:val="0C86AC"/>
          <w:kern w:val="28"/>
          <w:sz w:val="64"/>
          <w:szCs w:val="22"/>
        </w:rPr>
        <w:t>IV</w:t>
      </w:r>
      <w:r w:rsidRPr="007F4151">
        <w:rPr>
          <w:rFonts w:ascii="Tahoma" w:hAnsi="Tahoma" w:cs="Arial"/>
          <w:b/>
          <w:bCs/>
          <w:i/>
          <w:smallCaps/>
          <w:color w:val="0C86AC"/>
          <w:kern w:val="28"/>
          <w:sz w:val="64"/>
          <w:szCs w:val="22"/>
        </w:rPr>
        <w:t xml:space="preserve"> : </w:t>
      </w:r>
    </w:p>
    <w:p w:rsidR="00FE174B" w:rsidRPr="007F4151" w:rsidRDefault="00FE174B" w:rsidP="007F4151">
      <w:pPr>
        <w:jc w:val="right"/>
        <w:rPr>
          <w:rFonts w:ascii="Tahoma" w:hAnsi="Tahoma" w:cs="Arial"/>
          <w:b/>
          <w:bCs/>
          <w:i/>
          <w:smallCaps/>
          <w:color w:val="0C86AC"/>
          <w:kern w:val="28"/>
          <w:sz w:val="64"/>
          <w:szCs w:val="22"/>
        </w:rPr>
      </w:pPr>
      <w:r w:rsidRPr="007F4151">
        <w:rPr>
          <w:rFonts w:ascii="Tahoma" w:hAnsi="Tahoma" w:cs="Arial"/>
          <w:b/>
          <w:bCs/>
          <w:i/>
          <w:smallCaps/>
          <w:color w:val="0C86AC"/>
          <w:kern w:val="28"/>
          <w:sz w:val="64"/>
          <w:szCs w:val="22"/>
        </w:rPr>
        <w:t>réalisation</w:t>
      </w:r>
    </w:p>
    <w:p w:rsidR="00D96DAB" w:rsidRPr="00D96DAB" w:rsidRDefault="004F6100" w:rsidP="004F6100">
      <w:pPr>
        <w:pStyle w:val="NormalWeb"/>
        <w:shd w:val="clear" w:color="auto" w:fill="FFFFFF"/>
        <w:spacing w:beforeAutospacing="0" w:afterAutospacing="0"/>
        <w:rPr>
          <w:rFonts w:eastAsia="Aileron"/>
          <w:shd w:val="clear" w:color="auto" w:fill="FFFFFF"/>
        </w:rPr>
      </w:pPr>
      <w:r>
        <w:rPr>
          <w:rFonts w:eastAsia="Aileron"/>
          <w:shd w:val="clear" w:color="auto" w:fill="FFFFFF"/>
        </w:rPr>
        <w:t>Dans ce</w:t>
      </w:r>
      <w:r w:rsidRPr="004F6100">
        <w:rPr>
          <w:rFonts w:eastAsia="Aileron"/>
          <w:shd w:val="clear" w:color="auto" w:fill="FFFFFF"/>
        </w:rPr>
        <w:t xml:space="preserve"> </w:t>
      </w:r>
      <w:r>
        <w:rPr>
          <w:rFonts w:eastAsia="Aileron"/>
          <w:shd w:val="clear" w:color="auto" w:fill="FFFFFF"/>
        </w:rPr>
        <w:t>chapitre</w:t>
      </w:r>
      <w:r w:rsidRPr="004F6100">
        <w:rPr>
          <w:rFonts w:eastAsia="Aileron"/>
          <w:shd w:val="clear" w:color="auto" w:fill="FFFFFF"/>
        </w:rPr>
        <w:t xml:space="preserve">, nous allons essayer de montrer les </w:t>
      </w:r>
      <w:r>
        <w:rPr>
          <w:rFonts w:eastAsia="Aileron"/>
          <w:shd w:val="clear" w:color="auto" w:fill="FFFFFF"/>
        </w:rPr>
        <w:t xml:space="preserve">outils </w:t>
      </w:r>
      <w:r w:rsidRPr="004F6100">
        <w:rPr>
          <w:rFonts w:eastAsia="Aileron"/>
          <w:shd w:val="clear" w:color="auto" w:fill="FFFFFF"/>
        </w:rPr>
        <w:t xml:space="preserve">utilisés pour développer les deux </w:t>
      </w:r>
      <w:r>
        <w:rPr>
          <w:rFonts w:eastAsia="Aileron"/>
          <w:shd w:val="clear" w:color="auto" w:fill="FFFFFF"/>
        </w:rPr>
        <w:t>applications</w:t>
      </w:r>
      <w:r w:rsidR="001723A5">
        <w:rPr>
          <w:rFonts w:eastAsia="Aileron"/>
          <w:shd w:val="clear" w:color="auto" w:fill="FFFFFF"/>
        </w:rPr>
        <w:t xml:space="preserve">, </w:t>
      </w:r>
      <w:r w:rsidRPr="004F6100">
        <w:rPr>
          <w:rFonts w:eastAsia="Aileron"/>
          <w:shd w:val="clear" w:color="auto" w:fill="FFFFFF"/>
        </w:rPr>
        <w:t xml:space="preserve">Nous essayons d'expliquer les choix que nous avons faits à ces </w:t>
      </w:r>
      <w:r w:rsidR="001723A5">
        <w:rPr>
          <w:rFonts w:eastAsia="Aileron"/>
          <w:shd w:val="clear" w:color="auto" w:fill="FFFFFF"/>
        </w:rPr>
        <w:t>outil</w:t>
      </w:r>
      <w:r>
        <w:rPr>
          <w:rFonts w:eastAsia="Aileron"/>
          <w:shd w:val="clear" w:color="auto" w:fill="FFFFFF"/>
        </w:rPr>
        <w:t>s</w:t>
      </w:r>
      <w:r w:rsidR="001723A5">
        <w:rPr>
          <w:rFonts w:eastAsia="Aileron"/>
          <w:shd w:val="clear" w:color="auto" w:fill="FFFFFF"/>
        </w:rPr>
        <w:t xml:space="preserve">, </w:t>
      </w:r>
      <w:r>
        <w:rPr>
          <w:rFonts w:eastAsia="Aileron"/>
          <w:shd w:val="clear" w:color="auto" w:fill="FFFFFF"/>
        </w:rPr>
        <w:t xml:space="preserve">après nous </w:t>
      </w:r>
      <w:r w:rsidR="001723A5">
        <w:rPr>
          <w:rFonts w:eastAsia="Aileron"/>
          <w:shd w:val="clear" w:color="auto" w:fill="FFFFFF"/>
        </w:rPr>
        <w:t xml:space="preserve"> donn</w:t>
      </w:r>
      <w:r>
        <w:rPr>
          <w:rFonts w:eastAsia="Aileron"/>
          <w:shd w:val="clear" w:color="auto" w:fill="FFFFFF"/>
        </w:rPr>
        <w:t>ons</w:t>
      </w:r>
      <w:r w:rsidR="001723A5">
        <w:rPr>
          <w:rFonts w:eastAsia="Aileron"/>
          <w:shd w:val="clear" w:color="auto" w:fill="FFFFFF"/>
        </w:rPr>
        <w:t xml:space="preserve"> un aperçue de l’application</w:t>
      </w:r>
      <w:r>
        <w:rPr>
          <w:rFonts w:eastAsia="Aileron"/>
          <w:shd w:val="clear" w:color="auto" w:fill="FFFFFF"/>
        </w:rPr>
        <w:t>.</w:t>
      </w:r>
      <w:r w:rsidR="00D96DAB">
        <w:rPr>
          <w:rFonts w:eastAsia="Aileron"/>
          <w:shd w:val="clear" w:color="auto" w:fill="FFFFFF"/>
        </w:rPr>
        <w:t xml:space="preserve"> </w:t>
      </w:r>
    </w:p>
    <w:p w:rsidR="00FE174B" w:rsidRPr="00DD0A5E" w:rsidRDefault="002064E4" w:rsidP="00535836">
      <w:pPr>
        <w:pStyle w:val="Titreniveau1"/>
      </w:pPr>
      <w:bookmarkStart w:id="159" w:name="_Toc517734756"/>
      <w:r>
        <w:t>4.</w:t>
      </w:r>
      <w:r w:rsidR="00535836">
        <w:t>1</w:t>
      </w:r>
      <w:r w:rsidR="00FE174B" w:rsidRPr="00DD0A5E">
        <w:t>) Description des outils utilisés :</w:t>
      </w:r>
      <w:bookmarkEnd w:id="159"/>
    </w:p>
    <w:p w:rsidR="006D14F7" w:rsidRPr="00941DCA" w:rsidRDefault="002064E4" w:rsidP="00535836">
      <w:pPr>
        <w:pStyle w:val="Titreniveau1"/>
      </w:pPr>
      <w:bookmarkStart w:id="160" w:name="_Toc517734757"/>
      <w:r>
        <w:t>4.</w:t>
      </w:r>
      <w:r w:rsidR="00535836">
        <w:t>1</w:t>
      </w:r>
      <w:r>
        <w:t xml:space="preserve">.1) </w:t>
      </w:r>
      <w:r w:rsidR="00941DCA" w:rsidRPr="00941DCA">
        <w:t>N</w:t>
      </w:r>
      <w:r w:rsidR="006D14F7" w:rsidRPr="00941DCA">
        <w:t>etbeansIDE 8.2</w:t>
      </w:r>
      <w:r w:rsidR="00941DCA" w:rsidRPr="00941DCA">
        <w:t> :</w:t>
      </w:r>
      <w:bookmarkEnd w:id="160"/>
    </w:p>
    <w:p w:rsidR="009243CD" w:rsidRDefault="006D14F7" w:rsidP="009243CD">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NetBeans IDE 8.2 fournit des analyseurs de code et des éditeurs prêts à l'emploi pour travailler avec les dernières technologies Java 8 - Java SE 8, Java SE E</w:t>
      </w:r>
      <w:r w:rsidR="009243CD">
        <w:rPr>
          <w:rFonts w:eastAsia="Aileron"/>
          <w:shd w:val="clear" w:color="auto" w:fill="FFFFFF"/>
        </w:rPr>
        <w:t>mbedded 8 et Java ME Embedded 8.</w:t>
      </w:r>
    </w:p>
    <w:p w:rsidR="006D14F7" w:rsidRDefault="009243CD" w:rsidP="009243CD">
      <w:pPr>
        <w:pStyle w:val="NormalWeb"/>
        <w:shd w:val="clear" w:color="auto" w:fill="FFFFFF"/>
        <w:spacing w:beforeAutospacing="0" w:afterAutospacing="0"/>
        <w:rPr>
          <w:rFonts w:eastAsia="Aileron"/>
          <w:shd w:val="clear" w:color="auto" w:fill="FFFFFF"/>
        </w:rPr>
      </w:pPr>
      <w:r>
        <w:rPr>
          <w:rFonts w:eastAsia="Aileron"/>
          <w:shd w:val="clear" w:color="auto" w:fill="FFFFFF"/>
        </w:rPr>
        <w:t>Il support  aussi PHP et C++.</w:t>
      </w:r>
    </w:p>
    <w:p w:rsidR="00265F8E" w:rsidRDefault="00265F8E" w:rsidP="00265F8E">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Cette outil est gratuit, mais sa n est pas la seul raison de son choix, mais justemment puisque il </w:t>
      </w:r>
      <w:r w:rsidRPr="001D5212">
        <w:rPr>
          <w:rFonts w:eastAsia="Aileron"/>
          <w:shd w:val="clear" w:color="auto" w:fill="FFFFFF"/>
        </w:rPr>
        <w:t>dispose d’une éditeur des JFrame qui facilite la construction de l’interface graphique avec l’API swing en mode WYSWYD</w:t>
      </w:r>
      <w:r>
        <w:rPr>
          <w:rFonts w:eastAsia="Aileron"/>
          <w:shd w:val="clear" w:color="auto" w:fill="FFFFFF"/>
        </w:rPr>
        <w:t>, ce éditeur est livrer en standard</w:t>
      </w:r>
      <w:r w:rsidR="00231251">
        <w:rPr>
          <w:rFonts w:eastAsia="Aileron"/>
          <w:shd w:val="clear" w:color="auto" w:fill="FFFFFF"/>
        </w:rPr>
        <w:t>.</w:t>
      </w:r>
      <w:r>
        <w:rPr>
          <w:rFonts w:eastAsia="Aileron"/>
          <w:shd w:val="clear" w:color="auto" w:fill="FFFFFF"/>
        </w:rPr>
        <w:t xml:space="preserve"> </w:t>
      </w:r>
    </w:p>
    <w:p w:rsidR="009243CD" w:rsidRDefault="009243CD" w:rsidP="00E71CA0">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Ce tableau résume quelque amélioration importante de la version 8.2 de </w:t>
      </w:r>
      <w:r w:rsidR="00E71CA0" w:rsidRPr="001D5212">
        <w:rPr>
          <w:rFonts w:eastAsia="Aileron"/>
          <w:shd w:val="clear" w:color="auto" w:fill="FFFFFF"/>
        </w:rPr>
        <w:t>NetBeans</w:t>
      </w:r>
      <w:r w:rsidR="00E71CA0">
        <w:rPr>
          <w:rFonts w:eastAsia="Aileron"/>
          <w:shd w:val="clear" w:color="auto" w:fill="FFFFFF"/>
        </w:rPr>
        <w:t> :</w:t>
      </w:r>
    </w:p>
    <w:tbl>
      <w:tblPr>
        <w:tblW w:w="9333" w:type="dxa"/>
        <w:tblCellSpacing w:w="15" w:type="dxa"/>
        <w:shd w:val="clear" w:color="auto" w:fill="FFFFFF"/>
        <w:tblCellMar>
          <w:top w:w="15" w:type="dxa"/>
          <w:left w:w="15" w:type="dxa"/>
          <w:bottom w:w="15" w:type="dxa"/>
          <w:right w:w="15" w:type="dxa"/>
        </w:tblCellMar>
        <w:tblLook w:val="04A0"/>
      </w:tblPr>
      <w:tblGrid>
        <w:gridCol w:w="4581"/>
        <w:gridCol w:w="4593"/>
        <w:gridCol w:w="72"/>
        <w:gridCol w:w="87"/>
      </w:tblGrid>
      <w:tr w:rsidR="00FA57A1" w:rsidTr="00E33AC9">
        <w:trPr>
          <w:gridAfter w:val="1"/>
          <w:tblCellSpacing w:w="15" w:type="dxa"/>
        </w:trPr>
        <w:tc>
          <w:tcPr>
            <w:tcW w:w="4535" w:type="dxa"/>
            <w:shd w:val="clear" w:color="auto" w:fill="FFFFFF"/>
            <w:hideMark/>
          </w:tcPr>
          <w:p w:rsidR="00FA57A1" w:rsidRPr="009243CD" w:rsidRDefault="00FA57A1" w:rsidP="00F12569">
            <w:pPr>
              <w:pStyle w:val="NormalWeb"/>
              <w:spacing w:before="0" w:beforeAutospacing="0" w:after="0" w:afterAutospacing="0"/>
              <w:rPr>
                <w:rFonts w:asciiTheme="majorBidi" w:hAnsiTheme="majorBidi" w:cstheme="majorBidi"/>
                <w:b/>
                <w:bCs/>
                <w:color w:val="333333"/>
                <w:u w:val="single"/>
              </w:rPr>
            </w:pPr>
            <w:r w:rsidRPr="009243CD">
              <w:rPr>
                <w:rFonts w:asciiTheme="majorBidi" w:hAnsiTheme="majorBidi" w:cstheme="majorBidi"/>
                <w:b/>
                <w:bCs/>
                <w:color w:val="333333"/>
                <w:u w:val="single"/>
              </w:rPr>
              <w:t>Java</w:t>
            </w:r>
          </w:p>
          <w:p w:rsidR="00FA57A1" w:rsidRPr="009243CD" w:rsidRDefault="00AD0013" w:rsidP="00F12569">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w:t>
            </w:r>
            <w:r>
              <w:rPr>
                <w:rFonts w:asciiTheme="majorBidi" w:hAnsiTheme="majorBidi" w:cstheme="majorBidi"/>
                <w:color w:val="333333"/>
              </w:rPr>
              <w:t xml:space="preserve"> </w:t>
            </w:r>
            <w:r w:rsidR="00FA57A1" w:rsidRPr="009243CD">
              <w:rPr>
                <w:rFonts w:asciiTheme="majorBidi" w:hAnsiTheme="majorBidi" w:cstheme="majorBidi"/>
                <w:color w:val="333333"/>
              </w:rPr>
              <w:t>Prise en charge de JDK 8: outils et améliorations de l'éditeur pour travailler avec les profils, les Lambda et les flux.</w:t>
            </w:r>
          </w:p>
          <w:p w:rsidR="00FA57A1" w:rsidRPr="009243CD" w:rsidRDefault="00FA57A1" w:rsidP="00F12569">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 Prise en charge Java SE Embedded pour déployer, exécuter, déboguer des applications Java SE sur un périphérique intégré, tel que Raspberry PI, directement à partir de l'EDI NetBeans.</w:t>
            </w:r>
          </w:p>
          <w:p w:rsidR="00FA57A1" w:rsidRPr="009243CD" w:rsidRDefault="00FA57A1" w:rsidP="00F12569">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 Prise en charge de Java ME Embedded 8.</w:t>
            </w:r>
          </w:p>
          <w:p w:rsidR="00FA57A1" w:rsidRPr="009243CD" w:rsidRDefault="00FA57A1" w:rsidP="00F12569">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 Javadoc a</w:t>
            </w:r>
            <w:r w:rsidR="00F12569" w:rsidRPr="009243CD">
              <w:rPr>
                <w:rFonts w:asciiTheme="majorBidi" w:hAnsiTheme="majorBidi" w:cstheme="majorBidi"/>
                <w:color w:val="333333"/>
              </w:rPr>
              <w:t>ffiché sous forme d'info-bulle</w:t>
            </w:r>
          </w:p>
          <w:p w:rsidR="00FA57A1" w:rsidRPr="009243CD" w:rsidRDefault="00FA57A1" w:rsidP="00F12569">
            <w:pPr>
              <w:pStyle w:val="NormalWeb"/>
              <w:spacing w:before="0" w:beforeAutospacing="0" w:after="0" w:afterAutospacing="0"/>
              <w:rPr>
                <w:rFonts w:ascii="Arial" w:hAnsi="Arial" w:cs="Arial"/>
                <w:color w:val="333333"/>
                <w:sz w:val="13"/>
                <w:szCs w:val="13"/>
              </w:rPr>
            </w:pPr>
            <w:r w:rsidRPr="009243CD">
              <w:rPr>
                <w:rFonts w:asciiTheme="majorBidi" w:hAnsiTheme="majorBidi" w:cstheme="majorBidi"/>
                <w:color w:val="333333"/>
              </w:rPr>
              <w:t>• intégration avec JavaFX Scene Builder.</w:t>
            </w:r>
          </w:p>
        </w:tc>
        <w:tc>
          <w:tcPr>
            <w:tcW w:w="0" w:type="auto"/>
            <w:shd w:val="clear" w:color="auto" w:fill="FFFFFF"/>
            <w:vAlign w:val="center"/>
            <w:hideMark/>
          </w:tcPr>
          <w:p w:rsidR="00FA57A1" w:rsidRDefault="00FA57A1" w:rsidP="00F12569">
            <w:pPr>
              <w:jc w:val="center"/>
              <w:rPr>
                <w:rFonts w:ascii="Arial" w:hAnsi="Arial" w:cs="Arial"/>
                <w:color w:val="333333"/>
                <w:sz w:val="13"/>
                <w:szCs w:val="13"/>
              </w:rPr>
            </w:pPr>
            <w:r>
              <w:rPr>
                <w:rFonts w:ascii="Arial" w:hAnsi="Arial" w:cs="Arial"/>
                <w:noProof/>
                <w:color w:val="333333"/>
                <w:sz w:val="13"/>
                <w:szCs w:val="13"/>
              </w:rPr>
              <w:drawing>
                <wp:inline distT="0" distB="0" distL="0" distR="0">
                  <wp:extent cx="2410252" cy="920103"/>
                  <wp:effectExtent l="19050" t="0" r="9098" b="0"/>
                  <wp:docPr id="44" name="Image 3" descr="Code completion for JD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de completion for JDK 8"/>
                          <pic:cNvPicPr>
                            <a:picLocks noChangeAspect="1" noChangeArrowheads="1"/>
                          </pic:cNvPicPr>
                        </pic:nvPicPr>
                        <pic:blipFill>
                          <a:blip r:embed="rId49" cstate="print"/>
                          <a:srcRect/>
                          <a:stretch>
                            <a:fillRect/>
                          </a:stretch>
                        </pic:blipFill>
                        <pic:spPr bwMode="auto">
                          <a:xfrm>
                            <a:off x="0" y="0"/>
                            <a:ext cx="2409689" cy="919888"/>
                          </a:xfrm>
                          <a:prstGeom prst="rect">
                            <a:avLst/>
                          </a:prstGeom>
                          <a:noFill/>
                          <a:ln w="9525">
                            <a:noFill/>
                            <a:miter lim="800000"/>
                            <a:headEnd/>
                            <a:tailEnd/>
                          </a:ln>
                        </pic:spPr>
                      </pic:pic>
                    </a:graphicData>
                  </a:graphic>
                </wp:inline>
              </w:drawing>
            </w:r>
            <w:r>
              <w:rPr>
                <w:rFonts w:ascii="Arial" w:hAnsi="Arial" w:cs="Arial"/>
                <w:color w:val="333333"/>
                <w:sz w:val="13"/>
                <w:szCs w:val="13"/>
              </w:rPr>
              <w:br/>
            </w:r>
            <w:hyperlink r:id="rId50" w:history="1"/>
          </w:p>
        </w:tc>
        <w:tc>
          <w:tcPr>
            <w:tcW w:w="0" w:type="auto"/>
            <w:shd w:val="clear" w:color="auto" w:fill="FFFFFF"/>
            <w:vAlign w:val="center"/>
            <w:hideMark/>
          </w:tcPr>
          <w:p w:rsidR="00FA57A1" w:rsidRDefault="00FA57A1">
            <w:pPr>
              <w:rPr>
                <w:rFonts w:ascii="Arial" w:hAnsi="Arial" w:cs="Arial"/>
                <w:color w:val="333333"/>
                <w:sz w:val="13"/>
                <w:szCs w:val="13"/>
              </w:rPr>
            </w:pPr>
          </w:p>
        </w:tc>
      </w:tr>
      <w:tr w:rsidR="00FA57A1" w:rsidTr="00E33AC9">
        <w:trPr>
          <w:gridAfter w:val="1"/>
          <w:tblCellSpacing w:w="15" w:type="dxa"/>
        </w:trPr>
        <w:tc>
          <w:tcPr>
            <w:tcW w:w="4535" w:type="dxa"/>
            <w:shd w:val="clear" w:color="auto" w:fill="FFFFFF"/>
            <w:hideMark/>
          </w:tcPr>
          <w:p w:rsidR="00F12569" w:rsidRPr="00123FEB" w:rsidRDefault="00F12569" w:rsidP="00F12569">
            <w:pPr>
              <w:pStyle w:val="NormalWeb"/>
              <w:spacing w:before="0" w:beforeAutospacing="0" w:after="0" w:afterAutospacing="0"/>
              <w:rPr>
                <w:rFonts w:asciiTheme="majorBidi" w:hAnsiTheme="majorBidi" w:cstheme="majorBidi"/>
                <w:b/>
                <w:bCs/>
                <w:color w:val="333333"/>
                <w:u w:val="single"/>
              </w:rPr>
            </w:pPr>
            <w:r w:rsidRPr="00123FEB">
              <w:rPr>
                <w:rFonts w:asciiTheme="majorBidi" w:hAnsiTheme="majorBidi" w:cstheme="majorBidi"/>
                <w:b/>
                <w:bCs/>
                <w:color w:val="333333"/>
                <w:u w:val="single"/>
              </w:rPr>
              <w:lastRenderedPageBreak/>
              <w:t>Maven</w:t>
            </w:r>
          </w:p>
          <w:p w:rsidR="00FA57A1" w:rsidRPr="009243CD" w:rsidRDefault="00F12569" w:rsidP="00D27F09">
            <w:pPr>
              <w:pStyle w:val="NormalWeb"/>
              <w:spacing w:before="0" w:beforeAutospacing="0" w:after="0" w:afterAutospacing="0"/>
              <w:rPr>
                <w:rFonts w:ascii="Arial" w:hAnsi="Arial" w:cs="Arial"/>
                <w:color w:val="333333"/>
                <w:sz w:val="13"/>
                <w:szCs w:val="13"/>
              </w:rPr>
            </w:pPr>
            <w:r w:rsidRPr="009243CD">
              <w:rPr>
                <w:rFonts w:asciiTheme="majorBidi" w:hAnsiTheme="majorBidi" w:cstheme="majorBidi"/>
                <w:color w:val="333333"/>
              </w:rPr>
              <w:t>• Nouveau sélecteur de disposition de graphique Maven.</w:t>
            </w:r>
          </w:p>
        </w:tc>
        <w:tc>
          <w:tcPr>
            <w:tcW w:w="0" w:type="auto"/>
            <w:shd w:val="clear" w:color="auto" w:fill="FFFFFF"/>
            <w:vAlign w:val="center"/>
            <w:hideMark/>
          </w:tcPr>
          <w:p w:rsidR="00FA57A1" w:rsidRDefault="00FA57A1" w:rsidP="003E0015">
            <w:pPr>
              <w:jc w:val="center"/>
              <w:rPr>
                <w:rFonts w:ascii="Arial" w:hAnsi="Arial" w:cs="Arial"/>
                <w:color w:val="333333"/>
                <w:sz w:val="13"/>
                <w:szCs w:val="13"/>
              </w:rPr>
            </w:pPr>
            <w:r>
              <w:rPr>
                <w:rFonts w:ascii="Arial" w:hAnsi="Arial" w:cs="Arial"/>
                <w:noProof/>
                <w:color w:val="333333"/>
                <w:sz w:val="13"/>
                <w:szCs w:val="13"/>
              </w:rPr>
              <w:drawing>
                <wp:inline distT="0" distB="0" distL="0" distR="0">
                  <wp:extent cx="2239655" cy="945997"/>
                  <wp:effectExtent l="19050" t="0" r="8245" b="0"/>
                  <wp:docPr id="42" name="Image 5" descr="Maven graph layout swit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ven graph layout switcher"/>
                          <pic:cNvPicPr>
                            <a:picLocks noChangeAspect="1" noChangeArrowheads="1"/>
                          </pic:cNvPicPr>
                        </pic:nvPicPr>
                        <pic:blipFill>
                          <a:blip r:embed="rId51" cstate="print"/>
                          <a:srcRect/>
                          <a:stretch>
                            <a:fillRect/>
                          </a:stretch>
                        </pic:blipFill>
                        <pic:spPr bwMode="auto">
                          <a:xfrm>
                            <a:off x="0" y="0"/>
                            <a:ext cx="2239549" cy="945952"/>
                          </a:xfrm>
                          <a:prstGeom prst="rect">
                            <a:avLst/>
                          </a:prstGeom>
                          <a:noFill/>
                          <a:ln w="9525">
                            <a:noFill/>
                            <a:miter lim="800000"/>
                            <a:headEnd/>
                            <a:tailEnd/>
                          </a:ln>
                        </pic:spPr>
                      </pic:pic>
                    </a:graphicData>
                  </a:graphic>
                </wp:inline>
              </w:drawing>
            </w:r>
            <w:r>
              <w:rPr>
                <w:rFonts w:ascii="Arial" w:hAnsi="Arial" w:cs="Arial"/>
                <w:color w:val="333333"/>
                <w:sz w:val="13"/>
                <w:szCs w:val="13"/>
              </w:rPr>
              <w:br/>
            </w:r>
          </w:p>
        </w:tc>
        <w:tc>
          <w:tcPr>
            <w:tcW w:w="0" w:type="auto"/>
            <w:shd w:val="clear" w:color="auto" w:fill="FFFFFF"/>
            <w:vAlign w:val="center"/>
            <w:hideMark/>
          </w:tcPr>
          <w:p w:rsidR="00FA57A1" w:rsidRDefault="00FA57A1">
            <w:pPr>
              <w:jc w:val="center"/>
              <w:rPr>
                <w:rFonts w:ascii="Arial" w:hAnsi="Arial" w:cs="Arial"/>
                <w:color w:val="333333"/>
                <w:sz w:val="13"/>
                <w:szCs w:val="13"/>
              </w:rPr>
            </w:pPr>
          </w:p>
        </w:tc>
      </w:tr>
      <w:tr w:rsidR="0002286B" w:rsidTr="00E33AC9">
        <w:trPr>
          <w:gridAfter w:val="1"/>
          <w:tblCellSpacing w:w="15" w:type="dxa"/>
        </w:trPr>
        <w:tc>
          <w:tcPr>
            <w:tcW w:w="4535" w:type="dxa"/>
            <w:shd w:val="clear" w:color="auto" w:fill="FFFFFF"/>
            <w:hideMark/>
          </w:tcPr>
          <w:p w:rsidR="0002286B" w:rsidRPr="00123FEB" w:rsidRDefault="0002286B" w:rsidP="009243CD">
            <w:pPr>
              <w:pStyle w:val="NormalWeb"/>
              <w:spacing w:before="0" w:beforeAutospacing="0" w:after="0" w:afterAutospacing="0"/>
              <w:rPr>
                <w:rFonts w:asciiTheme="majorBidi" w:hAnsiTheme="majorBidi" w:cstheme="majorBidi"/>
                <w:b/>
                <w:bCs/>
                <w:color w:val="333333"/>
                <w:u w:val="single"/>
              </w:rPr>
            </w:pPr>
            <w:r w:rsidRPr="00123FEB">
              <w:rPr>
                <w:rFonts w:asciiTheme="majorBidi" w:hAnsiTheme="majorBidi" w:cstheme="majorBidi"/>
                <w:b/>
                <w:bCs/>
                <w:color w:val="333333"/>
                <w:u w:val="single"/>
              </w:rPr>
              <w:t>Divers</w:t>
            </w:r>
          </w:p>
          <w:p w:rsidR="0002286B" w:rsidRPr="009243CD" w:rsidRDefault="0002286B" w:rsidP="009243CD">
            <w:pPr>
              <w:pStyle w:val="NormalWeb"/>
              <w:spacing w:before="0" w:beforeAutospacing="0" w:after="0" w:afterAutospacing="0"/>
              <w:rPr>
                <w:rFonts w:asciiTheme="majorBidi" w:hAnsiTheme="majorBidi" w:cstheme="majorBidi"/>
                <w:color w:val="333333"/>
              </w:rPr>
            </w:pPr>
            <w:r w:rsidRPr="009243CD">
              <w:rPr>
                <w:rFonts w:asciiTheme="majorBidi" w:hAnsiTheme="majorBidi" w:cstheme="majorBidi"/>
                <w:color w:val="333333"/>
              </w:rPr>
              <w:t>• gestion des versions: Prise en charge des copies de travail de Subversion 1.8, diverses améliorations apportées au support Git et Mercurial.</w:t>
            </w:r>
          </w:p>
          <w:p w:rsidR="0002286B" w:rsidRDefault="0002286B" w:rsidP="00AC7091">
            <w:pPr>
              <w:pStyle w:val="NormalWeb"/>
              <w:shd w:val="clear" w:color="auto" w:fill="FFFFFF"/>
              <w:spacing w:beforeAutospacing="0" w:afterAutospacing="0"/>
              <w:rPr>
                <w:rFonts w:eastAsia="Aileron"/>
                <w:shd w:val="clear" w:color="auto" w:fill="FFFFFF"/>
              </w:rPr>
            </w:pPr>
            <w:r w:rsidRPr="009243CD">
              <w:rPr>
                <w:rFonts w:asciiTheme="majorBidi" w:hAnsiTheme="majorBidi" w:cstheme="majorBidi"/>
                <w:color w:val="333333"/>
              </w:rPr>
              <w:t>• Planification des tâches et autres nouvelles fonctionnalités dans la fenêtre Tâches pour le suivi des bogues.</w:t>
            </w:r>
            <w:r w:rsidRPr="001D5212">
              <w:rPr>
                <w:rFonts w:eastAsia="Aileron"/>
                <w:shd w:val="clear" w:color="auto" w:fill="FFFFFF"/>
              </w:rPr>
              <w:t xml:space="preserve"> </w:t>
            </w:r>
            <w:r w:rsidR="008B6E02" w:rsidRPr="001D5212">
              <w:rPr>
                <w:rFonts w:eastAsia="Aileron"/>
                <w:shd w:val="clear" w:color="auto" w:fill="FFFFFF"/>
              </w:rPr>
              <w:fldChar w:fldCharType="begin"/>
            </w:r>
            <w:r w:rsidR="00AC7091">
              <w:rPr>
                <w:rFonts w:eastAsia="Aileron"/>
                <w:shd w:val="clear" w:color="auto" w:fill="FFFFFF"/>
              </w:rPr>
              <w:instrText xml:space="preserve"> ADDIN ZOTERO_ITEM CSL_CITATION {"citationID":"d87F6PQE","properties":{"formattedCitation":"[31]","plainCitation":"[31]","noteIndex":0},"citationItems":[{"id":66,"uris":["http://zotero.org/users/4740593/items/KIB45S8U"],"uri":["http://zotero.org/users/4740593/items/KIB45S8U"],"itemData":{"id":66,"type":"article","title":"Welcome to NetBeans","URL":"https://netbeans.org/","accessed":{"date-parts":[["2018",6,17]]}}}],"schema":"https://github.com/citation-style-language/schema/raw/master/csl-citation.json"} </w:instrText>
            </w:r>
            <w:r w:rsidR="008B6E02" w:rsidRPr="001D5212">
              <w:rPr>
                <w:rFonts w:eastAsia="Aileron"/>
                <w:shd w:val="clear" w:color="auto" w:fill="FFFFFF"/>
              </w:rPr>
              <w:fldChar w:fldCharType="separate"/>
            </w:r>
            <w:r w:rsidR="00AC7091" w:rsidRPr="00AC7091">
              <w:t>[31]</w:t>
            </w:r>
            <w:r w:rsidR="008B6E02" w:rsidRPr="001D5212">
              <w:rPr>
                <w:rFonts w:eastAsia="Aileron"/>
                <w:shd w:val="clear" w:color="auto" w:fill="FFFFFF"/>
              </w:rPr>
              <w:fldChar w:fldCharType="end"/>
            </w:r>
          </w:p>
          <w:p w:rsidR="0002286B" w:rsidRPr="009243CD" w:rsidRDefault="0002286B" w:rsidP="004F52FC">
            <w:pPr>
              <w:numPr>
                <w:ilvl w:val="0"/>
                <w:numId w:val="50"/>
              </w:numPr>
              <w:spacing w:after="0" w:line="240" w:lineRule="auto"/>
              <w:ind w:left="0"/>
              <w:rPr>
                <w:rFonts w:ascii="Arial" w:hAnsi="Arial" w:cs="Arial"/>
                <w:color w:val="333333"/>
                <w:sz w:val="13"/>
                <w:szCs w:val="13"/>
              </w:rPr>
            </w:pPr>
          </w:p>
        </w:tc>
        <w:tc>
          <w:tcPr>
            <w:tcW w:w="0" w:type="auto"/>
            <w:shd w:val="clear" w:color="auto" w:fill="FFFFFF"/>
            <w:vAlign w:val="center"/>
            <w:hideMark/>
          </w:tcPr>
          <w:p w:rsidR="0002286B" w:rsidRDefault="00E60CC0" w:rsidP="003E0015">
            <w:pPr>
              <w:jc w:val="center"/>
              <w:rPr>
                <w:rFonts w:ascii="Arial" w:hAnsi="Arial" w:cs="Arial"/>
                <w:color w:val="333333"/>
                <w:sz w:val="13"/>
                <w:szCs w:val="13"/>
              </w:rPr>
            </w:pPr>
            <w:r>
              <w:rPr>
                <w:rFonts w:ascii="Arial" w:hAnsi="Arial" w:cs="Arial"/>
                <w:noProof/>
                <w:color w:val="333333"/>
                <w:sz w:val="13"/>
                <w:szCs w:val="13"/>
              </w:rPr>
              <w:drawing>
                <wp:inline distT="0" distB="0" distL="0" distR="0">
                  <wp:extent cx="2353656" cy="1589964"/>
                  <wp:effectExtent l="19050" t="0" r="8544" b="0"/>
                  <wp:docPr id="1" name="Image 11" descr="Profiler Lock Cont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ofiler Lock Contention"/>
                          <pic:cNvPicPr>
                            <a:picLocks noChangeAspect="1" noChangeArrowheads="1"/>
                          </pic:cNvPicPr>
                        </pic:nvPicPr>
                        <pic:blipFill>
                          <a:blip r:embed="rId52" cstate="print"/>
                          <a:srcRect/>
                          <a:stretch>
                            <a:fillRect/>
                          </a:stretch>
                        </pic:blipFill>
                        <pic:spPr bwMode="auto">
                          <a:xfrm>
                            <a:off x="0" y="0"/>
                            <a:ext cx="2353492" cy="1589853"/>
                          </a:xfrm>
                          <a:prstGeom prst="rect">
                            <a:avLst/>
                          </a:prstGeom>
                          <a:noFill/>
                          <a:ln w="9525">
                            <a:noFill/>
                            <a:miter lim="800000"/>
                            <a:headEnd/>
                            <a:tailEnd/>
                          </a:ln>
                        </pic:spPr>
                      </pic:pic>
                    </a:graphicData>
                  </a:graphic>
                </wp:inline>
              </w:drawing>
            </w:r>
          </w:p>
        </w:tc>
        <w:tc>
          <w:tcPr>
            <w:tcW w:w="0" w:type="auto"/>
            <w:shd w:val="clear" w:color="auto" w:fill="FFFFFF"/>
            <w:vAlign w:val="center"/>
            <w:hideMark/>
          </w:tcPr>
          <w:p w:rsidR="0002286B" w:rsidRDefault="0002286B">
            <w:pPr>
              <w:rPr>
                <w:sz w:val="20"/>
                <w:szCs w:val="20"/>
              </w:rPr>
            </w:pPr>
          </w:p>
        </w:tc>
      </w:tr>
      <w:tr w:rsidR="00E33AC9" w:rsidTr="00E33AC9">
        <w:trPr>
          <w:gridAfter w:val="1"/>
          <w:tblCellSpacing w:w="15" w:type="dxa"/>
        </w:trPr>
        <w:tc>
          <w:tcPr>
            <w:tcW w:w="4535" w:type="dxa"/>
            <w:shd w:val="clear" w:color="auto" w:fill="FFFFFF"/>
            <w:hideMark/>
          </w:tcPr>
          <w:p w:rsidR="00E33AC9" w:rsidRPr="009243CD" w:rsidRDefault="00E33AC9" w:rsidP="00D27F09">
            <w:pPr>
              <w:pStyle w:val="NormalWeb"/>
              <w:spacing w:before="0" w:beforeAutospacing="0" w:after="0" w:afterAutospacing="0"/>
              <w:rPr>
                <w:rFonts w:ascii="Arial" w:hAnsi="Arial" w:cs="Arial"/>
                <w:color w:val="333333"/>
                <w:sz w:val="13"/>
                <w:szCs w:val="13"/>
              </w:rPr>
            </w:pPr>
          </w:p>
        </w:tc>
        <w:tc>
          <w:tcPr>
            <w:tcW w:w="0" w:type="auto"/>
            <w:shd w:val="clear" w:color="auto" w:fill="FFFFFF"/>
            <w:vAlign w:val="center"/>
            <w:hideMark/>
          </w:tcPr>
          <w:p w:rsidR="00E33AC9" w:rsidRDefault="00E33AC9" w:rsidP="003E0015">
            <w:pPr>
              <w:jc w:val="center"/>
              <w:rPr>
                <w:rFonts w:ascii="Arial" w:hAnsi="Arial" w:cs="Arial"/>
                <w:color w:val="333333"/>
                <w:sz w:val="13"/>
                <w:szCs w:val="13"/>
              </w:rPr>
            </w:pPr>
          </w:p>
        </w:tc>
        <w:tc>
          <w:tcPr>
            <w:tcW w:w="0" w:type="auto"/>
            <w:shd w:val="clear" w:color="auto" w:fill="FFFFFF"/>
            <w:hideMark/>
          </w:tcPr>
          <w:p w:rsidR="00E33AC9" w:rsidRDefault="00E33AC9">
            <w:pPr>
              <w:rPr>
                <w:rFonts w:ascii="Arial" w:hAnsi="Arial" w:cs="Arial"/>
                <w:color w:val="333333"/>
                <w:sz w:val="13"/>
                <w:szCs w:val="13"/>
              </w:rPr>
            </w:pPr>
          </w:p>
        </w:tc>
      </w:tr>
      <w:tr w:rsidR="00E33AC9" w:rsidTr="00E33AC9">
        <w:trPr>
          <w:gridAfter w:val="1"/>
          <w:tblCellSpacing w:w="15" w:type="dxa"/>
        </w:trPr>
        <w:tc>
          <w:tcPr>
            <w:tcW w:w="4535" w:type="dxa"/>
            <w:shd w:val="clear" w:color="auto" w:fill="FFFFFF"/>
            <w:hideMark/>
          </w:tcPr>
          <w:p w:rsidR="00E33AC9" w:rsidRPr="009243CD" w:rsidRDefault="00E33AC9" w:rsidP="009F6D4E">
            <w:pPr>
              <w:pStyle w:val="NormalWeb"/>
              <w:shd w:val="clear" w:color="auto" w:fill="FFFFFF"/>
              <w:spacing w:beforeAutospacing="0" w:afterAutospacing="0"/>
              <w:rPr>
                <w:rFonts w:asciiTheme="majorBidi" w:hAnsiTheme="majorBidi" w:cstheme="majorBidi"/>
                <w:color w:val="333333"/>
              </w:rPr>
            </w:pPr>
          </w:p>
        </w:tc>
        <w:tc>
          <w:tcPr>
            <w:tcW w:w="0" w:type="auto"/>
            <w:shd w:val="clear" w:color="auto" w:fill="FFFFFF"/>
            <w:vAlign w:val="center"/>
            <w:hideMark/>
          </w:tcPr>
          <w:p w:rsidR="00E33AC9" w:rsidRDefault="00E33AC9" w:rsidP="003E0015">
            <w:pPr>
              <w:jc w:val="center"/>
              <w:rPr>
                <w:rFonts w:ascii="Arial" w:hAnsi="Arial" w:cs="Arial"/>
                <w:color w:val="333333"/>
                <w:sz w:val="13"/>
                <w:szCs w:val="13"/>
              </w:rPr>
            </w:pPr>
          </w:p>
        </w:tc>
        <w:tc>
          <w:tcPr>
            <w:tcW w:w="0" w:type="auto"/>
            <w:shd w:val="clear" w:color="auto" w:fill="FFFFFF"/>
            <w:vAlign w:val="center"/>
            <w:hideMark/>
          </w:tcPr>
          <w:p w:rsidR="00E33AC9" w:rsidRDefault="00E33AC9">
            <w:pPr>
              <w:jc w:val="center"/>
              <w:rPr>
                <w:rFonts w:ascii="Arial" w:hAnsi="Arial" w:cs="Arial"/>
                <w:color w:val="333333"/>
                <w:sz w:val="13"/>
                <w:szCs w:val="13"/>
              </w:rPr>
            </w:pPr>
          </w:p>
        </w:tc>
      </w:tr>
      <w:tr w:rsidR="00E33AC9" w:rsidTr="00E33AC9">
        <w:trPr>
          <w:tblCellSpacing w:w="15" w:type="dxa"/>
        </w:trPr>
        <w:tc>
          <w:tcPr>
            <w:tcW w:w="4535" w:type="dxa"/>
            <w:shd w:val="clear" w:color="auto" w:fill="FFFFFF"/>
            <w:hideMark/>
          </w:tcPr>
          <w:p w:rsidR="00E33AC9" w:rsidRPr="009243CD" w:rsidRDefault="00E33AC9" w:rsidP="004F52FC">
            <w:pPr>
              <w:numPr>
                <w:ilvl w:val="0"/>
                <w:numId w:val="52"/>
              </w:numPr>
              <w:spacing w:after="0" w:line="240" w:lineRule="auto"/>
              <w:ind w:left="0"/>
              <w:rPr>
                <w:rFonts w:asciiTheme="majorBidi" w:hAnsiTheme="majorBidi" w:cstheme="majorBidi"/>
                <w:color w:val="333333"/>
              </w:rPr>
            </w:pPr>
          </w:p>
        </w:tc>
        <w:tc>
          <w:tcPr>
            <w:tcW w:w="0" w:type="auto"/>
            <w:shd w:val="clear" w:color="auto" w:fill="FFFFFF"/>
            <w:vAlign w:val="center"/>
            <w:hideMark/>
          </w:tcPr>
          <w:p w:rsidR="00E33AC9" w:rsidRDefault="00E33AC9">
            <w:pPr>
              <w:jc w:val="center"/>
              <w:rPr>
                <w:rFonts w:ascii="Arial" w:hAnsi="Arial" w:cs="Arial"/>
                <w:color w:val="333333"/>
                <w:sz w:val="13"/>
                <w:szCs w:val="13"/>
              </w:rPr>
            </w:pPr>
          </w:p>
        </w:tc>
        <w:tc>
          <w:tcPr>
            <w:tcW w:w="0" w:type="auto"/>
            <w:shd w:val="clear" w:color="auto" w:fill="FFFFFF"/>
            <w:vAlign w:val="center"/>
            <w:hideMark/>
          </w:tcPr>
          <w:p w:rsidR="00E33AC9" w:rsidRDefault="00E33AC9">
            <w:pPr>
              <w:rPr>
                <w:sz w:val="20"/>
                <w:szCs w:val="20"/>
              </w:rPr>
            </w:pPr>
          </w:p>
        </w:tc>
        <w:tc>
          <w:tcPr>
            <w:tcW w:w="0" w:type="auto"/>
            <w:shd w:val="clear" w:color="auto" w:fill="FFFFFF"/>
            <w:vAlign w:val="center"/>
            <w:hideMark/>
          </w:tcPr>
          <w:p w:rsidR="00E33AC9" w:rsidRDefault="00E33AC9">
            <w:pPr>
              <w:rPr>
                <w:sz w:val="20"/>
                <w:szCs w:val="20"/>
              </w:rPr>
            </w:pPr>
          </w:p>
        </w:tc>
      </w:tr>
    </w:tbl>
    <w:p w:rsidR="005C7034" w:rsidRPr="00941DCA" w:rsidRDefault="002064E4" w:rsidP="00535836">
      <w:pPr>
        <w:pStyle w:val="Titreniveau1"/>
      </w:pPr>
      <w:bookmarkStart w:id="161" w:name="_Toc517734758"/>
      <w:r>
        <w:t>4.</w:t>
      </w:r>
      <w:r w:rsidR="00535836">
        <w:t>1</w:t>
      </w:r>
      <w:r>
        <w:t xml:space="preserve">.2) </w:t>
      </w:r>
      <w:r w:rsidR="005C7034" w:rsidRPr="00941DCA">
        <w:t>Maven</w:t>
      </w:r>
      <w:r w:rsidR="00123FEB" w:rsidRPr="00941DCA">
        <w:t> :</w:t>
      </w:r>
      <w:bookmarkEnd w:id="161"/>
    </w:p>
    <w:p w:rsidR="00B655FE" w:rsidRDefault="006D14F7" w:rsidP="0084510C">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Pour la gestion des </w:t>
      </w:r>
      <w:r w:rsidR="00E71CA0">
        <w:rPr>
          <w:rFonts w:eastAsia="Aileron"/>
          <w:shd w:val="clear" w:color="auto" w:fill="FFFFFF"/>
        </w:rPr>
        <w:t>références</w:t>
      </w:r>
      <w:r>
        <w:rPr>
          <w:rFonts w:eastAsia="Aileron"/>
          <w:shd w:val="clear" w:color="auto" w:fill="FFFFFF"/>
        </w:rPr>
        <w:t xml:space="preserve"> </w:t>
      </w:r>
      <w:r w:rsidR="004F6100">
        <w:rPr>
          <w:rFonts w:eastAsia="Aileron"/>
          <w:shd w:val="clear" w:color="auto" w:fill="FFFFFF"/>
        </w:rPr>
        <w:t>nous avons</w:t>
      </w:r>
      <w:r>
        <w:rPr>
          <w:rFonts w:eastAsia="Aileron"/>
          <w:shd w:val="clear" w:color="auto" w:fill="FFFFFF"/>
        </w:rPr>
        <w:t xml:space="preserve"> </w:t>
      </w:r>
      <w:r w:rsidR="004F6100">
        <w:rPr>
          <w:rFonts w:eastAsia="Aileron"/>
          <w:shd w:val="clear" w:color="auto" w:fill="FFFFFF"/>
        </w:rPr>
        <w:t>utilisé</w:t>
      </w:r>
      <w:r>
        <w:rPr>
          <w:rFonts w:eastAsia="Aileron"/>
          <w:shd w:val="clear" w:color="auto" w:fill="FFFFFF"/>
        </w:rPr>
        <w:t xml:space="preserve"> </w:t>
      </w:r>
      <w:r w:rsidR="00D27F09">
        <w:rPr>
          <w:rFonts w:eastAsia="Aileron"/>
          <w:shd w:val="clear" w:color="auto" w:fill="FFFFFF"/>
        </w:rPr>
        <w:t>Maven</w:t>
      </w:r>
      <w:r>
        <w:rPr>
          <w:rFonts w:eastAsia="Aileron"/>
          <w:shd w:val="clear" w:color="auto" w:fill="FFFFFF"/>
        </w:rPr>
        <w:t xml:space="preserve"> : </w:t>
      </w:r>
    </w:p>
    <w:p w:rsidR="00B655FE" w:rsidRDefault="00B655FE" w:rsidP="00231251">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Ce logiciel </w:t>
      </w:r>
      <w:r w:rsidR="00231251">
        <w:rPr>
          <w:rFonts w:eastAsia="Aileron"/>
          <w:shd w:val="clear" w:color="auto" w:fill="FFFFFF"/>
        </w:rPr>
        <w:t>libère</w:t>
      </w:r>
      <w:r>
        <w:rPr>
          <w:rFonts w:eastAsia="Aileron"/>
          <w:shd w:val="clear" w:color="auto" w:fill="FFFFFF"/>
        </w:rPr>
        <w:t xml:space="preserve"> le </w:t>
      </w:r>
      <w:r w:rsidR="00231251">
        <w:rPr>
          <w:rFonts w:eastAsia="Aileron"/>
          <w:shd w:val="clear" w:color="auto" w:fill="FFFFFF"/>
        </w:rPr>
        <w:t>développeur</w:t>
      </w:r>
      <w:r>
        <w:rPr>
          <w:rFonts w:eastAsia="Aileron"/>
          <w:shd w:val="clear" w:color="auto" w:fill="FFFFFF"/>
        </w:rPr>
        <w:t xml:space="preserve"> des tache</w:t>
      </w:r>
      <w:r w:rsidR="004F6100">
        <w:rPr>
          <w:rFonts w:eastAsia="Aileron"/>
          <w:shd w:val="clear" w:color="auto" w:fill="FFFFFF"/>
        </w:rPr>
        <w:t>s</w:t>
      </w:r>
      <w:r>
        <w:rPr>
          <w:rFonts w:eastAsia="Aileron"/>
          <w:shd w:val="clear" w:color="auto" w:fill="FFFFFF"/>
        </w:rPr>
        <w:t xml:space="preserve"> complexe dans </w:t>
      </w:r>
      <w:r w:rsidR="0084510C">
        <w:rPr>
          <w:rFonts w:eastAsia="Aileron"/>
          <w:shd w:val="clear" w:color="auto" w:fill="FFFFFF"/>
        </w:rPr>
        <w:t>tout le cycle</w:t>
      </w:r>
      <w:r>
        <w:rPr>
          <w:rFonts w:eastAsia="Aileron"/>
          <w:shd w:val="clear" w:color="auto" w:fill="FFFFFF"/>
        </w:rPr>
        <w:t xml:space="preserve"> de vie de projet </w:t>
      </w:r>
      <w:r w:rsidR="004F6100">
        <w:rPr>
          <w:rFonts w:eastAsia="Aileron"/>
          <w:shd w:val="clear" w:color="auto" w:fill="FFFFFF"/>
        </w:rPr>
        <w:t>à</w:t>
      </w:r>
      <w:r>
        <w:rPr>
          <w:rFonts w:eastAsia="Aileron"/>
          <w:shd w:val="clear" w:color="auto" w:fill="FFFFFF"/>
        </w:rPr>
        <w:t xml:space="preserve"> </w:t>
      </w:r>
      <w:r w:rsidR="00231251">
        <w:rPr>
          <w:rFonts w:eastAsia="Aileron"/>
          <w:shd w:val="clear" w:color="auto" w:fill="FFFFFF"/>
        </w:rPr>
        <w:t>savoir</w:t>
      </w:r>
      <w:r w:rsidR="004F6100">
        <w:rPr>
          <w:rFonts w:eastAsia="Aileron"/>
          <w:shd w:val="clear" w:color="auto" w:fill="FFFFFF"/>
        </w:rPr>
        <w:t xml:space="preserve"> : </w:t>
      </w:r>
      <w:r>
        <w:rPr>
          <w:rFonts w:eastAsia="Aileron"/>
          <w:shd w:val="clear" w:color="auto" w:fill="FFFFFF"/>
        </w:rPr>
        <w:t xml:space="preserve">la </w:t>
      </w:r>
      <w:r w:rsidR="00231251">
        <w:rPr>
          <w:rFonts w:eastAsia="Aileron"/>
          <w:shd w:val="clear" w:color="auto" w:fill="FFFFFF"/>
        </w:rPr>
        <w:t>création</w:t>
      </w:r>
      <w:r>
        <w:rPr>
          <w:rFonts w:eastAsia="Aileron"/>
          <w:shd w:val="clear" w:color="auto" w:fill="FFFFFF"/>
        </w:rPr>
        <w:t xml:space="preserve"> de projet et la gestion des </w:t>
      </w:r>
      <w:r w:rsidR="00231251">
        <w:rPr>
          <w:rFonts w:eastAsia="Aileron"/>
          <w:shd w:val="clear" w:color="auto" w:fill="FFFFFF"/>
        </w:rPr>
        <w:t>références</w:t>
      </w:r>
      <w:r>
        <w:rPr>
          <w:rFonts w:eastAsia="Aileron"/>
          <w:shd w:val="clear" w:color="auto" w:fill="FFFFFF"/>
        </w:rPr>
        <w:t xml:space="preserve"> et </w:t>
      </w:r>
      <w:r w:rsidR="00231251">
        <w:rPr>
          <w:rFonts w:eastAsia="Aileron"/>
          <w:shd w:val="clear" w:color="auto" w:fill="FFFFFF"/>
        </w:rPr>
        <w:t>même</w:t>
      </w:r>
      <w:r>
        <w:rPr>
          <w:rFonts w:eastAsia="Aileron"/>
          <w:shd w:val="clear" w:color="auto" w:fill="FFFFFF"/>
        </w:rPr>
        <w:t xml:space="preserve"> le </w:t>
      </w:r>
      <w:r w:rsidR="00231251">
        <w:rPr>
          <w:rFonts w:eastAsia="Aileron"/>
          <w:shd w:val="clear" w:color="auto" w:fill="FFFFFF"/>
        </w:rPr>
        <w:t>déploiement</w:t>
      </w:r>
      <w:r>
        <w:rPr>
          <w:rFonts w:eastAsia="Aileron"/>
          <w:shd w:val="clear" w:color="auto" w:fill="FFFFFF"/>
        </w:rPr>
        <w:t>.</w:t>
      </w:r>
    </w:p>
    <w:p w:rsidR="000C43EC" w:rsidRDefault="00B655FE" w:rsidP="0084510C">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Avant de </w:t>
      </w:r>
      <w:r w:rsidR="00231251">
        <w:rPr>
          <w:rFonts w:eastAsia="Aileron"/>
          <w:shd w:val="clear" w:color="auto" w:fill="FFFFFF"/>
        </w:rPr>
        <w:t>travailler</w:t>
      </w:r>
      <w:r>
        <w:rPr>
          <w:rFonts w:eastAsia="Aileron"/>
          <w:shd w:val="clear" w:color="auto" w:fill="FFFFFF"/>
        </w:rPr>
        <w:t xml:space="preserve"> avec Maven en doit créer un projet a</w:t>
      </w:r>
      <w:r w:rsidR="00231251">
        <w:rPr>
          <w:rFonts w:eastAsia="Aileron"/>
          <w:shd w:val="clear" w:color="auto" w:fill="FFFFFF"/>
        </w:rPr>
        <w:t xml:space="preserve"> </w:t>
      </w:r>
      <w:r>
        <w:rPr>
          <w:rFonts w:eastAsia="Aileron"/>
          <w:shd w:val="clear" w:color="auto" w:fill="FFFFFF"/>
        </w:rPr>
        <w:t>l’aide de cette outil</w:t>
      </w:r>
      <w:r w:rsidR="00231251">
        <w:rPr>
          <w:rFonts w:eastAsia="Aileron"/>
          <w:shd w:val="clear" w:color="auto" w:fill="FFFFFF"/>
        </w:rPr>
        <w:t xml:space="preserve">, dans la création de projet </w:t>
      </w:r>
      <w:r w:rsidR="0084510C">
        <w:rPr>
          <w:rFonts w:eastAsia="Aileron"/>
          <w:shd w:val="clear" w:color="auto" w:fill="FFFFFF"/>
        </w:rPr>
        <w:t xml:space="preserve">nous </w:t>
      </w:r>
      <w:r w:rsidR="0084510C" w:rsidRPr="0084510C">
        <w:rPr>
          <w:rFonts w:eastAsia="Aileron"/>
          <w:shd w:val="clear" w:color="auto" w:fill="FFFFFF"/>
        </w:rPr>
        <w:t xml:space="preserve">devons </w:t>
      </w:r>
      <w:r w:rsidR="00231251">
        <w:rPr>
          <w:rFonts w:eastAsia="Aileron"/>
          <w:shd w:val="clear" w:color="auto" w:fill="FFFFFF"/>
        </w:rPr>
        <w:t xml:space="preserve">indiquer </w:t>
      </w:r>
      <w:r>
        <w:rPr>
          <w:rFonts w:eastAsia="Aileron"/>
          <w:shd w:val="clear" w:color="auto" w:fill="FFFFFF"/>
        </w:rPr>
        <w:t>le type de projet a sa</w:t>
      </w:r>
      <w:r w:rsidR="000C43EC">
        <w:rPr>
          <w:rFonts w:eastAsia="Aileron"/>
          <w:shd w:val="clear" w:color="auto" w:fill="FFFFFF"/>
        </w:rPr>
        <w:t>voir projet JEE ,  Java, JavaFX.</w:t>
      </w:r>
    </w:p>
    <w:p w:rsidR="00B655FE" w:rsidRDefault="0084510C" w:rsidP="000C43EC">
      <w:pPr>
        <w:pStyle w:val="NormalWeb"/>
        <w:shd w:val="clear" w:color="auto" w:fill="FFFFFF"/>
        <w:spacing w:beforeAutospacing="0" w:afterAutospacing="0"/>
        <w:rPr>
          <w:rFonts w:eastAsia="Aileron"/>
          <w:shd w:val="clear" w:color="auto" w:fill="FFFFFF"/>
        </w:rPr>
      </w:pPr>
      <w:r w:rsidRPr="0084510C">
        <w:rPr>
          <w:rFonts w:eastAsia="Aileron"/>
          <w:shd w:val="clear" w:color="auto" w:fill="FFFFFF"/>
        </w:rPr>
        <w:t>M</w:t>
      </w:r>
      <w:r>
        <w:rPr>
          <w:rFonts w:eastAsia="Aileron"/>
          <w:shd w:val="clear" w:color="auto" w:fill="FFFFFF"/>
        </w:rPr>
        <w:t>a</w:t>
      </w:r>
      <w:r w:rsidRPr="0084510C">
        <w:rPr>
          <w:rFonts w:eastAsia="Aileron"/>
          <w:shd w:val="clear" w:color="auto" w:fill="FFFFFF"/>
        </w:rPr>
        <w:t xml:space="preserve">ven est responsable de </w:t>
      </w:r>
      <w:r>
        <w:rPr>
          <w:rFonts w:eastAsia="Aileron"/>
          <w:shd w:val="clear" w:color="auto" w:fill="FFFFFF"/>
        </w:rPr>
        <w:t>la création</w:t>
      </w:r>
      <w:r w:rsidRPr="0084510C">
        <w:rPr>
          <w:rFonts w:eastAsia="Aileron"/>
          <w:shd w:val="clear" w:color="auto" w:fill="FFFFFF"/>
        </w:rPr>
        <w:t xml:space="preserve"> d'une structure de projet</w:t>
      </w:r>
      <w:r w:rsidR="00B93E31">
        <w:rPr>
          <w:rFonts w:eastAsia="Aileron"/>
          <w:shd w:val="clear" w:color="auto" w:fill="FFFFFF"/>
        </w:rPr>
        <w:t xml:space="preserve"> p</w:t>
      </w:r>
      <w:r>
        <w:rPr>
          <w:rFonts w:eastAsia="Aileron"/>
          <w:shd w:val="clear" w:color="auto" w:fill="FFFFFF"/>
        </w:rPr>
        <w:t xml:space="preserve">our le Type </w:t>
      </w:r>
      <w:r w:rsidR="00B93E31">
        <w:rPr>
          <w:rFonts w:eastAsia="Aileron"/>
          <w:shd w:val="clear" w:color="auto" w:fill="FFFFFF"/>
        </w:rPr>
        <w:t>choisie,</w:t>
      </w:r>
      <w:r>
        <w:rPr>
          <w:rFonts w:eastAsia="Aileron"/>
          <w:shd w:val="clear" w:color="auto" w:fill="FFFFFF"/>
        </w:rPr>
        <w:t xml:space="preserve"> dans</w:t>
      </w:r>
      <w:r w:rsidR="00B93E31">
        <w:rPr>
          <w:rFonts w:eastAsia="Aileron"/>
          <w:shd w:val="clear" w:color="auto" w:fill="FFFFFF"/>
        </w:rPr>
        <w:t xml:space="preserve"> </w:t>
      </w:r>
      <w:r w:rsidR="00B655FE">
        <w:rPr>
          <w:rFonts w:eastAsia="Aileron"/>
          <w:shd w:val="clear" w:color="auto" w:fill="FFFFFF"/>
        </w:rPr>
        <w:t xml:space="preserve">ce projet </w:t>
      </w:r>
      <w:r>
        <w:rPr>
          <w:rFonts w:eastAsia="Aileron"/>
          <w:shd w:val="clear" w:color="auto" w:fill="FFFFFF"/>
        </w:rPr>
        <w:t>il y a</w:t>
      </w:r>
      <w:r w:rsidR="00B655FE">
        <w:rPr>
          <w:rFonts w:eastAsia="Aileron"/>
          <w:shd w:val="clear" w:color="auto" w:fill="FFFFFF"/>
        </w:rPr>
        <w:t xml:space="preserve"> </w:t>
      </w:r>
      <w:r>
        <w:rPr>
          <w:rFonts w:eastAsia="Aileron"/>
          <w:shd w:val="clear" w:color="auto" w:fill="FFFFFF"/>
        </w:rPr>
        <w:t xml:space="preserve">un </w:t>
      </w:r>
      <w:r w:rsidR="00B655FE">
        <w:rPr>
          <w:rFonts w:eastAsia="Aileron"/>
          <w:shd w:val="clear" w:color="auto" w:fill="FFFFFF"/>
        </w:rPr>
        <w:t>ficher de configuration de projet  pom.xml</w:t>
      </w:r>
      <w:r w:rsidR="00B93E31">
        <w:rPr>
          <w:rFonts w:eastAsia="Aileron"/>
          <w:shd w:val="clear" w:color="auto" w:fill="FFFFFF"/>
        </w:rPr>
        <w:t xml:space="preserve">, </w:t>
      </w:r>
      <w:r w:rsidR="000C43EC">
        <w:rPr>
          <w:rFonts w:eastAsia="Aileron"/>
          <w:shd w:val="clear" w:color="auto" w:fill="FFFFFF"/>
        </w:rPr>
        <w:t>ce fichier</w:t>
      </w:r>
      <w:r w:rsidR="00B93E31">
        <w:rPr>
          <w:rFonts w:eastAsia="Aileron"/>
          <w:shd w:val="clear" w:color="auto" w:fill="FFFFFF"/>
        </w:rPr>
        <w:t xml:space="preserve"> indique a Maven les traitements a faire sur le projet en cours</w:t>
      </w:r>
      <w:r w:rsidR="00B655FE">
        <w:rPr>
          <w:rFonts w:eastAsia="Aileron"/>
          <w:shd w:val="clear" w:color="auto" w:fill="FFFFFF"/>
        </w:rPr>
        <w:t>.</w:t>
      </w:r>
    </w:p>
    <w:p w:rsidR="006D14F7" w:rsidRDefault="00B655FE" w:rsidP="000C43EC">
      <w:pPr>
        <w:pStyle w:val="NormalWeb"/>
        <w:shd w:val="clear" w:color="auto" w:fill="FFFFFF"/>
        <w:spacing w:beforeAutospacing="0" w:afterAutospacing="0"/>
        <w:rPr>
          <w:rFonts w:eastAsia="Aileron"/>
          <w:shd w:val="clear" w:color="auto" w:fill="FFFFFF"/>
        </w:rPr>
      </w:pPr>
      <w:r>
        <w:rPr>
          <w:rFonts w:eastAsia="Aileron"/>
          <w:shd w:val="clear" w:color="auto" w:fill="FFFFFF"/>
        </w:rPr>
        <w:t>Maven</w:t>
      </w:r>
      <w:r w:rsidR="006D14F7">
        <w:rPr>
          <w:rFonts w:eastAsia="Aileron"/>
          <w:shd w:val="clear" w:color="auto" w:fill="FFFFFF"/>
        </w:rPr>
        <w:t xml:space="preserve"> </w:t>
      </w:r>
      <w:r w:rsidR="00B93E31">
        <w:rPr>
          <w:rFonts w:eastAsia="Aileron"/>
          <w:shd w:val="clear" w:color="auto" w:fill="FFFFFF"/>
        </w:rPr>
        <w:t>contient</w:t>
      </w:r>
      <w:r w:rsidR="006D14F7">
        <w:rPr>
          <w:rFonts w:eastAsia="Aileron"/>
          <w:shd w:val="clear" w:color="auto" w:fill="FFFFFF"/>
        </w:rPr>
        <w:t xml:space="preserve"> en local un </w:t>
      </w:r>
      <w:r>
        <w:rPr>
          <w:rFonts w:eastAsia="Aileron"/>
          <w:shd w:val="clear" w:color="auto" w:fill="FFFFFF"/>
        </w:rPr>
        <w:t xml:space="preserve">dépôt </w:t>
      </w:r>
      <w:r w:rsidR="006D14F7">
        <w:rPr>
          <w:rFonts w:eastAsia="Aileron"/>
          <w:shd w:val="clear" w:color="auto" w:fill="FFFFFF"/>
        </w:rPr>
        <w:t>de</w:t>
      </w:r>
      <w:r>
        <w:rPr>
          <w:rFonts w:eastAsia="Aileron"/>
          <w:shd w:val="clear" w:color="auto" w:fill="FFFFFF"/>
        </w:rPr>
        <w:t>s</w:t>
      </w:r>
      <w:r w:rsidR="006D14F7">
        <w:rPr>
          <w:rFonts w:eastAsia="Aileron"/>
          <w:shd w:val="clear" w:color="auto" w:fill="FFFFFF"/>
        </w:rPr>
        <w:t xml:space="preserve"> </w:t>
      </w:r>
      <w:r w:rsidR="0084510C">
        <w:rPr>
          <w:rFonts w:eastAsia="Aileron"/>
          <w:shd w:val="clear" w:color="auto" w:fill="FFFFFF"/>
        </w:rPr>
        <w:t>bibliothèques</w:t>
      </w:r>
      <w:r>
        <w:rPr>
          <w:rFonts w:eastAsia="Aileron"/>
          <w:shd w:val="clear" w:color="auto" w:fill="FFFFFF"/>
        </w:rPr>
        <w:t xml:space="preserve"> qui peuvent être utilisée </w:t>
      </w:r>
      <w:r w:rsidR="006D14F7">
        <w:rPr>
          <w:rFonts w:eastAsia="Aileron"/>
          <w:shd w:val="clear" w:color="auto" w:fill="FFFFFF"/>
        </w:rPr>
        <w:t xml:space="preserve">dans tout </w:t>
      </w:r>
      <w:r w:rsidR="0084510C">
        <w:rPr>
          <w:rFonts w:eastAsia="Aileron"/>
          <w:shd w:val="clear" w:color="auto" w:fill="FFFFFF"/>
        </w:rPr>
        <w:t>les projets</w:t>
      </w:r>
      <w:r w:rsidR="006D14F7">
        <w:rPr>
          <w:rFonts w:eastAsia="Aileron"/>
          <w:shd w:val="clear" w:color="auto" w:fill="FFFFFF"/>
        </w:rPr>
        <w:t xml:space="preserve"> </w:t>
      </w:r>
      <w:r w:rsidR="006B7F36">
        <w:rPr>
          <w:rFonts w:eastAsia="Aileron"/>
          <w:shd w:val="clear" w:color="auto" w:fill="FFFFFF"/>
        </w:rPr>
        <w:t>san</w:t>
      </w:r>
      <w:r>
        <w:rPr>
          <w:rFonts w:eastAsia="Aileron"/>
          <w:shd w:val="clear" w:color="auto" w:fill="FFFFFF"/>
        </w:rPr>
        <w:t>s</w:t>
      </w:r>
      <w:r w:rsidR="006B7F36">
        <w:rPr>
          <w:rFonts w:eastAsia="Aileron"/>
          <w:shd w:val="clear" w:color="auto" w:fill="FFFFFF"/>
        </w:rPr>
        <w:t xml:space="preserve"> aller chercher dans le net, </w:t>
      </w:r>
      <w:r w:rsidR="0084510C" w:rsidRPr="0084510C">
        <w:rPr>
          <w:rFonts w:eastAsia="Aileron"/>
          <w:shd w:val="clear" w:color="auto" w:fill="FFFFFF"/>
        </w:rPr>
        <w:t xml:space="preserve">Au cas où il ne trouverait pas </w:t>
      </w:r>
      <w:r w:rsidR="0084510C">
        <w:rPr>
          <w:rFonts w:eastAsia="Aileron"/>
          <w:shd w:val="clear" w:color="auto" w:fill="FFFFFF"/>
        </w:rPr>
        <w:t xml:space="preserve">la bibliothèque </w:t>
      </w:r>
      <w:r w:rsidR="0084510C" w:rsidRPr="0084510C">
        <w:rPr>
          <w:rFonts w:eastAsia="Aileron"/>
          <w:shd w:val="clear" w:color="auto" w:fill="FFFFFF"/>
        </w:rPr>
        <w:t>en question, il le cherche sur internet</w:t>
      </w:r>
      <w:r w:rsidR="000C43EC">
        <w:rPr>
          <w:rFonts w:eastAsia="Aileron"/>
          <w:shd w:val="clear" w:color="auto" w:fill="FFFFFF"/>
        </w:rPr>
        <w:t xml:space="preserve">, </w:t>
      </w:r>
      <w:r w:rsidR="0084510C">
        <w:rPr>
          <w:rFonts w:eastAsia="Aileron"/>
          <w:shd w:val="clear" w:color="auto" w:fill="FFFFFF"/>
        </w:rPr>
        <w:t>en basent sur le</w:t>
      </w:r>
      <w:r>
        <w:rPr>
          <w:rFonts w:eastAsia="Aileron"/>
          <w:shd w:val="clear" w:color="auto" w:fill="FFFFFF"/>
        </w:rPr>
        <w:t xml:space="preserve"> fichier pom.xml de projet</w:t>
      </w:r>
      <w:r w:rsidR="006B7F36">
        <w:rPr>
          <w:rFonts w:eastAsia="Aileron"/>
          <w:shd w:val="clear" w:color="auto" w:fill="FFFFFF"/>
        </w:rPr>
        <w:t>.</w:t>
      </w:r>
    </w:p>
    <w:p w:rsidR="00B655FE" w:rsidRDefault="007B57E3" w:rsidP="00625D26">
      <w:pPr>
        <w:pStyle w:val="NormalWeb"/>
        <w:shd w:val="clear" w:color="auto" w:fill="FFFFFF"/>
        <w:spacing w:beforeAutospacing="0" w:afterAutospacing="0"/>
        <w:rPr>
          <w:rFonts w:eastAsia="Aileron"/>
          <w:shd w:val="clear" w:color="auto" w:fill="FFFFFF"/>
        </w:rPr>
      </w:pPr>
      <w:r>
        <w:rPr>
          <w:rFonts w:eastAsia="Aileron"/>
          <w:shd w:val="clear" w:color="auto" w:fill="FFFFFF"/>
        </w:rPr>
        <w:t>Cet</w:t>
      </w:r>
      <w:r w:rsidR="00B655FE">
        <w:rPr>
          <w:rFonts w:eastAsia="Aileron"/>
          <w:shd w:val="clear" w:color="auto" w:fill="FFFFFF"/>
        </w:rPr>
        <w:t xml:space="preserve"> outil est </w:t>
      </w:r>
      <w:r w:rsidR="00B93E31">
        <w:rPr>
          <w:rFonts w:eastAsia="Aileron"/>
          <w:shd w:val="clear" w:color="auto" w:fill="FFFFFF"/>
        </w:rPr>
        <w:t>indispensable</w:t>
      </w:r>
      <w:r w:rsidR="00B655FE">
        <w:rPr>
          <w:rFonts w:eastAsia="Aileron"/>
          <w:shd w:val="clear" w:color="auto" w:fill="FFFFFF"/>
        </w:rPr>
        <w:t xml:space="preserve"> dans des </w:t>
      </w:r>
      <w:r w:rsidR="0084510C">
        <w:rPr>
          <w:rFonts w:eastAsia="Aileron"/>
          <w:shd w:val="clear" w:color="auto" w:fill="FFFFFF"/>
        </w:rPr>
        <w:t>projets</w:t>
      </w:r>
      <w:r w:rsidR="00B655FE">
        <w:rPr>
          <w:rFonts w:eastAsia="Aileron"/>
          <w:shd w:val="clear" w:color="auto" w:fill="FFFFFF"/>
        </w:rPr>
        <w:t xml:space="preserve"> </w:t>
      </w:r>
      <w:r w:rsidR="00B93E31">
        <w:rPr>
          <w:rFonts w:eastAsia="Aileron"/>
          <w:shd w:val="clear" w:color="auto" w:fill="FFFFFF"/>
        </w:rPr>
        <w:t>provisionnels</w:t>
      </w:r>
      <w:r w:rsidR="00B655FE">
        <w:rPr>
          <w:rFonts w:eastAsia="Aileron"/>
          <w:shd w:val="clear" w:color="auto" w:fill="FFFFFF"/>
        </w:rPr>
        <w:t>.</w:t>
      </w:r>
    </w:p>
    <w:p w:rsidR="005C7034" w:rsidRPr="00941DCA" w:rsidRDefault="002064E4" w:rsidP="00535836">
      <w:pPr>
        <w:pStyle w:val="Titreniveau1"/>
      </w:pPr>
      <w:bookmarkStart w:id="162" w:name="_Toc517734759"/>
      <w:r>
        <w:t>4.</w:t>
      </w:r>
      <w:r w:rsidR="00535836">
        <w:t>1</w:t>
      </w:r>
      <w:r>
        <w:t xml:space="preserve">.3) </w:t>
      </w:r>
      <w:r w:rsidR="005C7034" w:rsidRPr="00941DCA">
        <w:t>Apache Derby</w:t>
      </w:r>
      <w:r w:rsidR="00123FEB" w:rsidRPr="00941DCA">
        <w:t> :</w:t>
      </w:r>
      <w:bookmarkEnd w:id="162"/>
    </w:p>
    <w:p w:rsidR="00FE174B" w:rsidRPr="00C578D1" w:rsidRDefault="00FE174B" w:rsidP="00AC7091">
      <w:pPr>
        <w:pStyle w:val="NormalWeb"/>
        <w:rPr>
          <w:rFonts w:eastAsia="Aileron"/>
          <w:b/>
          <w:bCs/>
          <w:shd w:val="clear" w:color="auto" w:fill="FFFFFF"/>
        </w:rPr>
      </w:pPr>
      <w:r w:rsidRPr="001D5212">
        <w:rPr>
          <w:rFonts w:eastAsia="Aileron"/>
          <w:shd w:val="clear" w:color="auto" w:fill="FFFFFF"/>
        </w:rPr>
        <w:t xml:space="preserve">Pour les base de données de l’annuaire et de l’application MiniISante, </w:t>
      </w:r>
      <w:r w:rsidR="000C43EC">
        <w:rPr>
          <w:rFonts w:eastAsia="Aileron"/>
          <w:shd w:val="clear" w:color="auto" w:fill="FFFFFF"/>
        </w:rPr>
        <w:t>nous avons</w:t>
      </w:r>
      <w:r w:rsidRPr="001D5212">
        <w:rPr>
          <w:rFonts w:eastAsia="Aileron"/>
          <w:shd w:val="clear" w:color="auto" w:fill="FFFFFF"/>
        </w:rPr>
        <w:t xml:space="preserve"> utilisé une base de données</w:t>
      </w:r>
      <w:r w:rsidR="006D14F7">
        <w:rPr>
          <w:rFonts w:eastAsia="Aileron"/>
          <w:shd w:val="clear" w:color="auto" w:fill="FFFFFF"/>
        </w:rPr>
        <w:t xml:space="preserve"> </w:t>
      </w:r>
      <w:r w:rsidR="00C578D1" w:rsidRPr="00C578D1">
        <w:rPr>
          <w:rFonts w:eastAsia="Aileron"/>
          <w:b/>
          <w:bCs/>
          <w:shd w:val="clear" w:color="auto" w:fill="FFFFFF"/>
        </w:rPr>
        <w:t>Apache Derby</w:t>
      </w:r>
      <w:r w:rsidR="00C578D1">
        <w:rPr>
          <w:rFonts w:eastAsia="Aileron"/>
          <w:b/>
          <w:bCs/>
          <w:shd w:val="clear" w:color="auto" w:fill="FFFFFF"/>
        </w:rPr>
        <w:t xml:space="preserve"> </w:t>
      </w:r>
      <w:r w:rsidR="008B6E02" w:rsidRPr="001D5212">
        <w:rPr>
          <w:rFonts w:eastAsia="Aileron"/>
          <w:shd w:val="clear" w:color="auto" w:fill="FFFFFF"/>
        </w:rPr>
        <w:fldChar w:fldCharType="begin"/>
      </w:r>
      <w:r w:rsidR="00AC7091">
        <w:rPr>
          <w:rFonts w:eastAsia="Aileron"/>
          <w:shd w:val="clear" w:color="auto" w:fill="FFFFFF"/>
        </w:rPr>
        <w:instrText xml:space="preserve"> ADDIN ZOTERO_ITEM CSL_CITATION {"citationID":"OdLbW0We","properties":{"formattedCitation":"[32]","plainCitation":"[32]","noteIndex":0},"citationItems":[{"id":64,"uris":["http://zotero.org/users/4740593/items/YC9GIG8Q"],"uri":["http://zotero.org/users/4740593/items/YC9GIG8Q"],"itemData":{"id":64,"type":"article","title":"Working with the Java DB (Derby) Database - NetBeans IDE Tutorial","URL":"https://netbeans.org/kb/docs/ide/java-db.html","accessed":{"date-parts":[["2018",6,17]]}}}],"schema":"https://github.com/citation-style-language/schema/raw/master/csl-citation.json"} </w:instrText>
      </w:r>
      <w:r w:rsidR="008B6E02" w:rsidRPr="001D5212">
        <w:rPr>
          <w:rFonts w:eastAsia="Aileron"/>
          <w:shd w:val="clear" w:color="auto" w:fill="FFFFFF"/>
        </w:rPr>
        <w:fldChar w:fldCharType="separate"/>
      </w:r>
      <w:r w:rsidR="00AC7091" w:rsidRPr="00AC7091">
        <w:t>[32]</w:t>
      </w:r>
      <w:r w:rsidR="008B6E02" w:rsidRPr="001D5212">
        <w:rPr>
          <w:rFonts w:eastAsia="Aileron"/>
          <w:shd w:val="clear" w:color="auto" w:fill="FFFFFF"/>
        </w:rPr>
        <w:fldChar w:fldCharType="end"/>
      </w:r>
      <w:r w:rsidR="006D14F7">
        <w:rPr>
          <w:rFonts w:eastAsia="Aileron"/>
          <w:shd w:val="clear" w:color="auto" w:fill="FFFFFF"/>
        </w:rPr>
        <w:t xml:space="preserve"> puisque </w:t>
      </w:r>
      <w:r w:rsidR="007B57E3">
        <w:rPr>
          <w:rFonts w:eastAsia="Aileron"/>
          <w:shd w:val="clear" w:color="auto" w:fill="FFFFFF"/>
        </w:rPr>
        <w:t xml:space="preserve">ce SGBD </w:t>
      </w:r>
      <w:r w:rsidR="006D14F7">
        <w:rPr>
          <w:rFonts w:eastAsia="Aileron"/>
          <w:shd w:val="clear" w:color="auto" w:fill="FFFFFF"/>
        </w:rPr>
        <w:t xml:space="preserve">est </w:t>
      </w:r>
      <w:r w:rsidR="007B57E3">
        <w:rPr>
          <w:rFonts w:eastAsia="Aileron"/>
          <w:shd w:val="clear" w:color="auto" w:fill="FFFFFF"/>
        </w:rPr>
        <w:t xml:space="preserve">livrée </w:t>
      </w:r>
      <w:r w:rsidR="006D14F7">
        <w:rPr>
          <w:rFonts w:eastAsia="Aileron"/>
          <w:shd w:val="clear" w:color="auto" w:fill="FFFFFF"/>
        </w:rPr>
        <w:t xml:space="preserve">en standard avec </w:t>
      </w:r>
      <w:r w:rsidR="006D14F7" w:rsidRPr="001D5212">
        <w:rPr>
          <w:rFonts w:eastAsia="Aileron"/>
          <w:shd w:val="clear" w:color="auto" w:fill="FFFFFF"/>
        </w:rPr>
        <w:t>NetBeans</w:t>
      </w:r>
      <w:r w:rsidRPr="001D5212">
        <w:rPr>
          <w:rFonts w:eastAsia="Aileron"/>
          <w:shd w:val="clear" w:color="auto" w:fill="FFFFFF"/>
        </w:rPr>
        <w:t>.</w:t>
      </w:r>
    </w:p>
    <w:p w:rsidR="005C7034" w:rsidRPr="00941DCA" w:rsidRDefault="002064E4" w:rsidP="00535836">
      <w:pPr>
        <w:pStyle w:val="Titreniveau1"/>
      </w:pPr>
      <w:bookmarkStart w:id="163" w:name="_Toc517734760"/>
      <w:r>
        <w:lastRenderedPageBreak/>
        <w:t>4.</w:t>
      </w:r>
      <w:r w:rsidR="00535836">
        <w:t>1</w:t>
      </w:r>
      <w:r>
        <w:t xml:space="preserve">.4) </w:t>
      </w:r>
      <w:r w:rsidR="005C7034" w:rsidRPr="00941DCA">
        <w:t>Hibernate</w:t>
      </w:r>
      <w:r w:rsidR="00123FEB" w:rsidRPr="00941DCA">
        <w:t> :</w:t>
      </w:r>
      <w:bookmarkEnd w:id="163"/>
    </w:p>
    <w:p w:rsidR="007B57E3" w:rsidRDefault="00FE174B" w:rsidP="00AC7091">
      <w:pPr>
        <w:pStyle w:val="NormalWeb"/>
        <w:shd w:val="clear" w:color="auto" w:fill="FFFFFF"/>
        <w:spacing w:beforeAutospacing="0" w:afterAutospacing="0"/>
        <w:rPr>
          <w:rFonts w:eastAsia="Aileron"/>
          <w:shd w:val="clear" w:color="auto" w:fill="FFFFFF"/>
        </w:rPr>
      </w:pPr>
      <w:r w:rsidRPr="001D5212">
        <w:rPr>
          <w:rFonts w:eastAsia="Aileron"/>
          <w:shd w:val="clear" w:color="auto" w:fill="FFFFFF"/>
        </w:rPr>
        <w:t>Pour la couche métier, on a utiliser Hibernate</w:t>
      </w:r>
      <w:r w:rsidR="008B6E02">
        <w:rPr>
          <w:rFonts w:eastAsia="Aileron"/>
          <w:shd w:val="clear" w:color="auto" w:fill="FFFFFF"/>
        </w:rPr>
        <w:fldChar w:fldCharType="begin"/>
      </w:r>
      <w:r w:rsidR="00AC7091">
        <w:rPr>
          <w:rFonts w:eastAsia="Aileron"/>
          <w:shd w:val="clear" w:color="auto" w:fill="FFFFFF"/>
        </w:rPr>
        <w:instrText xml:space="preserve"> ADDIN ZOTERO_ITEM CSL_CITATION {"citationID":"r9H2Gta5","properties":{"formattedCitation":"[33]","plainCitation":"[33]","noteIndex":0},"citationItems":[{"id":67,"uris":["http://zotero.org/users/4740593/items/587LBJJJ"],"uri":["http://zotero.org/users/4740593/items/587LBJJJ"],"itemData":{"id":67,"type":"webpage","title":"Hibernate. Everything data. - Hibernate","URL":"http://hibernate.org/","accessed":{"date-parts":[["2018",6,17]]}}}],"schema":"https://github.com/citation-style-language/schema/raw/master/csl-citation.json"} </w:instrText>
      </w:r>
      <w:r w:rsidR="008B6E02">
        <w:rPr>
          <w:rFonts w:eastAsia="Aileron"/>
          <w:shd w:val="clear" w:color="auto" w:fill="FFFFFF"/>
        </w:rPr>
        <w:fldChar w:fldCharType="separate"/>
      </w:r>
      <w:r w:rsidR="00AC7091" w:rsidRPr="00AC7091">
        <w:rPr>
          <w:rFonts w:eastAsia="Aileron"/>
        </w:rPr>
        <w:t>[33]</w:t>
      </w:r>
      <w:r w:rsidR="008B6E02">
        <w:rPr>
          <w:rFonts w:eastAsia="Aileron"/>
          <w:shd w:val="clear" w:color="auto" w:fill="FFFFFF"/>
        </w:rPr>
        <w:fldChar w:fldCharType="end"/>
      </w:r>
      <w:r w:rsidRPr="001D5212">
        <w:rPr>
          <w:rFonts w:eastAsia="Aileron"/>
          <w:shd w:val="clear" w:color="auto" w:fill="FFFFFF"/>
        </w:rPr>
        <w:t xml:space="preserve"> </w:t>
      </w:r>
      <w:r w:rsidR="007B57E3">
        <w:rPr>
          <w:rFonts w:eastAsia="Aileron"/>
          <w:shd w:val="clear" w:color="auto" w:fill="FFFFFF"/>
        </w:rPr>
        <w:t>pour faciliter la migration vers un autre Type d base de donnée dans le future.</w:t>
      </w:r>
      <w:r w:rsidR="006D14F7">
        <w:rPr>
          <w:rFonts w:eastAsia="Aileron"/>
          <w:shd w:val="clear" w:color="auto" w:fill="FFFFFF"/>
        </w:rPr>
        <w:t xml:space="preserve"> </w:t>
      </w:r>
    </w:p>
    <w:p w:rsidR="00FE174B" w:rsidRPr="001D5212" w:rsidRDefault="007B57E3" w:rsidP="000C43EC">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Cette migration ce fait </w:t>
      </w:r>
      <w:r w:rsidR="006D14F7">
        <w:rPr>
          <w:rFonts w:eastAsia="Aileron"/>
          <w:shd w:val="clear" w:color="auto" w:fill="FFFFFF"/>
        </w:rPr>
        <w:t xml:space="preserve">par un simple </w:t>
      </w:r>
      <w:r>
        <w:rPr>
          <w:rFonts w:eastAsia="Aileron"/>
          <w:shd w:val="clear" w:color="auto" w:fill="FFFFFF"/>
        </w:rPr>
        <w:t>changement</w:t>
      </w:r>
      <w:r w:rsidR="006D14F7">
        <w:rPr>
          <w:rFonts w:eastAsia="Aileron"/>
          <w:shd w:val="clear" w:color="auto" w:fill="FFFFFF"/>
        </w:rPr>
        <w:t xml:space="preserve"> dans le fichier de configuration </w:t>
      </w:r>
      <w:r w:rsidR="006D14F7" w:rsidRPr="006D14F7">
        <w:rPr>
          <w:rFonts w:eastAsia="Aileron"/>
          <w:shd w:val="clear" w:color="auto" w:fill="FFFFFF"/>
        </w:rPr>
        <w:t>hibernate.cfg</w:t>
      </w:r>
      <w:r>
        <w:rPr>
          <w:rFonts w:eastAsia="Aileron"/>
          <w:shd w:val="clear" w:color="auto" w:fill="FFFFFF"/>
        </w:rPr>
        <w:t>,</w:t>
      </w:r>
      <w:r w:rsidR="006D14F7">
        <w:rPr>
          <w:rFonts w:eastAsia="Aileron"/>
          <w:shd w:val="clear" w:color="auto" w:fill="FFFFFF"/>
        </w:rPr>
        <w:t xml:space="preserve"> sans changer le code de l’application</w:t>
      </w:r>
      <w:r w:rsidR="00C578D1">
        <w:rPr>
          <w:rFonts w:eastAsia="Aileron"/>
          <w:shd w:val="clear" w:color="auto" w:fill="FFFFFF"/>
        </w:rPr>
        <w:t>,</w:t>
      </w:r>
      <w:r w:rsidR="006D14F7">
        <w:rPr>
          <w:rFonts w:eastAsia="Aileron"/>
          <w:shd w:val="clear" w:color="auto" w:fill="FFFFFF"/>
        </w:rPr>
        <w:t xml:space="preserve"> puisque </w:t>
      </w:r>
      <w:r w:rsidR="00C578D1" w:rsidRPr="001D5212">
        <w:rPr>
          <w:rFonts w:eastAsia="Aileron"/>
          <w:shd w:val="clear" w:color="auto" w:fill="FFFFFF"/>
        </w:rPr>
        <w:t>Hibernate</w:t>
      </w:r>
      <w:r w:rsidR="00C578D1">
        <w:rPr>
          <w:rFonts w:eastAsia="Aileron"/>
          <w:shd w:val="clear" w:color="auto" w:fill="FFFFFF"/>
        </w:rPr>
        <w:t xml:space="preserve"> </w:t>
      </w:r>
      <w:r w:rsidR="006D14F7">
        <w:rPr>
          <w:rFonts w:eastAsia="Aileron"/>
          <w:shd w:val="clear" w:color="auto" w:fill="FFFFFF"/>
        </w:rPr>
        <w:t xml:space="preserve">comporte un system </w:t>
      </w:r>
      <w:r w:rsidR="00C578D1" w:rsidRPr="00C578D1">
        <w:rPr>
          <w:rFonts w:eastAsia="Aileron"/>
          <w:shd w:val="clear" w:color="auto" w:fill="FFFFFF"/>
        </w:rPr>
        <w:t>dialecte </w:t>
      </w:r>
      <w:r w:rsidR="00C578D1">
        <w:rPr>
          <w:rFonts w:eastAsia="Aileron"/>
          <w:shd w:val="clear" w:color="auto" w:fill="FFFFFF"/>
        </w:rPr>
        <w:t>,</w:t>
      </w:r>
      <w:r w:rsidR="00C578D1" w:rsidRPr="00C578D1">
        <w:rPr>
          <w:rFonts w:eastAsia="Aileron"/>
          <w:shd w:val="clear" w:color="auto" w:fill="FFFFFF"/>
        </w:rPr>
        <w:t xml:space="preserve"> </w:t>
      </w:r>
      <w:r w:rsidR="006D14F7">
        <w:rPr>
          <w:rFonts w:eastAsia="Aileron"/>
          <w:shd w:val="clear" w:color="auto" w:fill="FFFFFF"/>
        </w:rPr>
        <w:t xml:space="preserve">qui change les </w:t>
      </w:r>
      <w:r>
        <w:rPr>
          <w:rFonts w:eastAsia="Aileron"/>
          <w:shd w:val="clear" w:color="auto" w:fill="FFFFFF"/>
        </w:rPr>
        <w:t>requêtes</w:t>
      </w:r>
      <w:r w:rsidR="006D14F7">
        <w:rPr>
          <w:rFonts w:eastAsia="Aileron"/>
          <w:shd w:val="clear" w:color="auto" w:fill="FFFFFF"/>
        </w:rPr>
        <w:t xml:space="preserve"> S</w:t>
      </w:r>
      <w:r>
        <w:rPr>
          <w:rFonts w:eastAsia="Aileron"/>
          <w:shd w:val="clear" w:color="auto" w:fill="FFFFFF"/>
        </w:rPr>
        <w:t>Q</w:t>
      </w:r>
      <w:r w:rsidR="006D14F7">
        <w:rPr>
          <w:rFonts w:eastAsia="Aileron"/>
          <w:shd w:val="clear" w:color="auto" w:fill="FFFFFF"/>
        </w:rPr>
        <w:t>L en fonction de la base de donnée</w:t>
      </w:r>
      <w:r w:rsidR="000C43EC">
        <w:rPr>
          <w:rFonts w:eastAsia="Aileron"/>
          <w:shd w:val="clear" w:color="auto" w:fill="FFFFFF"/>
        </w:rPr>
        <w:t xml:space="preserve"> pour avoir les meilleur performances</w:t>
      </w:r>
      <w:r w:rsidR="006D14F7">
        <w:rPr>
          <w:rFonts w:eastAsia="Aileron"/>
          <w:shd w:val="clear" w:color="auto" w:fill="FFFFFF"/>
        </w:rPr>
        <w:t xml:space="preserve">, en plus </w:t>
      </w:r>
      <w:r w:rsidR="000C43EC" w:rsidRPr="001D5212">
        <w:rPr>
          <w:rFonts w:eastAsia="Aileron"/>
          <w:shd w:val="clear" w:color="auto" w:fill="FFFFFF"/>
        </w:rPr>
        <w:t>Hibernate</w:t>
      </w:r>
      <w:r w:rsidR="000C43EC">
        <w:rPr>
          <w:rFonts w:eastAsia="Aileron"/>
          <w:shd w:val="clear" w:color="auto" w:fill="FFFFFF"/>
        </w:rPr>
        <w:t xml:space="preserve"> </w:t>
      </w:r>
      <w:r w:rsidR="006D14F7">
        <w:rPr>
          <w:rFonts w:eastAsia="Aileron"/>
          <w:shd w:val="clear" w:color="auto" w:fill="FFFFFF"/>
        </w:rPr>
        <w:t>permis</w:t>
      </w:r>
      <w:r w:rsidR="00FE174B" w:rsidRPr="001D5212">
        <w:rPr>
          <w:rFonts w:eastAsia="Aileron"/>
          <w:shd w:val="clear" w:color="auto" w:fill="FFFFFF"/>
        </w:rPr>
        <w:t> l’extension</w:t>
      </w:r>
      <w:r w:rsidR="00C578D1">
        <w:rPr>
          <w:rFonts w:eastAsia="Aileron"/>
          <w:shd w:val="clear" w:color="auto" w:fill="FFFFFF"/>
        </w:rPr>
        <w:t xml:space="preserve"> ou la modification</w:t>
      </w:r>
      <w:r w:rsidR="00FE174B" w:rsidRPr="001D5212">
        <w:rPr>
          <w:rFonts w:eastAsia="Aileron"/>
          <w:shd w:val="clear" w:color="auto" w:fill="FFFFFF"/>
        </w:rPr>
        <w:t xml:space="preserve"> de </w:t>
      </w:r>
      <w:r w:rsidR="006D14F7">
        <w:rPr>
          <w:rFonts w:eastAsia="Aileron"/>
          <w:shd w:val="clear" w:color="auto" w:fill="FFFFFF"/>
        </w:rPr>
        <w:t xml:space="preserve">la couche </w:t>
      </w:r>
      <w:r>
        <w:rPr>
          <w:rFonts w:eastAsia="Aileron"/>
          <w:shd w:val="clear" w:color="auto" w:fill="FFFFFF"/>
        </w:rPr>
        <w:t>métier</w:t>
      </w:r>
      <w:r w:rsidR="006D14F7">
        <w:rPr>
          <w:rFonts w:eastAsia="Aileron"/>
          <w:shd w:val="clear" w:color="auto" w:fill="FFFFFF"/>
        </w:rPr>
        <w:t xml:space="preserve"> </w:t>
      </w:r>
      <w:r>
        <w:rPr>
          <w:rFonts w:eastAsia="Aileron"/>
          <w:shd w:val="clear" w:color="auto" w:fill="FFFFFF"/>
        </w:rPr>
        <w:t>facilement</w:t>
      </w:r>
      <w:r w:rsidR="00C578D1">
        <w:rPr>
          <w:rFonts w:eastAsia="Aileron"/>
          <w:shd w:val="clear" w:color="auto" w:fill="FFFFFF"/>
        </w:rPr>
        <w:t>,</w:t>
      </w:r>
      <w:r>
        <w:rPr>
          <w:rFonts w:eastAsia="Aileron"/>
          <w:shd w:val="clear" w:color="auto" w:fill="FFFFFF"/>
        </w:rPr>
        <w:t xml:space="preserve"> puisque il </w:t>
      </w:r>
      <w:r w:rsidR="000C43EC">
        <w:rPr>
          <w:rFonts w:eastAsia="Aileron"/>
          <w:shd w:val="clear" w:color="auto" w:fill="FFFFFF"/>
        </w:rPr>
        <w:t>est une plateforme</w:t>
      </w:r>
      <w:r w:rsidR="004C494D">
        <w:rPr>
          <w:rFonts w:eastAsia="Aileron"/>
          <w:shd w:val="clear" w:color="auto" w:fill="FFFFFF"/>
        </w:rPr>
        <w:t xml:space="preserve"> de M</w:t>
      </w:r>
      <w:r w:rsidR="000C43EC">
        <w:rPr>
          <w:rFonts w:eastAsia="Aileron"/>
          <w:shd w:val="clear" w:color="auto" w:fill="FFFFFF"/>
        </w:rPr>
        <w:t xml:space="preserve">apping </w:t>
      </w:r>
      <w:r>
        <w:rPr>
          <w:rFonts w:eastAsia="Aileron"/>
          <w:shd w:val="clear" w:color="auto" w:fill="FFFFFF"/>
        </w:rPr>
        <w:t xml:space="preserve">objet </w:t>
      </w:r>
      <w:r w:rsidR="000C43EC">
        <w:rPr>
          <w:rFonts w:eastAsia="Aileron"/>
          <w:shd w:val="clear" w:color="auto" w:fill="FFFFFF"/>
        </w:rPr>
        <w:t>relationnelle</w:t>
      </w:r>
      <w:r w:rsidR="00FE174B" w:rsidRPr="001D5212">
        <w:rPr>
          <w:rFonts w:eastAsia="Aileron"/>
          <w:shd w:val="clear" w:color="auto" w:fill="FFFFFF"/>
        </w:rPr>
        <w:t>,</w:t>
      </w:r>
      <w:r w:rsidR="006D14F7">
        <w:rPr>
          <w:rFonts w:eastAsia="Aileron"/>
          <w:shd w:val="clear" w:color="auto" w:fill="FFFFFF"/>
        </w:rPr>
        <w:t xml:space="preserve"> alors le choix de </w:t>
      </w:r>
      <w:r w:rsidR="000C43EC" w:rsidRPr="001D5212">
        <w:rPr>
          <w:rFonts w:eastAsia="Aileron"/>
          <w:shd w:val="clear" w:color="auto" w:fill="FFFFFF"/>
        </w:rPr>
        <w:t>Hibernate</w:t>
      </w:r>
      <w:r w:rsidR="000C43EC">
        <w:rPr>
          <w:rFonts w:eastAsia="Aileron"/>
          <w:shd w:val="clear" w:color="auto" w:fill="FFFFFF"/>
        </w:rPr>
        <w:t xml:space="preserve"> </w:t>
      </w:r>
      <w:r w:rsidR="000C43EC" w:rsidRPr="000C43EC">
        <w:rPr>
          <w:rFonts w:eastAsia="Aileron"/>
          <w:shd w:val="clear" w:color="auto" w:fill="FFFFFF"/>
        </w:rPr>
        <w:t xml:space="preserve">vient du fait </w:t>
      </w:r>
      <w:r w:rsidR="006D14F7">
        <w:rPr>
          <w:rFonts w:eastAsia="Aileron"/>
          <w:shd w:val="clear" w:color="auto" w:fill="FFFFFF"/>
        </w:rPr>
        <w:t>que</w:t>
      </w:r>
      <w:r w:rsidR="00FE174B" w:rsidRPr="001D5212">
        <w:rPr>
          <w:rFonts w:eastAsia="Aileron"/>
          <w:shd w:val="clear" w:color="auto" w:fill="FFFFFF"/>
        </w:rPr>
        <w:t xml:space="preserve"> cette application est un noyau d’une application qui est appelé à évolu</w:t>
      </w:r>
      <w:r w:rsidR="000C43EC">
        <w:rPr>
          <w:rFonts w:eastAsia="Aileron"/>
          <w:shd w:val="clear" w:color="auto" w:fill="FFFFFF"/>
        </w:rPr>
        <w:t>é</w:t>
      </w:r>
      <w:r w:rsidR="006D14F7">
        <w:rPr>
          <w:rFonts w:eastAsia="Aileron"/>
          <w:shd w:val="clear" w:color="auto" w:fill="FFFFFF"/>
        </w:rPr>
        <w:t xml:space="preserve"> </w:t>
      </w:r>
      <w:r w:rsidR="00974B8A">
        <w:rPr>
          <w:rFonts w:eastAsia="Aileron"/>
          <w:shd w:val="clear" w:color="auto" w:fill="FFFFFF"/>
        </w:rPr>
        <w:t xml:space="preserve">dans la couche métier </w:t>
      </w:r>
      <w:r w:rsidR="009229A5">
        <w:rPr>
          <w:rFonts w:eastAsia="Aileron"/>
          <w:shd w:val="clear" w:color="auto" w:fill="FFFFFF"/>
        </w:rPr>
        <w:t xml:space="preserve">en ajouton des </w:t>
      </w:r>
      <w:r w:rsidR="00974B8A">
        <w:rPr>
          <w:rFonts w:eastAsia="Aileron"/>
          <w:shd w:val="clear" w:color="auto" w:fill="FFFFFF"/>
        </w:rPr>
        <w:t>rubriques</w:t>
      </w:r>
      <w:r w:rsidR="009229A5">
        <w:rPr>
          <w:rFonts w:eastAsia="Aileron"/>
          <w:shd w:val="clear" w:color="auto" w:fill="FFFFFF"/>
        </w:rPr>
        <w:t xml:space="preserve"> ou des tables</w:t>
      </w:r>
      <w:r w:rsidR="00974B8A">
        <w:rPr>
          <w:rStyle w:val="Marquedecommentaire"/>
          <w:rFonts w:asciiTheme="minorHAnsi" w:eastAsiaTheme="minorEastAsia" w:hAnsiTheme="minorHAnsi" w:cstheme="minorBidi"/>
        </w:rPr>
        <w:t>.</w:t>
      </w:r>
    </w:p>
    <w:p w:rsidR="00FE174B" w:rsidRPr="001D5212" w:rsidRDefault="00FE174B" w:rsidP="00625D26">
      <w:pPr>
        <w:pStyle w:val="NormalWeb"/>
        <w:shd w:val="clear" w:color="auto" w:fill="FFFFFF"/>
        <w:spacing w:beforeAutospacing="0" w:afterAutospacing="0"/>
        <w:rPr>
          <w:rFonts w:eastAsia="Aileron"/>
          <w:shd w:val="clear" w:color="auto" w:fill="FFFFFF"/>
        </w:rPr>
      </w:pPr>
    </w:p>
    <w:p w:rsidR="005C7034" w:rsidRPr="00941DCA" w:rsidRDefault="002064E4" w:rsidP="00535836">
      <w:pPr>
        <w:pStyle w:val="Titreniveau1"/>
      </w:pPr>
      <w:bookmarkStart w:id="164" w:name="_Toc517734761"/>
      <w:r>
        <w:t>4.</w:t>
      </w:r>
      <w:r w:rsidR="00535836">
        <w:t>1</w:t>
      </w:r>
      <w:r>
        <w:t xml:space="preserve">.5) </w:t>
      </w:r>
      <w:r w:rsidR="005C7034" w:rsidRPr="00941DCA">
        <w:t>Git et GitHub :</w:t>
      </w:r>
      <w:bookmarkEnd w:id="164"/>
    </w:p>
    <w:p w:rsidR="005C7034" w:rsidRDefault="006D14F7" w:rsidP="00CC383C">
      <w:pPr>
        <w:pStyle w:val="NormalWeb"/>
        <w:shd w:val="clear" w:color="auto" w:fill="FFFFFF"/>
        <w:spacing w:beforeAutospacing="0" w:afterAutospacing="0"/>
        <w:rPr>
          <w:rFonts w:eastAsia="Aileron"/>
          <w:shd w:val="clear" w:color="auto" w:fill="FFFFFF"/>
        </w:rPr>
      </w:pPr>
      <w:r>
        <w:rPr>
          <w:rFonts w:eastAsia="Aileron"/>
          <w:shd w:val="clear" w:color="auto" w:fill="FFFFFF"/>
        </w:rPr>
        <w:t>En a utiliser aussi Gi</w:t>
      </w:r>
      <w:r w:rsidR="006B7F36">
        <w:rPr>
          <w:rFonts w:eastAsia="Aileron"/>
          <w:shd w:val="clear" w:color="auto" w:fill="FFFFFF"/>
        </w:rPr>
        <w:t xml:space="preserve">t comme logiciel de </w:t>
      </w:r>
      <w:r w:rsidR="005C7034">
        <w:rPr>
          <w:rFonts w:eastAsia="Aileron"/>
          <w:shd w:val="clear" w:color="auto" w:fill="FFFFFF"/>
        </w:rPr>
        <w:t>control de version</w:t>
      </w:r>
      <w:r w:rsidR="006B7F36">
        <w:rPr>
          <w:rFonts w:eastAsia="Aileron"/>
          <w:shd w:val="clear" w:color="auto" w:fill="FFFFFF"/>
        </w:rPr>
        <w:t xml:space="preserve">,  cette </w:t>
      </w:r>
      <w:r w:rsidR="005C7034">
        <w:rPr>
          <w:rFonts w:eastAsia="Aileron"/>
          <w:shd w:val="clear" w:color="auto" w:fill="FFFFFF"/>
        </w:rPr>
        <w:t>outil</w:t>
      </w:r>
      <w:r w:rsidR="006B7F36">
        <w:rPr>
          <w:rFonts w:eastAsia="Aileron"/>
          <w:shd w:val="clear" w:color="auto" w:fill="FFFFFF"/>
        </w:rPr>
        <w:t xml:space="preserve"> est </w:t>
      </w:r>
      <w:r w:rsidR="004C494D">
        <w:rPr>
          <w:rFonts w:eastAsia="Aileron"/>
          <w:shd w:val="clear" w:color="auto" w:fill="FFFFFF"/>
        </w:rPr>
        <w:t xml:space="preserve">indispensable </w:t>
      </w:r>
      <w:r w:rsidR="006B7F36">
        <w:rPr>
          <w:rFonts w:eastAsia="Aileron"/>
          <w:shd w:val="clear" w:color="auto" w:fill="FFFFFF"/>
        </w:rPr>
        <w:t>da</w:t>
      </w:r>
      <w:r w:rsidR="004C494D">
        <w:rPr>
          <w:rFonts w:eastAsia="Aileron"/>
          <w:shd w:val="clear" w:color="auto" w:fill="FFFFFF"/>
        </w:rPr>
        <w:t>n</w:t>
      </w:r>
      <w:r w:rsidR="006B7F36">
        <w:rPr>
          <w:rFonts w:eastAsia="Aileron"/>
          <w:shd w:val="clear" w:color="auto" w:fill="FFFFFF"/>
        </w:rPr>
        <w:t>s</w:t>
      </w:r>
      <w:r w:rsidR="005C7034">
        <w:rPr>
          <w:rFonts w:eastAsia="Aileron"/>
          <w:shd w:val="clear" w:color="auto" w:fill="FFFFFF"/>
        </w:rPr>
        <w:t xml:space="preserve"> </w:t>
      </w:r>
      <w:r w:rsidR="006B7F36">
        <w:rPr>
          <w:rFonts w:eastAsia="Aileron"/>
          <w:shd w:val="clear" w:color="auto" w:fill="FFFFFF"/>
        </w:rPr>
        <w:t xml:space="preserve"> le </w:t>
      </w:r>
      <w:r w:rsidR="005C7034">
        <w:rPr>
          <w:rFonts w:eastAsia="Aileron"/>
          <w:shd w:val="clear" w:color="auto" w:fill="FFFFFF"/>
        </w:rPr>
        <w:t>développement</w:t>
      </w:r>
      <w:r w:rsidR="006B7F36">
        <w:rPr>
          <w:rFonts w:eastAsia="Aileron"/>
          <w:shd w:val="clear" w:color="auto" w:fill="FFFFFF"/>
        </w:rPr>
        <w:t xml:space="preserve"> des </w:t>
      </w:r>
      <w:r w:rsidR="005C7034">
        <w:rPr>
          <w:rFonts w:eastAsia="Aileron"/>
          <w:shd w:val="clear" w:color="auto" w:fill="FFFFFF"/>
        </w:rPr>
        <w:t>logicielles</w:t>
      </w:r>
      <w:r w:rsidR="006B7F36">
        <w:rPr>
          <w:rFonts w:eastAsia="Aileron"/>
          <w:shd w:val="clear" w:color="auto" w:fill="FFFFFF"/>
        </w:rPr>
        <w:t xml:space="preserve">, puisque elle permet d’avoir un historique des </w:t>
      </w:r>
      <w:r w:rsidR="005C7034">
        <w:rPr>
          <w:rFonts w:eastAsia="Aileron"/>
          <w:shd w:val="clear" w:color="auto" w:fill="FFFFFF"/>
        </w:rPr>
        <w:t>changements</w:t>
      </w:r>
      <w:r w:rsidR="006B7F36">
        <w:rPr>
          <w:rFonts w:eastAsia="Aileron"/>
          <w:shd w:val="clear" w:color="auto" w:fill="FFFFFF"/>
        </w:rPr>
        <w:t xml:space="preserve"> sur le code si en veut revenir en arrière ou si </w:t>
      </w:r>
      <w:r w:rsidR="00CC383C" w:rsidRPr="00CC383C">
        <w:rPr>
          <w:rFonts w:eastAsia="Aileron"/>
          <w:shd w:val="clear" w:color="auto" w:fill="FFFFFF"/>
        </w:rPr>
        <w:t xml:space="preserve">nous voulons </w:t>
      </w:r>
      <w:r w:rsidR="006B7F36">
        <w:rPr>
          <w:rFonts w:eastAsia="Aileron"/>
          <w:shd w:val="clear" w:color="auto" w:fill="FFFFFF"/>
        </w:rPr>
        <w:t xml:space="preserve">collaborer avec </w:t>
      </w:r>
      <w:r w:rsidR="005C7034">
        <w:rPr>
          <w:rFonts w:eastAsia="Aileron"/>
          <w:shd w:val="clear" w:color="auto" w:fill="FFFFFF"/>
        </w:rPr>
        <w:t>une équipe de développement</w:t>
      </w:r>
      <w:r w:rsidR="006B7F36">
        <w:rPr>
          <w:rFonts w:eastAsia="Aileron"/>
          <w:shd w:val="clear" w:color="auto" w:fill="FFFFFF"/>
        </w:rPr>
        <w:t>,</w:t>
      </w:r>
    </w:p>
    <w:p w:rsidR="00CC383C" w:rsidRDefault="00CC383C" w:rsidP="00CC383C">
      <w:pPr>
        <w:pStyle w:val="NormalWeb"/>
        <w:shd w:val="clear" w:color="auto" w:fill="FFFFFF"/>
        <w:spacing w:beforeAutospacing="0" w:afterAutospacing="0"/>
        <w:rPr>
          <w:rFonts w:eastAsia="Aileron"/>
          <w:shd w:val="clear" w:color="auto" w:fill="FFFFFF"/>
        </w:rPr>
      </w:pPr>
      <w:r>
        <w:rPr>
          <w:rFonts w:eastAsia="Aileron"/>
          <w:shd w:val="clear" w:color="auto" w:fill="FFFFFF"/>
        </w:rPr>
        <w:t>L’outil Git peut travailler en locale et avoir un historique des versions de logiciel, mais elle est préférable d’utiliser une plateforme comme GitHub ou GitLab, pour héberger le projet dans un serveur sur internet.</w:t>
      </w:r>
    </w:p>
    <w:p w:rsidR="00CC383C" w:rsidRDefault="00CC383C" w:rsidP="00CC383C">
      <w:pPr>
        <w:pStyle w:val="NormalWeb"/>
        <w:shd w:val="clear" w:color="auto" w:fill="FFFFFF"/>
        <w:spacing w:beforeAutospacing="0" w:afterAutospacing="0"/>
        <w:rPr>
          <w:rFonts w:eastAsia="Aileron"/>
          <w:shd w:val="clear" w:color="auto" w:fill="FFFFFF"/>
        </w:rPr>
      </w:pPr>
      <w:r>
        <w:rPr>
          <w:rFonts w:eastAsia="Aileron"/>
          <w:shd w:val="clear" w:color="auto" w:fill="FFFFFF"/>
        </w:rPr>
        <w:t>Dans ce cas  si l’ordinateur de développeur tombe en pane, en put restaurer le projet dans un autre ordinateur.</w:t>
      </w:r>
    </w:p>
    <w:p w:rsidR="005C7034" w:rsidRDefault="005C7034" w:rsidP="00CC383C">
      <w:pPr>
        <w:pStyle w:val="NormalWeb"/>
        <w:shd w:val="clear" w:color="auto" w:fill="FFFFFF"/>
        <w:spacing w:beforeAutospacing="0" w:afterAutospacing="0"/>
        <w:rPr>
          <w:rFonts w:eastAsia="Aileron"/>
          <w:shd w:val="clear" w:color="auto" w:fill="FFFFFF"/>
        </w:rPr>
      </w:pPr>
      <w:r>
        <w:rPr>
          <w:rFonts w:eastAsia="Aileron"/>
          <w:shd w:val="clear" w:color="auto" w:fill="FFFFFF"/>
        </w:rPr>
        <w:t>En peut aussi développer plusieurs branche de logiciel en parallèle, si en veut travailler sur quelque point de logiciel, et que en veut pas affecter la version actuel, un</w:t>
      </w:r>
      <w:r w:rsidR="00CC383C">
        <w:rPr>
          <w:rFonts w:eastAsia="Aileron"/>
          <w:shd w:val="clear" w:color="auto" w:fill="FFFFFF"/>
        </w:rPr>
        <w:t>e</w:t>
      </w:r>
      <w:r>
        <w:rPr>
          <w:rFonts w:eastAsia="Aileron"/>
          <w:shd w:val="clear" w:color="auto" w:fill="FFFFFF"/>
        </w:rPr>
        <w:t xml:space="preserve"> fois que en a terminer de développer la branche de logiciel, Git peut faire une version unifier des deux branche</w:t>
      </w:r>
      <w:r w:rsidR="00CC383C">
        <w:rPr>
          <w:rFonts w:eastAsia="Aileron"/>
          <w:shd w:val="clear" w:color="auto" w:fill="FFFFFF"/>
        </w:rPr>
        <w:t xml:space="preserve"> par la fonctionnalité « Merge »</w:t>
      </w:r>
      <w:r>
        <w:rPr>
          <w:rFonts w:eastAsia="Aileron"/>
          <w:shd w:val="clear" w:color="auto" w:fill="FFFFFF"/>
        </w:rPr>
        <w:t>.</w:t>
      </w:r>
    </w:p>
    <w:p w:rsidR="00CC383C" w:rsidRDefault="00CC383C" w:rsidP="00DD0A5E">
      <w:pPr>
        <w:pStyle w:val="Titreniveau1"/>
      </w:pPr>
    </w:p>
    <w:p w:rsidR="00FE174B" w:rsidRPr="00DD0A5E" w:rsidRDefault="002064E4" w:rsidP="00ED356B">
      <w:pPr>
        <w:pStyle w:val="Titreniveau1"/>
      </w:pPr>
      <w:bookmarkStart w:id="165" w:name="_Toc517734762"/>
      <w:r>
        <w:t>4.</w:t>
      </w:r>
      <w:r w:rsidR="00ED356B">
        <w:t>2</w:t>
      </w:r>
      <w:r w:rsidR="00FE174B" w:rsidRPr="00DD0A5E">
        <w:t xml:space="preserve">) </w:t>
      </w:r>
      <w:r w:rsidR="004341C4" w:rsidRPr="00DD0A5E">
        <w:t xml:space="preserve">Présentation de l’application </w:t>
      </w:r>
      <w:r w:rsidR="00FE174B" w:rsidRPr="00DD0A5E">
        <w:t>:</w:t>
      </w:r>
      <w:bookmarkEnd w:id="165"/>
    </w:p>
    <w:p w:rsidR="00FE174B" w:rsidRPr="001D5212" w:rsidRDefault="00AF4AE4" w:rsidP="000B38BD">
      <w:pPr>
        <w:pStyle w:val="NormalWeb"/>
        <w:shd w:val="clear" w:color="auto" w:fill="FFFFFF"/>
        <w:spacing w:beforeAutospacing="0" w:afterAutospacing="0"/>
        <w:rPr>
          <w:rFonts w:eastAsia="Aileron"/>
          <w:shd w:val="clear" w:color="auto" w:fill="FFFFFF"/>
        </w:rPr>
      </w:pPr>
      <w:r>
        <w:rPr>
          <w:rFonts w:eastAsia="Aileron"/>
          <w:shd w:val="clear" w:color="auto" w:fill="FFFFFF"/>
        </w:rPr>
        <w:t xml:space="preserve">Nous </w:t>
      </w:r>
      <w:r w:rsidR="000B38BD">
        <w:rPr>
          <w:rFonts w:eastAsia="Aileron"/>
          <w:shd w:val="clear" w:color="auto" w:fill="FFFFFF"/>
        </w:rPr>
        <w:t>présentent</w:t>
      </w:r>
      <w:r>
        <w:rPr>
          <w:rFonts w:eastAsia="Aileron"/>
          <w:shd w:val="clear" w:color="auto" w:fill="FFFFFF"/>
        </w:rPr>
        <w:t xml:space="preserve"> dans cette </w:t>
      </w:r>
      <w:r w:rsidR="000B38BD">
        <w:rPr>
          <w:rFonts w:eastAsia="Aileron"/>
          <w:shd w:val="clear" w:color="auto" w:fill="FFFFFF"/>
        </w:rPr>
        <w:t>partie</w:t>
      </w:r>
      <w:r>
        <w:rPr>
          <w:rFonts w:eastAsia="Aileron"/>
          <w:shd w:val="clear" w:color="auto" w:fill="FFFFFF"/>
        </w:rPr>
        <w:t xml:space="preserve"> des capture</w:t>
      </w:r>
      <w:r w:rsidR="000B38BD">
        <w:rPr>
          <w:rFonts w:eastAsia="Aileron"/>
          <w:shd w:val="clear" w:color="auto" w:fill="FFFFFF"/>
        </w:rPr>
        <w:t>s</w:t>
      </w:r>
      <w:r>
        <w:rPr>
          <w:rFonts w:eastAsia="Aileron"/>
          <w:shd w:val="clear" w:color="auto" w:fill="FFFFFF"/>
        </w:rPr>
        <w:t xml:space="preserve"> de l’application </w:t>
      </w:r>
      <w:r w:rsidR="000B38BD">
        <w:rPr>
          <w:rFonts w:eastAsia="Aileron"/>
          <w:shd w:val="clear" w:color="auto" w:fill="FFFFFF"/>
        </w:rPr>
        <w:t>« </w:t>
      </w:r>
      <w:r>
        <w:rPr>
          <w:rFonts w:eastAsia="Aileron"/>
          <w:shd w:val="clear" w:color="auto" w:fill="FFFFFF"/>
        </w:rPr>
        <w:t>MiniISante</w:t>
      </w:r>
      <w:r w:rsidR="000B38BD">
        <w:rPr>
          <w:rFonts w:eastAsia="Aileron"/>
          <w:shd w:val="clear" w:color="auto" w:fill="FFFFFF"/>
        </w:rPr>
        <w:t> »</w:t>
      </w:r>
      <w:r>
        <w:rPr>
          <w:rFonts w:eastAsia="Aileron"/>
          <w:shd w:val="clear" w:color="auto" w:fill="FFFFFF"/>
        </w:rPr>
        <w:t xml:space="preserve"> en action, pour avoir un</w:t>
      </w:r>
      <w:r w:rsidR="000B38BD">
        <w:rPr>
          <w:rFonts w:eastAsia="Aileron"/>
          <w:shd w:val="clear" w:color="auto" w:fill="FFFFFF"/>
        </w:rPr>
        <w:t>e</w:t>
      </w:r>
      <w:r>
        <w:rPr>
          <w:rFonts w:eastAsia="Aileron"/>
          <w:shd w:val="clear" w:color="auto" w:fill="FFFFFF"/>
        </w:rPr>
        <w:t xml:space="preserve"> </w:t>
      </w:r>
      <w:r w:rsidR="000B38BD">
        <w:rPr>
          <w:rFonts w:eastAsia="Aileron"/>
          <w:shd w:val="clear" w:color="auto" w:fill="FFFFFF"/>
        </w:rPr>
        <w:t>idée  plus claire du fonctionnement.</w:t>
      </w:r>
    </w:p>
    <w:p w:rsidR="00FE174B" w:rsidRPr="000B38BD" w:rsidRDefault="00FE174B" w:rsidP="00FE174B">
      <w:pPr>
        <w:rPr>
          <w:b/>
          <w:bCs/>
        </w:rPr>
      </w:pPr>
      <w:r w:rsidRPr="000B38BD">
        <w:rPr>
          <w:b/>
          <w:bCs/>
        </w:rPr>
        <w:t xml:space="preserve">Ajouter une prescription pour un patient </w:t>
      </w:r>
    </w:p>
    <w:p w:rsidR="0016223A" w:rsidRDefault="00FE174B" w:rsidP="0016223A">
      <w:pPr>
        <w:keepNext/>
      </w:pPr>
      <w:r w:rsidRPr="001D5212">
        <w:rPr>
          <w:noProof/>
        </w:rPr>
        <w:lastRenderedPageBreak/>
        <w:drawing>
          <wp:inline distT="0" distB="0" distL="114300" distR="114300">
            <wp:extent cx="5272405" cy="2965450"/>
            <wp:effectExtent l="0" t="0" r="444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53" cstate="print"/>
                    <a:stretch>
                      <a:fillRect/>
                    </a:stretch>
                  </pic:blipFill>
                  <pic:spPr>
                    <a:xfrm>
                      <a:off x="0" y="0"/>
                      <a:ext cx="5272405" cy="2965450"/>
                    </a:xfrm>
                    <a:prstGeom prst="rect">
                      <a:avLst/>
                    </a:prstGeom>
                    <a:noFill/>
                    <a:ln w="9525">
                      <a:noFill/>
                    </a:ln>
                  </pic:spPr>
                </pic:pic>
              </a:graphicData>
            </a:graphic>
          </wp:inline>
        </w:drawing>
      </w:r>
    </w:p>
    <w:p w:rsidR="0016223A" w:rsidRDefault="0016223A" w:rsidP="0016223A">
      <w:pPr>
        <w:pStyle w:val="Lgende"/>
        <w:jc w:val="center"/>
      </w:pPr>
      <w:bookmarkStart w:id="166" w:name="_Toc517734565"/>
      <w:r>
        <w:t xml:space="preserve">Figure </w:t>
      </w:r>
      <w:r w:rsidR="008B6E02">
        <w:fldChar w:fldCharType="begin"/>
      </w:r>
      <w:r>
        <w:instrText xml:space="preserve"> SEQ Figure \* ARABIC </w:instrText>
      </w:r>
      <w:r w:rsidR="008B6E02">
        <w:fldChar w:fldCharType="separate"/>
      </w:r>
      <w:r w:rsidR="00DD49F7">
        <w:rPr>
          <w:noProof/>
        </w:rPr>
        <w:t>36</w:t>
      </w:r>
      <w:r w:rsidR="008B6E02">
        <w:fldChar w:fldCharType="end"/>
      </w:r>
      <w:r>
        <w:t xml:space="preserve"> aperçu de la fonctionnalité «  </w:t>
      </w:r>
      <w:r w:rsidRPr="0075532D">
        <w:t>Ajouter une prescription pour un patient</w:t>
      </w:r>
      <w:r>
        <w:t> »</w:t>
      </w:r>
      <w:bookmarkEnd w:id="166"/>
    </w:p>
    <w:p w:rsidR="00FE174B" w:rsidRPr="001D5212" w:rsidRDefault="00FE174B" w:rsidP="00FE174B"/>
    <w:p w:rsidR="00FE174B" w:rsidRPr="001D5212" w:rsidRDefault="00FE174B" w:rsidP="00FE174B"/>
    <w:p w:rsidR="00FE174B" w:rsidRPr="000B38BD" w:rsidRDefault="00FE174B" w:rsidP="00FE174B">
      <w:pPr>
        <w:rPr>
          <w:b/>
          <w:bCs/>
        </w:rPr>
      </w:pPr>
      <w:r w:rsidRPr="000B38BD">
        <w:rPr>
          <w:b/>
          <w:bCs/>
        </w:rPr>
        <w:t>La liste des prescriptions enregistrées dans la base de données :</w:t>
      </w:r>
    </w:p>
    <w:p w:rsidR="00DD49F7" w:rsidRDefault="00FE174B" w:rsidP="00DD49F7">
      <w:pPr>
        <w:keepNext/>
      </w:pPr>
      <w:r w:rsidRPr="001D5212">
        <w:rPr>
          <w:noProof/>
        </w:rPr>
        <w:drawing>
          <wp:inline distT="0" distB="0" distL="114300" distR="114300">
            <wp:extent cx="5272405" cy="2965450"/>
            <wp:effectExtent l="0" t="0" r="444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54" cstate="print"/>
                    <a:stretch>
                      <a:fillRect/>
                    </a:stretch>
                  </pic:blipFill>
                  <pic:spPr>
                    <a:xfrm>
                      <a:off x="0" y="0"/>
                      <a:ext cx="5272405" cy="2965450"/>
                    </a:xfrm>
                    <a:prstGeom prst="rect">
                      <a:avLst/>
                    </a:prstGeom>
                    <a:noFill/>
                    <a:ln w="9525">
                      <a:noFill/>
                    </a:ln>
                  </pic:spPr>
                </pic:pic>
              </a:graphicData>
            </a:graphic>
          </wp:inline>
        </w:drawing>
      </w:r>
    </w:p>
    <w:p w:rsidR="00DD49F7" w:rsidRDefault="00DD49F7" w:rsidP="00DD49F7">
      <w:pPr>
        <w:pStyle w:val="Lgende"/>
        <w:jc w:val="center"/>
      </w:pPr>
      <w:bookmarkStart w:id="167" w:name="_Toc517734566"/>
      <w:r>
        <w:t xml:space="preserve">Figure </w:t>
      </w:r>
      <w:r w:rsidR="008B6E02">
        <w:fldChar w:fldCharType="begin"/>
      </w:r>
      <w:r>
        <w:instrText xml:space="preserve"> SEQ Figure \* ARABIC </w:instrText>
      </w:r>
      <w:r w:rsidR="008B6E02">
        <w:fldChar w:fldCharType="separate"/>
      </w:r>
      <w:r>
        <w:rPr>
          <w:noProof/>
        </w:rPr>
        <w:t>37</w:t>
      </w:r>
      <w:r w:rsidR="008B6E02">
        <w:fldChar w:fldCharType="end"/>
      </w:r>
      <w:r>
        <w:t xml:space="preserve"> : </w:t>
      </w:r>
      <w:r w:rsidRPr="00E93B48">
        <w:t>aperçu de la fonctionnalité</w:t>
      </w:r>
      <w:r>
        <w:t xml:space="preserve"> « </w:t>
      </w:r>
      <w:r w:rsidRPr="000B38BD">
        <w:rPr>
          <w:b w:val="0"/>
          <w:bCs w:val="0"/>
        </w:rPr>
        <w:t>La liste des prescriptions</w:t>
      </w:r>
      <w:r>
        <w:rPr>
          <w:b w:val="0"/>
          <w:bCs w:val="0"/>
        </w:rPr>
        <w:t> »</w:t>
      </w:r>
      <w:bookmarkEnd w:id="167"/>
    </w:p>
    <w:p w:rsidR="00FE174B" w:rsidRPr="001D5212" w:rsidRDefault="00FE174B" w:rsidP="00FE174B"/>
    <w:p w:rsidR="00FE174B" w:rsidRPr="001D5212" w:rsidRDefault="00FE174B" w:rsidP="00FE174B"/>
    <w:p w:rsidR="00FE174B" w:rsidRPr="001D5212" w:rsidRDefault="00FE174B" w:rsidP="00FE174B"/>
    <w:p w:rsidR="00FE174B" w:rsidRPr="001D5212" w:rsidRDefault="00FE174B" w:rsidP="00DD49F7">
      <w:r w:rsidRPr="001D5212">
        <w:br w:type="page"/>
      </w:r>
      <w:r w:rsidRPr="001D5212">
        <w:lastRenderedPageBreak/>
        <w:t xml:space="preserve">La connexion à l’annuaire pour que les autres médecins prennent connaissance que ce médecin est connecté au système. Après, </w:t>
      </w:r>
      <w:r w:rsidR="000B38BD" w:rsidRPr="001D5212">
        <w:t>les autres utilisateurs connectés</w:t>
      </w:r>
      <w:r w:rsidRPr="001D5212">
        <w:t xml:space="preserve"> à l’annuaire peuvent récupérer son adresse IP a partir de l’annuaire.</w:t>
      </w:r>
    </w:p>
    <w:p w:rsidR="00DD49F7" w:rsidRDefault="00FE174B" w:rsidP="00DD49F7">
      <w:pPr>
        <w:keepNext/>
      </w:pPr>
      <w:r w:rsidRPr="001D5212">
        <w:rPr>
          <w:noProof/>
        </w:rPr>
        <w:drawing>
          <wp:inline distT="0" distB="0" distL="114300" distR="114300">
            <wp:extent cx="5272405" cy="2965450"/>
            <wp:effectExtent l="0" t="0" r="4445"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55" cstate="print"/>
                    <a:stretch>
                      <a:fillRect/>
                    </a:stretch>
                  </pic:blipFill>
                  <pic:spPr>
                    <a:xfrm>
                      <a:off x="0" y="0"/>
                      <a:ext cx="5272405" cy="2965450"/>
                    </a:xfrm>
                    <a:prstGeom prst="rect">
                      <a:avLst/>
                    </a:prstGeom>
                    <a:noFill/>
                    <a:ln w="9525">
                      <a:noFill/>
                    </a:ln>
                  </pic:spPr>
                </pic:pic>
              </a:graphicData>
            </a:graphic>
          </wp:inline>
        </w:drawing>
      </w:r>
    </w:p>
    <w:p w:rsidR="00DD49F7" w:rsidRDefault="00DD49F7" w:rsidP="00DD49F7">
      <w:pPr>
        <w:pStyle w:val="Lgende"/>
        <w:jc w:val="center"/>
      </w:pPr>
      <w:bookmarkStart w:id="168" w:name="_Toc517734567"/>
      <w:r>
        <w:t xml:space="preserve">Figure </w:t>
      </w:r>
      <w:r w:rsidR="008B6E02">
        <w:fldChar w:fldCharType="begin"/>
      </w:r>
      <w:r>
        <w:instrText xml:space="preserve"> SEQ Figure \* ARABIC </w:instrText>
      </w:r>
      <w:r w:rsidR="008B6E02">
        <w:fldChar w:fldCharType="separate"/>
      </w:r>
      <w:r>
        <w:rPr>
          <w:noProof/>
        </w:rPr>
        <w:t>38</w:t>
      </w:r>
      <w:r w:rsidR="008B6E02">
        <w:fldChar w:fldCharType="end"/>
      </w:r>
      <w:r>
        <w:t xml:space="preserve"> :</w:t>
      </w:r>
      <w:r w:rsidRPr="00DE4F1B">
        <w:t>aperçu de la fonctionnalité</w:t>
      </w:r>
      <w:r>
        <w:t xml:space="preserve"> « </w:t>
      </w:r>
      <w:r w:rsidRPr="001D5212">
        <w:t>connexion à l’annuaire</w:t>
      </w:r>
      <w:r>
        <w:t> »</w:t>
      </w:r>
      <w:bookmarkEnd w:id="168"/>
    </w:p>
    <w:p w:rsidR="00FE174B" w:rsidRPr="001D5212" w:rsidRDefault="00FE174B" w:rsidP="00FE174B"/>
    <w:p w:rsidR="00FE174B" w:rsidRPr="001D5212" w:rsidRDefault="00FE174B" w:rsidP="00FE174B"/>
    <w:p w:rsidR="00FE174B" w:rsidRPr="001D5212" w:rsidRDefault="00FE174B" w:rsidP="00FE174B">
      <w:r w:rsidRPr="001D5212">
        <w:t>Recherche de l’adresse IP d’un médecin par l’annuaire ou en saisissant l’adresse IP directement :</w:t>
      </w:r>
    </w:p>
    <w:p w:rsidR="00DD49F7" w:rsidRDefault="00FE174B" w:rsidP="00DD49F7">
      <w:pPr>
        <w:keepNext/>
      </w:pPr>
      <w:r w:rsidRPr="001D5212">
        <w:rPr>
          <w:noProof/>
        </w:rPr>
        <w:drawing>
          <wp:inline distT="0" distB="0" distL="114300" distR="114300">
            <wp:extent cx="5272405" cy="2965450"/>
            <wp:effectExtent l="0" t="0" r="4445"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56" cstate="print"/>
                    <a:stretch>
                      <a:fillRect/>
                    </a:stretch>
                  </pic:blipFill>
                  <pic:spPr>
                    <a:xfrm>
                      <a:off x="0" y="0"/>
                      <a:ext cx="5272405" cy="2965450"/>
                    </a:xfrm>
                    <a:prstGeom prst="rect">
                      <a:avLst/>
                    </a:prstGeom>
                    <a:noFill/>
                    <a:ln w="9525">
                      <a:noFill/>
                    </a:ln>
                  </pic:spPr>
                </pic:pic>
              </a:graphicData>
            </a:graphic>
          </wp:inline>
        </w:drawing>
      </w:r>
    </w:p>
    <w:p w:rsidR="00DD49F7" w:rsidRDefault="00DD49F7" w:rsidP="00DD49F7">
      <w:pPr>
        <w:pStyle w:val="Lgende"/>
        <w:jc w:val="center"/>
      </w:pPr>
      <w:bookmarkStart w:id="169" w:name="_Toc517734568"/>
      <w:r>
        <w:t xml:space="preserve">Figure </w:t>
      </w:r>
      <w:r w:rsidR="008B6E02">
        <w:fldChar w:fldCharType="begin"/>
      </w:r>
      <w:r>
        <w:instrText xml:space="preserve"> SEQ Figure \* ARABIC </w:instrText>
      </w:r>
      <w:r w:rsidR="008B6E02">
        <w:fldChar w:fldCharType="separate"/>
      </w:r>
      <w:r>
        <w:rPr>
          <w:noProof/>
        </w:rPr>
        <w:t>39</w:t>
      </w:r>
      <w:r w:rsidR="008B6E02">
        <w:fldChar w:fldCharType="end"/>
      </w:r>
      <w:r>
        <w:t xml:space="preserve"> aperçu de la fonctionnalité « </w:t>
      </w:r>
      <w:r w:rsidRPr="002D0A9D">
        <w:t xml:space="preserve">Recherche </w:t>
      </w:r>
      <w:r>
        <w:t xml:space="preserve">d’un médecin </w:t>
      </w:r>
      <w:r w:rsidRPr="002D0A9D">
        <w:t>de l’adresse IP</w:t>
      </w:r>
      <w:r>
        <w:t> »</w:t>
      </w:r>
      <w:bookmarkEnd w:id="169"/>
    </w:p>
    <w:p w:rsidR="00FE174B" w:rsidRPr="001D5212" w:rsidRDefault="00FE174B" w:rsidP="00FE174B"/>
    <w:p w:rsidR="00FE174B" w:rsidRPr="001D5212" w:rsidRDefault="00FE174B" w:rsidP="00FE174B"/>
    <w:p w:rsidR="00FE174B" w:rsidRPr="001D5212" w:rsidRDefault="00FE174B" w:rsidP="00FE174B"/>
    <w:p w:rsidR="00FE174B" w:rsidRPr="001D5212" w:rsidRDefault="00FE174B" w:rsidP="00FE174B">
      <w:r w:rsidRPr="001D5212">
        <w:t>La fenêtre de sollicitation d’un médecin</w:t>
      </w:r>
    </w:p>
    <w:p w:rsidR="00DD49F7" w:rsidRDefault="00FE174B" w:rsidP="00DD49F7">
      <w:pPr>
        <w:keepNext/>
      </w:pPr>
      <w:r w:rsidRPr="001D5212">
        <w:rPr>
          <w:noProof/>
        </w:rPr>
        <w:drawing>
          <wp:inline distT="0" distB="0" distL="114300" distR="114300">
            <wp:extent cx="5272405" cy="2965450"/>
            <wp:effectExtent l="0" t="0" r="4445"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57" cstate="print"/>
                    <a:stretch>
                      <a:fillRect/>
                    </a:stretch>
                  </pic:blipFill>
                  <pic:spPr>
                    <a:xfrm>
                      <a:off x="0" y="0"/>
                      <a:ext cx="5272405" cy="2965450"/>
                    </a:xfrm>
                    <a:prstGeom prst="rect">
                      <a:avLst/>
                    </a:prstGeom>
                    <a:noFill/>
                    <a:ln w="9525">
                      <a:noFill/>
                    </a:ln>
                  </pic:spPr>
                </pic:pic>
              </a:graphicData>
            </a:graphic>
          </wp:inline>
        </w:drawing>
      </w:r>
    </w:p>
    <w:p w:rsidR="00DD49F7" w:rsidRDefault="00DD49F7" w:rsidP="00DD49F7">
      <w:pPr>
        <w:pStyle w:val="Lgende"/>
        <w:jc w:val="center"/>
      </w:pPr>
      <w:bookmarkStart w:id="170" w:name="_Toc517734569"/>
      <w:r>
        <w:t xml:space="preserve">Figure </w:t>
      </w:r>
      <w:r w:rsidR="008B6E02">
        <w:fldChar w:fldCharType="begin"/>
      </w:r>
      <w:r>
        <w:instrText xml:space="preserve"> SEQ Figure \* ARABIC </w:instrText>
      </w:r>
      <w:r w:rsidR="008B6E02">
        <w:fldChar w:fldCharType="separate"/>
      </w:r>
      <w:r>
        <w:rPr>
          <w:noProof/>
        </w:rPr>
        <w:t>40</w:t>
      </w:r>
      <w:r w:rsidR="008B6E02">
        <w:fldChar w:fldCharType="end"/>
      </w:r>
      <w:r>
        <w:t xml:space="preserve"> : aperçu de la fonctionnalité « sollicité un médecin  »</w:t>
      </w:r>
      <w:bookmarkEnd w:id="170"/>
    </w:p>
    <w:p w:rsidR="00FE174B" w:rsidRPr="001D5212" w:rsidRDefault="00FE174B" w:rsidP="00FE174B"/>
    <w:p w:rsidR="00FE174B" w:rsidRPr="001D5212" w:rsidRDefault="00FE174B" w:rsidP="00FE174B"/>
    <w:p w:rsidR="00FE174B" w:rsidRDefault="002064E4" w:rsidP="00ED356B">
      <w:pPr>
        <w:pStyle w:val="Titreniveau1"/>
      </w:pPr>
      <w:bookmarkStart w:id="171" w:name="_Toc517734763"/>
      <w:r>
        <w:t>4.</w:t>
      </w:r>
      <w:r w:rsidR="00ED356B">
        <w:t>3</w:t>
      </w:r>
      <w:r>
        <w:t xml:space="preserve">) </w:t>
      </w:r>
      <w:r w:rsidR="006D1163">
        <w:t>Conclusion</w:t>
      </w:r>
      <w:r w:rsidR="00E76883">
        <w:t xml:space="preserve"> et perspective</w:t>
      </w:r>
      <w:r w:rsidR="006D1163">
        <w:t> :</w:t>
      </w:r>
      <w:bookmarkEnd w:id="171"/>
    </w:p>
    <w:p w:rsidR="006D1163" w:rsidRDefault="006D1163" w:rsidP="00CC383C">
      <w:r>
        <w:t xml:space="preserve">Dans ce chapitre </w:t>
      </w:r>
      <w:r w:rsidR="00CC383C">
        <w:t>nous avons</w:t>
      </w:r>
      <w:r>
        <w:t xml:space="preserve"> </w:t>
      </w:r>
      <w:r w:rsidR="00CC383C">
        <w:t>présenté</w:t>
      </w:r>
      <w:r>
        <w:t xml:space="preserve"> les outils</w:t>
      </w:r>
      <w:r w:rsidR="00CC383C">
        <w:t xml:space="preserve"> de développement,</w:t>
      </w:r>
      <w:r>
        <w:t xml:space="preserve"> et en a justifier leur choix, après en a présenter l’aperçue de l’application en action, pour donner prive de notre travail.</w:t>
      </w:r>
    </w:p>
    <w:p w:rsidR="00E76883" w:rsidRPr="001D5212" w:rsidRDefault="00E76883" w:rsidP="00E76883">
      <w:r>
        <w:t xml:space="preserve">En a réaliser cette application comme une application </w:t>
      </w:r>
      <w:r w:rsidRPr="00E76883">
        <w:t>desktop</w:t>
      </w:r>
      <w:r>
        <w:t xml:space="preserve"> puisque le bute de l’application et de comparer les deux approche RMI et JCSP.net mais il est possible </w:t>
      </w:r>
      <w:r w:rsidR="00164239">
        <w:t xml:space="preserve">de </w:t>
      </w:r>
      <w:r>
        <w:t>développer cette application pour les mobile, avec la plateforme JAVAme, pour donner plus de flexibilité a son usage.</w:t>
      </w:r>
    </w:p>
    <w:p w:rsidR="006D1163" w:rsidRDefault="006D1163">
      <w:pPr>
        <w:rPr>
          <w:rFonts w:ascii="Tahoma" w:hAnsi="Tahoma" w:cs="Arial"/>
          <w:b/>
          <w:bCs/>
          <w:i/>
          <w:smallCaps/>
          <w:color w:val="0C86AC"/>
          <w:kern w:val="28"/>
          <w:sz w:val="64"/>
          <w:szCs w:val="22"/>
        </w:rPr>
      </w:pPr>
      <w:r>
        <w:rPr>
          <w:rFonts w:ascii="Tahoma" w:hAnsi="Tahoma" w:cs="Arial"/>
          <w:b/>
          <w:bCs/>
          <w:i/>
          <w:smallCaps/>
          <w:color w:val="0C86AC"/>
          <w:kern w:val="28"/>
          <w:sz w:val="64"/>
          <w:szCs w:val="22"/>
        </w:rPr>
        <w:br w:type="page"/>
      </w:r>
    </w:p>
    <w:p w:rsidR="00A91C48" w:rsidRPr="00D725B2" w:rsidRDefault="00A91C48" w:rsidP="00A91C48">
      <w:pPr>
        <w:jc w:val="right"/>
        <w:rPr>
          <w:rFonts w:ascii="Tahoma" w:hAnsi="Tahoma" w:cs="Arial"/>
          <w:b/>
          <w:bCs/>
          <w:i/>
          <w:smallCaps/>
          <w:color w:val="0C86AC"/>
          <w:kern w:val="28"/>
          <w:sz w:val="64"/>
          <w:szCs w:val="22"/>
        </w:rPr>
      </w:pPr>
      <w:r w:rsidRPr="00D725B2">
        <w:rPr>
          <w:rFonts w:ascii="Tahoma" w:hAnsi="Tahoma" w:cs="Arial"/>
          <w:b/>
          <w:bCs/>
          <w:i/>
          <w:smallCaps/>
          <w:color w:val="0C86AC"/>
          <w:kern w:val="28"/>
          <w:sz w:val="64"/>
          <w:szCs w:val="22"/>
        </w:rPr>
        <w:lastRenderedPageBreak/>
        <w:t>CHAPITRE V:</w:t>
      </w:r>
    </w:p>
    <w:p w:rsidR="00A91C48" w:rsidRDefault="00A91C48" w:rsidP="00A91C48">
      <w:pPr>
        <w:jc w:val="right"/>
        <w:rPr>
          <w:rFonts w:ascii="Tahoma" w:hAnsi="Tahoma" w:cs="Arial"/>
          <w:b/>
          <w:bCs/>
          <w:i/>
          <w:smallCaps/>
          <w:color w:val="0C86AC"/>
          <w:kern w:val="28"/>
          <w:sz w:val="64"/>
          <w:szCs w:val="22"/>
        </w:rPr>
      </w:pPr>
      <w:r>
        <w:rPr>
          <w:rFonts w:ascii="Tahoma" w:hAnsi="Tahoma" w:cs="Arial"/>
          <w:b/>
          <w:bCs/>
          <w:i/>
          <w:smallCaps/>
          <w:color w:val="0C86AC"/>
          <w:kern w:val="28"/>
          <w:sz w:val="64"/>
          <w:szCs w:val="22"/>
        </w:rPr>
        <w:t>Métrique</w:t>
      </w:r>
    </w:p>
    <w:p w:rsidR="00A91C48" w:rsidRDefault="00634D70" w:rsidP="002262EE">
      <w:pPr>
        <w:jc w:val="both"/>
      </w:pPr>
      <w:r w:rsidRPr="00634D70">
        <w:t>Pour avoir une idée claire et précise du coupl</w:t>
      </w:r>
      <w:r w:rsidR="002262EE">
        <w:t>age</w:t>
      </w:r>
      <w:r w:rsidRPr="00634D70">
        <w:t xml:space="preserve"> entre les deux technologies</w:t>
      </w:r>
      <w:r>
        <w:t xml:space="preserve"> RMI et JCSP.net</w:t>
      </w:r>
      <w:r w:rsidRPr="00634D70">
        <w:t>, il vaut mieux</w:t>
      </w:r>
      <w:r w:rsidR="00A91C48">
        <w:t xml:space="preserve"> faire quelque métrique, puisque les chiffre</w:t>
      </w:r>
      <w:r w:rsidR="002262EE">
        <w:t>s</w:t>
      </w:r>
      <w:r w:rsidR="00A91C48">
        <w:t xml:space="preserve"> </w:t>
      </w:r>
      <w:r w:rsidR="002262EE">
        <w:t xml:space="preserve">sont </w:t>
      </w:r>
      <w:r w:rsidR="00A91C48">
        <w:t xml:space="preserve">un langage </w:t>
      </w:r>
      <w:r w:rsidR="002262EE">
        <w:t xml:space="preserve">bien </w:t>
      </w:r>
      <w:r w:rsidR="00A91C48">
        <w:t xml:space="preserve">plus clair que </w:t>
      </w:r>
      <w:r w:rsidR="00F47951">
        <w:t xml:space="preserve">les </w:t>
      </w:r>
      <w:r w:rsidR="002811EB">
        <w:t>descriptions textuel</w:t>
      </w:r>
      <w:r w:rsidR="002262EE">
        <w:t>le</w:t>
      </w:r>
      <w:r w:rsidR="002811EB">
        <w:t>s et graphiques</w:t>
      </w:r>
      <w:r w:rsidR="00A91C48">
        <w:t>.</w:t>
      </w:r>
    </w:p>
    <w:p w:rsidR="002811EB" w:rsidRDefault="00F47951" w:rsidP="005139C1">
      <w:pPr>
        <w:jc w:val="both"/>
      </w:pPr>
      <w:r>
        <w:t xml:space="preserve">Pour arriver </w:t>
      </w:r>
      <w:r w:rsidR="002262EE">
        <w:t>à</w:t>
      </w:r>
      <w:r>
        <w:t xml:space="preserve"> </w:t>
      </w:r>
      <w:r w:rsidR="002262EE">
        <w:t>c</w:t>
      </w:r>
      <w:r>
        <w:t>e but</w:t>
      </w:r>
      <w:r w:rsidR="002262EE">
        <w:t>,</w:t>
      </w:r>
      <w:r>
        <w:t xml:space="preserve"> </w:t>
      </w:r>
      <w:r w:rsidR="00AC3699">
        <w:t>nous allons utiliser le</w:t>
      </w:r>
      <w:r w:rsidR="00AC3699" w:rsidRPr="00AC3699">
        <w:t xml:space="preserve"> </w:t>
      </w:r>
      <w:r w:rsidR="00AC3699">
        <w:t>Package</w:t>
      </w:r>
      <w:r w:rsidR="002811EB">
        <w:t xml:space="preserve"> Networking</w:t>
      </w:r>
      <w:r w:rsidR="002262EE">
        <w:t xml:space="preserve"> </w:t>
      </w:r>
      <w:r w:rsidR="002811EB">
        <w:t xml:space="preserve">de chaque application, </w:t>
      </w:r>
      <w:r w:rsidR="0081695F">
        <w:t>pour appliquer</w:t>
      </w:r>
      <w:r w:rsidR="00634D70" w:rsidRPr="00634D70">
        <w:t xml:space="preserve"> des techniques de </w:t>
      </w:r>
      <w:r w:rsidR="002811EB">
        <w:t>métrique</w:t>
      </w:r>
      <w:r w:rsidR="002262EE">
        <w:t>s</w:t>
      </w:r>
      <w:r w:rsidR="0081695F">
        <w:t>,</w:t>
      </w:r>
      <w:r w:rsidR="002811EB">
        <w:t xml:space="preserve"> </w:t>
      </w:r>
      <w:r w:rsidR="0081695F">
        <w:t xml:space="preserve">afin de </w:t>
      </w:r>
      <w:r w:rsidR="002811EB">
        <w:t xml:space="preserve">comparer les deux applications au niveau </w:t>
      </w:r>
      <w:r w:rsidR="005139C1">
        <w:t xml:space="preserve">de </w:t>
      </w:r>
      <w:r w:rsidR="002811EB">
        <w:t>code source.</w:t>
      </w:r>
    </w:p>
    <w:p w:rsidR="00F47951" w:rsidRDefault="00F47951" w:rsidP="00DF2BD9">
      <w:pPr>
        <w:jc w:val="both"/>
      </w:pPr>
      <w:r>
        <w:t xml:space="preserve">Alors ce chapitre comporte </w:t>
      </w:r>
      <w:r w:rsidR="00DF2BD9">
        <w:t>l</w:t>
      </w:r>
      <w:r>
        <w:t>es point</w:t>
      </w:r>
      <w:r w:rsidR="00DF2BD9">
        <w:t>s</w:t>
      </w:r>
      <w:r>
        <w:t xml:space="preserve"> suivant :</w:t>
      </w:r>
    </w:p>
    <w:p w:rsidR="00224832" w:rsidRDefault="00224832" w:rsidP="00634D70">
      <w:pPr>
        <w:pStyle w:val="Paragraphedeliste"/>
        <w:numPr>
          <w:ilvl w:val="0"/>
          <w:numId w:val="58"/>
        </w:numPr>
        <w:jc w:val="both"/>
      </w:pPr>
      <w:r>
        <w:t>Introduction sur les métriques,</w:t>
      </w:r>
    </w:p>
    <w:p w:rsidR="00F47951" w:rsidRDefault="00F47951" w:rsidP="00D1091E">
      <w:pPr>
        <w:pStyle w:val="Paragraphedeliste"/>
        <w:numPr>
          <w:ilvl w:val="0"/>
          <w:numId w:val="58"/>
        </w:numPr>
        <w:jc w:val="both"/>
      </w:pPr>
      <w:r>
        <w:t>Description de l’outil « Simple code metric »,</w:t>
      </w:r>
    </w:p>
    <w:p w:rsidR="00F47951" w:rsidRDefault="00F47951" w:rsidP="00D1091E">
      <w:pPr>
        <w:pStyle w:val="Paragraphedeliste"/>
        <w:numPr>
          <w:ilvl w:val="0"/>
          <w:numId w:val="58"/>
        </w:numPr>
        <w:jc w:val="both"/>
      </w:pPr>
      <w:r>
        <w:t xml:space="preserve">Présentation </w:t>
      </w:r>
      <w:r w:rsidR="00677703">
        <w:t>de la stratégie de calcul des métriques</w:t>
      </w:r>
      <w:r>
        <w:t>,</w:t>
      </w:r>
    </w:p>
    <w:p w:rsidR="00F47951" w:rsidRDefault="00686F15" w:rsidP="00D1091E">
      <w:pPr>
        <w:pStyle w:val="Paragraphedeliste"/>
        <w:numPr>
          <w:ilvl w:val="0"/>
          <w:numId w:val="58"/>
        </w:numPr>
        <w:jc w:val="both"/>
      </w:pPr>
      <w:r>
        <w:t>Résultat de c</w:t>
      </w:r>
      <w:r w:rsidR="00F47951">
        <w:t xml:space="preserve">alcul des métriques choisies, </w:t>
      </w:r>
    </w:p>
    <w:p w:rsidR="00F47951" w:rsidRDefault="00F47951" w:rsidP="00D1091E">
      <w:pPr>
        <w:pStyle w:val="Paragraphedeliste"/>
        <w:numPr>
          <w:ilvl w:val="0"/>
          <w:numId w:val="58"/>
        </w:numPr>
        <w:jc w:val="both"/>
      </w:pPr>
      <w:r>
        <w:t>Discussion des résultats</w:t>
      </w:r>
      <w:r w:rsidR="00563E03">
        <w:t>,</w:t>
      </w:r>
    </w:p>
    <w:p w:rsidR="00F47951" w:rsidRDefault="00DF2BD9" w:rsidP="002262EE">
      <w:pPr>
        <w:pStyle w:val="Paragraphedeliste"/>
        <w:numPr>
          <w:ilvl w:val="0"/>
          <w:numId w:val="58"/>
        </w:numPr>
        <w:jc w:val="both"/>
      </w:pPr>
      <w:r>
        <w:t xml:space="preserve">Et </w:t>
      </w:r>
      <w:r w:rsidR="002262EE">
        <w:t>n</w:t>
      </w:r>
      <w:r w:rsidR="00634D70" w:rsidRPr="00634D70">
        <w:t xml:space="preserve">ous </w:t>
      </w:r>
      <w:r w:rsidR="002262EE">
        <w:t>donnerons nos</w:t>
      </w:r>
      <w:r w:rsidR="00634D70" w:rsidRPr="00634D70">
        <w:t xml:space="preserve"> conclusion</w:t>
      </w:r>
      <w:r w:rsidR="002262EE">
        <w:t>s concernant les deux applications</w:t>
      </w:r>
    </w:p>
    <w:p w:rsidR="00563E03" w:rsidRDefault="00563E03"/>
    <w:p w:rsidR="00224832" w:rsidRDefault="00D1091E" w:rsidP="00ED356B">
      <w:pPr>
        <w:pStyle w:val="Titreniveau1"/>
      </w:pPr>
      <w:bookmarkStart w:id="172" w:name="_Toc517734764"/>
      <w:r>
        <w:t>5.</w:t>
      </w:r>
      <w:r w:rsidR="00ED356B">
        <w:t>1</w:t>
      </w:r>
      <w:r>
        <w:t xml:space="preserve">) </w:t>
      </w:r>
      <w:r w:rsidR="00224832">
        <w:t>Introduction sur les métriques :</w:t>
      </w:r>
      <w:bookmarkEnd w:id="172"/>
    </w:p>
    <w:p w:rsidR="00224832" w:rsidRDefault="00224832" w:rsidP="002262EE">
      <w:pPr>
        <w:jc w:val="both"/>
      </w:pPr>
      <w:r w:rsidRPr="00224832">
        <w:t>Chaque logiciel comporte troi</w:t>
      </w:r>
      <w:r w:rsidR="00834729">
        <w:t>s</w:t>
      </w:r>
      <w:r w:rsidRPr="00224832">
        <w:t xml:space="preserve"> </w:t>
      </w:r>
      <w:r w:rsidR="00834729" w:rsidRPr="00224832">
        <w:t>entrées</w:t>
      </w:r>
      <w:r w:rsidRPr="00224832">
        <w:t xml:space="preserve"> mesurable</w:t>
      </w:r>
      <w:r w:rsidR="00834729">
        <w:t>s</w:t>
      </w:r>
      <w:r>
        <w:t> :</w:t>
      </w:r>
      <w:r w:rsidR="002262EE">
        <w:t xml:space="preserve"> </w:t>
      </w:r>
      <w:r>
        <w:t>Processus</w:t>
      </w:r>
      <w:r w:rsidR="00834729">
        <w:t>,</w:t>
      </w:r>
      <w:r>
        <w:t xml:space="preserve"> Ressource</w:t>
      </w:r>
      <w:r w:rsidR="002262EE">
        <w:t xml:space="preserve"> et</w:t>
      </w:r>
      <w:r>
        <w:t xml:space="preserve"> Produit</w:t>
      </w:r>
      <w:r w:rsidR="00834729">
        <w:t>.</w:t>
      </w:r>
    </w:p>
    <w:p w:rsidR="00B55365" w:rsidRDefault="00224832">
      <w:pPr>
        <w:pStyle w:val="Paragraphedeliste"/>
        <w:numPr>
          <w:ilvl w:val="0"/>
          <w:numId w:val="4"/>
        </w:numPr>
        <w:jc w:val="both"/>
      </w:pPr>
      <w:r>
        <w:t>Le processus</w:t>
      </w:r>
      <w:r w:rsidR="00634D70">
        <w:t xml:space="preserve"> : </w:t>
      </w:r>
      <w:r w:rsidR="002262EE">
        <w:t xml:space="preserve">représente </w:t>
      </w:r>
      <w:r w:rsidR="008C1F57">
        <w:t xml:space="preserve">les activités à faire pour arriver au produit final : </w:t>
      </w:r>
      <w:r w:rsidR="00834729">
        <w:t>les méthodes suivies dans le développement</w:t>
      </w:r>
      <w:r w:rsidR="002262EE">
        <w:t xml:space="preserve"> (a</w:t>
      </w:r>
      <w:r w:rsidR="00834729">
        <w:t xml:space="preserve">nalyse du système, </w:t>
      </w:r>
      <w:r w:rsidR="002262EE">
        <w:t>d</w:t>
      </w:r>
      <w:r w:rsidR="00834729">
        <w:t>esign, codage</w:t>
      </w:r>
      <w:r w:rsidR="002262EE">
        <w:t>)</w:t>
      </w:r>
      <w:r w:rsidR="00834729">
        <w:t>.</w:t>
      </w:r>
    </w:p>
    <w:p w:rsidR="00B55365" w:rsidRDefault="008C1F57">
      <w:pPr>
        <w:pStyle w:val="Paragraphedeliste"/>
        <w:numPr>
          <w:ilvl w:val="0"/>
          <w:numId w:val="4"/>
        </w:numPr>
        <w:jc w:val="both"/>
      </w:pPr>
      <w:r>
        <w:t>Les ressources</w:t>
      </w:r>
      <w:r w:rsidR="00634D70">
        <w:t> </w:t>
      </w:r>
      <w:r>
        <w:t>utilisées</w:t>
      </w:r>
      <w:r w:rsidR="00834729">
        <w:t xml:space="preserve"> </w:t>
      </w:r>
      <w:r>
        <w:t>à</w:t>
      </w:r>
      <w:r w:rsidR="00834729">
        <w:t xml:space="preserve"> savoir :</w:t>
      </w:r>
      <w:r w:rsidR="00224832">
        <w:t xml:space="preserve"> </w:t>
      </w:r>
      <w:r w:rsidR="00834729">
        <w:t>matérie</w:t>
      </w:r>
      <w:r w:rsidR="002262EE">
        <w:t xml:space="preserve">l, </w:t>
      </w:r>
      <w:r w:rsidR="00834729">
        <w:t>software et personnel.</w:t>
      </w:r>
    </w:p>
    <w:p w:rsidR="00B55365" w:rsidRDefault="00224832">
      <w:pPr>
        <w:pStyle w:val="Paragraphedeliste"/>
        <w:numPr>
          <w:ilvl w:val="0"/>
          <w:numId w:val="4"/>
        </w:numPr>
        <w:jc w:val="both"/>
      </w:pPr>
      <w:r>
        <w:t>Le produit</w:t>
      </w:r>
      <w:r w:rsidR="00634D70">
        <w:t xml:space="preserve"> : </w:t>
      </w:r>
      <w:r w:rsidR="008C1F57">
        <w:t>c’est le résultat de processus de développement ou maintenance :</w:t>
      </w:r>
      <w:r w:rsidR="00834729">
        <w:t xml:space="preserve"> la documentation </w:t>
      </w:r>
      <w:r w:rsidR="00634D70">
        <w:t>le code source le code objet</w:t>
      </w:r>
      <w:r w:rsidR="002262EE">
        <w:t xml:space="preserve">, </w:t>
      </w:r>
      <w:r w:rsidR="00834729">
        <w:t>etc</w:t>
      </w:r>
      <w:r w:rsidR="00634D70">
        <w:t>.</w:t>
      </w:r>
    </w:p>
    <w:p w:rsidR="00224832" w:rsidRDefault="00224832" w:rsidP="00834729">
      <w:pPr>
        <w:jc w:val="both"/>
      </w:pPr>
      <w:r>
        <w:t>Ces lien</w:t>
      </w:r>
      <w:r w:rsidR="00834729">
        <w:t>s</w:t>
      </w:r>
      <w:r>
        <w:t xml:space="preserve"> sont </w:t>
      </w:r>
      <w:r w:rsidR="00834729">
        <w:t>représentée</w:t>
      </w:r>
      <w:r>
        <w:t xml:space="preserve"> dans le </w:t>
      </w:r>
      <w:r w:rsidR="00834729">
        <w:t xml:space="preserve">digramme </w:t>
      </w:r>
      <w:r>
        <w:t>suivant :</w:t>
      </w:r>
      <w:r w:rsidR="00634D70">
        <w:t xml:space="preserve"> </w:t>
      </w:r>
    </w:p>
    <w:p w:rsidR="00834729" w:rsidRDefault="00224832" w:rsidP="00834729">
      <w:pPr>
        <w:keepNext/>
        <w:jc w:val="both"/>
      </w:pPr>
      <w:r>
        <w:rPr>
          <w:noProof/>
        </w:rPr>
        <w:lastRenderedPageBreak/>
        <w:drawing>
          <wp:inline distT="0" distB="0" distL="0" distR="0">
            <wp:extent cx="4913194" cy="2859206"/>
            <wp:effectExtent l="0" t="0" r="0" b="0"/>
            <wp:docPr id="2"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rsidR="00224832" w:rsidRDefault="00834729" w:rsidP="00501305">
      <w:pPr>
        <w:pStyle w:val="Lgende"/>
        <w:ind w:right="992"/>
        <w:jc w:val="center"/>
      </w:pPr>
      <w:bookmarkStart w:id="173" w:name="_Toc517734570"/>
      <w:r>
        <w:t xml:space="preserve">Figure </w:t>
      </w:r>
      <w:fldSimple w:instr=" SEQ Figure \* ARABIC ">
        <w:r w:rsidR="00DD49F7">
          <w:rPr>
            <w:noProof/>
          </w:rPr>
          <w:t>41</w:t>
        </w:r>
      </w:fldSimple>
      <w:r>
        <w:t xml:space="preserve"> : Relation entre ressource, processus et</w:t>
      </w:r>
      <w:bookmarkEnd w:id="173"/>
    </w:p>
    <w:p w:rsidR="008C1F57" w:rsidRDefault="008C1F57" w:rsidP="002262EE">
      <w:pPr>
        <w:pStyle w:val="Textenormal"/>
        <w:ind w:left="0"/>
        <w:rPr>
          <w:color w:val="auto"/>
          <w:sz w:val="24"/>
        </w:rPr>
      </w:pPr>
      <w:r w:rsidRPr="008C1F57">
        <w:rPr>
          <w:color w:val="auto"/>
          <w:sz w:val="24"/>
        </w:rPr>
        <w:t>Une mesure peut être vue comme un</w:t>
      </w:r>
      <w:r w:rsidR="00F610DF">
        <w:rPr>
          <w:color w:val="auto"/>
          <w:sz w:val="24"/>
        </w:rPr>
        <w:t>e</w:t>
      </w:r>
      <w:r w:rsidRPr="008C1F57">
        <w:rPr>
          <w:color w:val="auto"/>
          <w:sz w:val="24"/>
        </w:rPr>
        <w:t xml:space="preserve"> </w:t>
      </w:r>
      <w:r>
        <w:rPr>
          <w:color w:val="auto"/>
          <w:sz w:val="24"/>
        </w:rPr>
        <w:t xml:space="preserve">relation entre </w:t>
      </w:r>
      <w:r w:rsidRPr="008C1F57">
        <w:rPr>
          <w:color w:val="auto"/>
          <w:sz w:val="24"/>
        </w:rPr>
        <w:t>une entité (exemple, code source) e</w:t>
      </w:r>
      <w:r w:rsidR="002262EE">
        <w:rPr>
          <w:color w:val="auto"/>
          <w:sz w:val="24"/>
        </w:rPr>
        <w:t>t</w:t>
      </w:r>
      <w:r w:rsidRPr="008C1F57">
        <w:rPr>
          <w:color w:val="auto"/>
          <w:sz w:val="24"/>
        </w:rPr>
        <w:t xml:space="preserve"> un attribut (par exemple, la complexité).</w:t>
      </w:r>
      <w:r w:rsidR="002262EE">
        <w:rPr>
          <w:color w:val="auto"/>
          <w:sz w:val="24"/>
        </w:rPr>
        <w:t xml:space="preserve"> </w:t>
      </w:r>
      <w:r>
        <w:rPr>
          <w:color w:val="auto"/>
          <w:sz w:val="24"/>
        </w:rPr>
        <w:t xml:space="preserve">Cependant </w:t>
      </w:r>
      <w:r w:rsidR="002262EE">
        <w:rPr>
          <w:color w:val="auto"/>
          <w:sz w:val="24"/>
        </w:rPr>
        <w:t>c</w:t>
      </w:r>
      <w:r>
        <w:rPr>
          <w:color w:val="auto"/>
          <w:sz w:val="24"/>
        </w:rPr>
        <w:t>es attributs peuvent être classés en attributs interne et attributs externe :</w:t>
      </w:r>
    </w:p>
    <w:p w:rsidR="008C1F57" w:rsidRDefault="00B149CE" w:rsidP="00D944C4">
      <w:pPr>
        <w:pStyle w:val="Textenormal"/>
        <w:ind w:left="0"/>
        <w:rPr>
          <w:color w:val="auto"/>
          <w:sz w:val="24"/>
        </w:rPr>
      </w:pPr>
      <w:r w:rsidRPr="00B149CE">
        <w:rPr>
          <w:b/>
          <w:bCs/>
          <w:color w:val="auto"/>
          <w:sz w:val="24"/>
        </w:rPr>
        <w:t>Des attributs internes :</w:t>
      </w:r>
      <w:r w:rsidR="008C1F57" w:rsidRPr="008C1F57">
        <w:rPr>
          <w:color w:val="auto"/>
          <w:sz w:val="24"/>
        </w:rPr>
        <w:t xml:space="preserve"> </w:t>
      </w:r>
      <w:r w:rsidR="002262EE">
        <w:rPr>
          <w:color w:val="auto"/>
          <w:sz w:val="24"/>
        </w:rPr>
        <w:t>c</w:t>
      </w:r>
      <w:r w:rsidR="00634D70">
        <w:rPr>
          <w:color w:val="auto"/>
          <w:sz w:val="24"/>
        </w:rPr>
        <w:t xml:space="preserve">e sont les </w:t>
      </w:r>
      <w:r w:rsidR="008C1F57" w:rsidRPr="008C1F57">
        <w:rPr>
          <w:color w:val="auto"/>
          <w:sz w:val="24"/>
        </w:rPr>
        <w:t>attributs mesurables sur l’entité indép</w:t>
      </w:r>
      <w:r w:rsidR="008C1F57">
        <w:rPr>
          <w:color w:val="auto"/>
          <w:sz w:val="24"/>
        </w:rPr>
        <w:t>endamment de son environnement.</w:t>
      </w:r>
      <w:r w:rsidR="008C1F57" w:rsidRPr="008C1F57">
        <w:rPr>
          <w:color w:val="auto"/>
          <w:sz w:val="24"/>
        </w:rPr>
        <w:t xml:space="preserve"> Exemple: </w:t>
      </w:r>
      <w:r w:rsidR="002262EE">
        <w:rPr>
          <w:color w:val="auto"/>
          <w:sz w:val="24"/>
        </w:rPr>
        <w:t>c</w:t>
      </w:r>
      <w:r w:rsidR="008C1F57" w:rsidRPr="008C1F57">
        <w:rPr>
          <w:color w:val="auto"/>
          <w:sz w:val="24"/>
        </w:rPr>
        <w:t>omplexité,</w:t>
      </w:r>
      <w:r w:rsidR="002262EE">
        <w:rPr>
          <w:color w:val="auto"/>
          <w:sz w:val="24"/>
        </w:rPr>
        <w:t> n</w:t>
      </w:r>
      <w:r w:rsidR="008C1F57">
        <w:rPr>
          <w:color w:val="auto"/>
          <w:sz w:val="24"/>
        </w:rPr>
        <w:t>ombre de ligne de code</w:t>
      </w:r>
      <w:r w:rsidR="008C1F57" w:rsidRPr="008C1F57">
        <w:rPr>
          <w:color w:val="auto"/>
          <w:sz w:val="24"/>
        </w:rPr>
        <w:t>.</w:t>
      </w:r>
    </w:p>
    <w:p w:rsidR="008C1F57" w:rsidRDefault="00B149CE" w:rsidP="008D43A9">
      <w:pPr>
        <w:pStyle w:val="Textenormal"/>
        <w:ind w:left="0"/>
        <w:rPr>
          <w:color w:val="auto"/>
          <w:sz w:val="24"/>
        </w:rPr>
      </w:pPr>
      <w:r w:rsidRPr="00B149CE">
        <w:rPr>
          <w:b/>
          <w:bCs/>
          <w:color w:val="auto"/>
          <w:sz w:val="24"/>
        </w:rPr>
        <w:t>Des attributs externes :</w:t>
      </w:r>
      <w:r w:rsidR="008C1F57" w:rsidRPr="008C1F57">
        <w:rPr>
          <w:color w:val="auto"/>
          <w:sz w:val="24"/>
        </w:rPr>
        <w:t xml:space="preserve"> attributs mesurables par rapport aux liens avec son environnement.  Ces attributs peuvent être </w:t>
      </w:r>
      <w:r w:rsidR="00634D70" w:rsidRPr="008C1F57">
        <w:rPr>
          <w:color w:val="auto"/>
          <w:sz w:val="24"/>
        </w:rPr>
        <w:t>mesur</w:t>
      </w:r>
      <w:r w:rsidR="00634D70">
        <w:rPr>
          <w:color w:val="auto"/>
          <w:sz w:val="24"/>
        </w:rPr>
        <w:t>és</w:t>
      </w:r>
      <w:r w:rsidR="008C1F57" w:rsidRPr="008C1F57">
        <w:rPr>
          <w:color w:val="auto"/>
          <w:sz w:val="24"/>
        </w:rPr>
        <w:t xml:space="preserve"> seulement avec le respect de la relation du processus</w:t>
      </w:r>
      <w:r w:rsidR="00634D70">
        <w:rPr>
          <w:color w:val="auto"/>
          <w:sz w:val="24"/>
        </w:rPr>
        <w:t xml:space="preserve"> ou d</w:t>
      </w:r>
      <w:r w:rsidR="008D43A9">
        <w:rPr>
          <w:color w:val="auto"/>
          <w:sz w:val="24"/>
        </w:rPr>
        <w:t>e</w:t>
      </w:r>
      <w:r w:rsidR="00634D70">
        <w:rPr>
          <w:color w:val="auto"/>
          <w:sz w:val="24"/>
        </w:rPr>
        <w:t xml:space="preserve"> </w:t>
      </w:r>
      <w:r w:rsidR="008C1F57" w:rsidRPr="008C1F57">
        <w:rPr>
          <w:color w:val="auto"/>
          <w:sz w:val="24"/>
        </w:rPr>
        <w:t xml:space="preserve">produit ou </w:t>
      </w:r>
      <w:r w:rsidR="00634D70">
        <w:rPr>
          <w:color w:val="auto"/>
          <w:sz w:val="24"/>
        </w:rPr>
        <w:t>d</w:t>
      </w:r>
      <w:r w:rsidR="008D43A9">
        <w:rPr>
          <w:color w:val="auto"/>
          <w:sz w:val="24"/>
        </w:rPr>
        <w:t>e</w:t>
      </w:r>
      <w:r w:rsidR="00634D70">
        <w:rPr>
          <w:color w:val="auto"/>
          <w:sz w:val="24"/>
        </w:rPr>
        <w:t xml:space="preserve"> </w:t>
      </w:r>
      <w:r w:rsidR="008C1F57" w:rsidRPr="008C1F57">
        <w:rPr>
          <w:color w:val="auto"/>
          <w:sz w:val="24"/>
        </w:rPr>
        <w:t>ressource à son environnement.  Exemple: maintenabilité du code source d’un programme</w:t>
      </w:r>
      <w:r w:rsidR="00D9167D">
        <w:rPr>
          <w:color w:val="auto"/>
          <w:sz w:val="24"/>
        </w:rPr>
        <w:t>.</w:t>
      </w:r>
    </w:p>
    <w:p w:rsidR="00056945" w:rsidRDefault="00056945" w:rsidP="00AC7091">
      <w:pPr>
        <w:pStyle w:val="Textenormal"/>
        <w:ind w:left="0"/>
        <w:rPr>
          <w:color w:val="auto"/>
          <w:sz w:val="24"/>
        </w:rPr>
      </w:pPr>
      <w:r>
        <w:rPr>
          <w:color w:val="auto"/>
          <w:sz w:val="24"/>
        </w:rPr>
        <w:t xml:space="preserve">Il faut </w:t>
      </w:r>
      <w:r w:rsidR="002811EB">
        <w:rPr>
          <w:color w:val="auto"/>
          <w:sz w:val="24"/>
        </w:rPr>
        <w:t>savoir</w:t>
      </w:r>
      <w:r>
        <w:rPr>
          <w:color w:val="auto"/>
          <w:sz w:val="24"/>
        </w:rPr>
        <w:t xml:space="preserve"> que</w:t>
      </w:r>
      <w:r w:rsidR="002811EB">
        <w:rPr>
          <w:color w:val="auto"/>
          <w:sz w:val="24"/>
        </w:rPr>
        <w:t xml:space="preserve"> dans un projet de métrique,</w:t>
      </w:r>
      <w:r>
        <w:rPr>
          <w:color w:val="auto"/>
          <w:sz w:val="24"/>
        </w:rPr>
        <w:t xml:space="preserve"> </w:t>
      </w:r>
      <w:r w:rsidR="002811EB">
        <w:rPr>
          <w:color w:val="auto"/>
          <w:sz w:val="24"/>
        </w:rPr>
        <w:t>on ne</w:t>
      </w:r>
      <w:r>
        <w:rPr>
          <w:color w:val="auto"/>
          <w:sz w:val="24"/>
        </w:rPr>
        <w:t xml:space="preserve"> doit pas mesure</w:t>
      </w:r>
      <w:r w:rsidR="002262EE">
        <w:rPr>
          <w:color w:val="auto"/>
          <w:sz w:val="24"/>
        </w:rPr>
        <w:t>r</w:t>
      </w:r>
      <w:r>
        <w:rPr>
          <w:color w:val="auto"/>
          <w:sz w:val="24"/>
        </w:rPr>
        <w:t xml:space="preserve"> </w:t>
      </w:r>
      <w:r w:rsidR="002811EB">
        <w:rPr>
          <w:color w:val="auto"/>
          <w:sz w:val="24"/>
        </w:rPr>
        <w:t>tout</w:t>
      </w:r>
      <w:r w:rsidR="002262EE">
        <w:rPr>
          <w:color w:val="auto"/>
          <w:sz w:val="24"/>
        </w:rPr>
        <w:t>es</w:t>
      </w:r>
      <w:r w:rsidR="002811EB">
        <w:rPr>
          <w:color w:val="auto"/>
          <w:sz w:val="24"/>
        </w:rPr>
        <w:t xml:space="preserve"> les métrique</w:t>
      </w:r>
      <w:r w:rsidR="002262EE">
        <w:rPr>
          <w:color w:val="auto"/>
          <w:sz w:val="24"/>
        </w:rPr>
        <w:t>s</w:t>
      </w:r>
      <w:r w:rsidR="002811EB">
        <w:rPr>
          <w:color w:val="auto"/>
          <w:sz w:val="24"/>
        </w:rPr>
        <w:t xml:space="preserve"> d</w:t>
      </w:r>
      <w:r w:rsidR="002262EE">
        <w:rPr>
          <w:color w:val="auto"/>
          <w:sz w:val="24"/>
        </w:rPr>
        <w:t>u</w:t>
      </w:r>
      <w:r w:rsidR="002811EB">
        <w:rPr>
          <w:color w:val="auto"/>
          <w:sz w:val="24"/>
        </w:rPr>
        <w:t xml:space="preserve"> logiciel, mais plutôt on doit définir d’abord, qu</w:t>
      </w:r>
      <w:r w:rsidR="002262EE">
        <w:rPr>
          <w:color w:val="auto"/>
          <w:sz w:val="24"/>
        </w:rPr>
        <w:t>’est-ce qu’on</w:t>
      </w:r>
      <w:r w:rsidR="002811EB">
        <w:rPr>
          <w:color w:val="auto"/>
          <w:sz w:val="24"/>
        </w:rPr>
        <w:t xml:space="preserve"> veut mesurer</w:t>
      </w:r>
      <w:r w:rsidR="002262EE">
        <w:rPr>
          <w:color w:val="auto"/>
          <w:sz w:val="24"/>
        </w:rPr>
        <w:t xml:space="preserve"> </w:t>
      </w:r>
      <w:r w:rsidR="008B6E02">
        <w:rPr>
          <w:color w:val="auto"/>
          <w:sz w:val="24"/>
        </w:rPr>
        <w:fldChar w:fldCharType="begin"/>
      </w:r>
      <w:r w:rsidR="00AC7091">
        <w:rPr>
          <w:color w:val="auto"/>
          <w:sz w:val="24"/>
        </w:rPr>
        <w:instrText xml:space="preserve"> ADDIN ZOTERO_ITEM CSL_CITATION {"citationID":"QghZU7ao","properties":{"formattedCitation":"[34]","plainCitation":"[34]","noteIndex":0},"citationItems":[{"id":138,"uris":["http://zotero.org/users/4740593/items/E4XSAQNS"],"uri":["http://zotero.org/users/4740593/items/E4XSAQNS"],"itemData":{"id":138,"type":"speech","title":"CHAPITRE 1 INTRODUCTION A LA  MESURE DE LOGICIEL","publisher-place":"Univercité Badji Mokhtar","event-place":"Univercité Badji Mokhtar","author":[{"literal":"DR BOUNOUR NORA"}]}}],"schema":"https://github.com/citation-style-language/schema/raw/master/csl-citation.json"} </w:instrText>
      </w:r>
      <w:r w:rsidR="008B6E02">
        <w:rPr>
          <w:color w:val="auto"/>
          <w:sz w:val="24"/>
        </w:rPr>
        <w:fldChar w:fldCharType="separate"/>
      </w:r>
      <w:r w:rsidR="00AC7091" w:rsidRPr="00AC7091">
        <w:t>[34]</w:t>
      </w:r>
      <w:r w:rsidR="008B6E02">
        <w:rPr>
          <w:color w:val="auto"/>
          <w:sz w:val="24"/>
        </w:rPr>
        <w:fldChar w:fldCharType="end"/>
      </w:r>
      <w:r w:rsidR="002811EB">
        <w:rPr>
          <w:color w:val="auto"/>
          <w:sz w:val="24"/>
        </w:rPr>
        <w:t>.</w:t>
      </w:r>
    </w:p>
    <w:p w:rsidR="00056945" w:rsidRDefault="00D1091E" w:rsidP="00ED356B">
      <w:pPr>
        <w:pStyle w:val="Titreniveau1"/>
      </w:pPr>
      <w:bookmarkStart w:id="174" w:name="_Toc517734765"/>
      <w:r>
        <w:t>5.</w:t>
      </w:r>
      <w:r w:rsidR="00ED356B">
        <w:t>2</w:t>
      </w:r>
      <w:r>
        <w:t xml:space="preserve">) </w:t>
      </w:r>
      <w:r w:rsidR="00056945">
        <w:t>Présentation de la stratégie de calcul des métriques :</w:t>
      </w:r>
      <w:bookmarkEnd w:id="174"/>
    </w:p>
    <w:p w:rsidR="00525725" w:rsidRDefault="00056945" w:rsidP="003678D2">
      <w:r>
        <w:t>Pour aboutir  notre but</w:t>
      </w:r>
      <w:r w:rsidR="003678D2">
        <w:t>,</w:t>
      </w:r>
      <w:r>
        <w:t xml:space="preserve"> on va </w:t>
      </w:r>
      <w:r w:rsidR="003678D2">
        <w:t xml:space="preserve">s’intéresser </w:t>
      </w:r>
      <w:r w:rsidR="001C44AB">
        <w:t>au</w:t>
      </w:r>
      <w:r w:rsidR="003678D2">
        <w:t>x</w:t>
      </w:r>
      <w:r w:rsidR="001C44AB">
        <w:t xml:space="preserve"> métrique</w:t>
      </w:r>
      <w:r w:rsidR="003678D2">
        <w:t>s</w:t>
      </w:r>
      <w:r w:rsidR="001C44AB">
        <w:t xml:space="preserve"> interne</w:t>
      </w:r>
      <w:r w:rsidR="003678D2">
        <w:t>s</w:t>
      </w:r>
      <w:r w:rsidR="001C44AB">
        <w:t xml:space="preserve"> d</w:t>
      </w:r>
      <w:r w:rsidR="003678D2">
        <w:t>u</w:t>
      </w:r>
      <w:r w:rsidR="001C44AB">
        <w:t xml:space="preserve"> code source</w:t>
      </w:r>
      <w:r>
        <w:t xml:space="preserve">, puisque le but est de comparer les deux approche RMI et JCSP.net. </w:t>
      </w:r>
    </w:p>
    <w:p w:rsidR="00056945" w:rsidRDefault="00525725" w:rsidP="00525725">
      <w:r>
        <w:t>Les métriques qui nous intéressent alors sont</w:t>
      </w:r>
      <w:r w:rsidR="00056945">
        <w:t> :</w:t>
      </w:r>
    </w:p>
    <w:p w:rsidR="00B55365" w:rsidRDefault="00056945">
      <w:pPr>
        <w:pStyle w:val="Paragraphedeliste"/>
        <w:numPr>
          <w:ilvl w:val="0"/>
          <w:numId w:val="4"/>
        </w:numPr>
      </w:pPr>
      <w:r>
        <w:t>LOC : nombre de ligne de code</w:t>
      </w:r>
      <w:r w:rsidR="003678D2">
        <w:t>,</w:t>
      </w:r>
    </w:p>
    <w:p w:rsidR="00B55365" w:rsidRDefault="00056945">
      <w:pPr>
        <w:pStyle w:val="Paragraphedeliste"/>
        <w:numPr>
          <w:ilvl w:val="0"/>
          <w:numId w:val="4"/>
        </w:numPr>
      </w:pPr>
      <w:r>
        <w:t xml:space="preserve">Nombre des </w:t>
      </w:r>
      <w:r w:rsidR="00845C22">
        <w:t>classes,</w:t>
      </w:r>
    </w:p>
    <w:p w:rsidR="00B55365" w:rsidRDefault="00845C22">
      <w:pPr>
        <w:pStyle w:val="Paragraphedeliste"/>
        <w:numPr>
          <w:ilvl w:val="0"/>
          <w:numId w:val="4"/>
        </w:numPr>
      </w:pPr>
      <w:r>
        <w:t>Nombre des méthodes,</w:t>
      </w:r>
    </w:p>
    <w:p w:rsidR="00B55365" w:rsidRDefault="00056945">
      <w:pPr>
        <w:pStyle w:val="Paragraphedeliste"/>
        <w:numPr>
          <w:ilvl w:val="0"/>
          <w:numId w:val="4"/>
        </w:numPr>
      </w:pPr>
      <w:r>
        <w:lastRenderedPageBreak/>
        <w:t xml:space="preserve">Complexité </w:t>
      </w:r>
      <w:r w:rsidRPr="00525725">
        <w:t>cyclomatique</w:t>
      </w:r>
      <w:r w:rsidR="00141602">
        <w:t xml:space="preserve"> moyenne</w:t>
      </w:r>
      <w:r w:rsidR="00EB6A05">
        <w:t> : C’est un nombre cyclomatique constitué par le nombre de chemins linéairement indépendant à travers un programme</w:t>
      </w:r>
      <w:r w:rsidR="00845C22">
        <w:t>,</w:t>
      </w:r>
    </w:p>
    <w:p w:rsidR="00B55365" w:rsidRDefault="00141602" w:rsidP="00AC7091">
      <w:pPr>
        <w:pStyle w:val="Paragraphedeliste"/>
        <w:numPr>
          <w:ilvl w:val="0"/>
          <w:numId w:val="4"/>
        </w:numPr>
      </w:pPr>
      <w:r>
        <w:t>LCOM </w:t>
      </w:r>
      <w:r w:rsidR="002D3F73">
        <w:t xml:space="preserve">2 </w:t>
      </w:r>
      <w:r>
        <w:t xml:space="preserve">: </w:t>
      </w:r>
      <w:r w:rsidR="00845C22">
        <w:t xml:space="preserve">mesure la cohérence des classe, </w:t>
      </w:r>
      <w:r w:rsidR="00845C22" w:rsidRPr="00845C22">
        <w:t xml:space="preserve">Cela nous donne une idée </w:t>
      </w:r>
      <w:r w:rsidR="00845C22">
        <w:t xml:space="preserve">sur le degré de l’encapsulation des classe par rapport </w:t>
      </w:r>
      <w:r w:rsidR="003678D2">
        <w:t xml:space="preserve">à </w:t>
      </w:r>
      <w:r w:rsidR="00845C22">
        <w:t xml:space="preserve">ses attribut </w:t>
      </w:r>
      <w:r w:rsidR="008B6E02">
        <w:fldChar w:fldCharType="begin"/>
      </w:r>
      <w:r w:rsidR="00AC7091">
        <w:instrText xml:space="preserve"> ADDIN ZOTERO_ITEM CSL_CITATION {"citationID":"hXJcF4ru","properties":{"formattedCitation":"[35]","plainCitation":"[35]","noteIndex":0},"citationItems":[{"id":137,"uris":["http://zotero.org/users/4740593/items/T9DICISW"],"uri":["http://zotero.org/users/4740593/items/T9DICISW"],"itemData":{"id":137,"type":"speech","title":"Chapitre 4 Métriques Orientées Objets","publisher-place":"Univercité Badji Mokhtar","event-place":"Univercité Badji Mokhtar","author":[{"literal":"DR BOUNOUR NORA"}]}}],"schema":"https://github.com/citation-style-language/schema/raw/master/csl-citation.json"} </w:instrText>
      </w:r>
      <w:r w:rsidR="008B6E02">
        <w:fldChar w:fldCharType="separate"/>
      </w:r>
      <w:r w:rsidR="00AC7091" w:rsidRPr="00AC7091">
        <w:t>[35]</w:t>
      </w:r>
      <w:r w:rsidR="008B6E02">
        <w:fldChar w:fldCharType="end"/>
      </w:r>
      <w:r w:rsidR="00845C22">
        <w:t>.</w:t>
      </w:r>
    </w:p>
    <w:p w:rsidR="00056945" w:rsidRPr="008C1F57" w:rsidRDefault="00845C22" w:rsidP="00AC7091">
      <w:pPr>
        <w:pStyle w:val="Textenormal"/>
        <w:ind w:left="0"/>
        <w:rPr>
          <w:color w:val="auto"/>
          <w:sz w:val="24"/>
        </w:rPr>
      </w:pPr>
      <w:r>
        <w:rPr>
          <w:color w:val="auto"/>
          <w:sz w:val="24"/>
        </w:rPr>
        <w:t>P</w:t>
      </w:r>
      <w:r w:rsidR="00525725">
        <w:rPr>
          <w:color w:val="auto"/>
          <w:sz w:val="24"/>
        </w:rPr>
        <w:t>our calculer ses métrique</w:t>
      </w:r>
      <w:r w:rsidR="00563518">
        <w:rPr>
          <w:color w:val="auto"/>
          <w:sz w:val="24"/>
        </w:rPr>
        <w:t>s</w:t>
      </w:r>
      <w:r w:rsidR="00525725">
        <w:rPr>
          <w:color w:val="auto"/>
          <w:sz w:val="24"/>
        </w:rPr>
        <w:t xml:space="preserve"> </w:t>
      </w:r>
      <w:r>
        <w:rPr>
          <w:color w:val="auto"/>
          <w:sz w:val="24"/>
        </w:rPr>
        <w:t>nous allons</w:t>
      </w:r>
      <w:r w:rsidR="00525725">
        <w:rPr>
          <w:color w:val="auto"/>
          <w:sz w:val="24"/>
        </w:rPr>
        <w:t xml:space="preserve"> utiliser le  plugin  </w:t>
      </w:r>
      <w:r w:rsidR="00525725">
        <w:t xml:space="preserve">« Simple code metric » </w:t>
      </w:r>
      <w:r w:rsidR="00525725">
        <w:rPr>
          <w:color w:val="auto"/>
          <w:sz w:val="24"/>
        </w:rPr>
        <w:t xml:space="preserve"> de </w:t>
      </w:r>
      <w:r w:rsidR="003678D2">
        <w:rPr>
          <w:color w:val="auto"/>
          <w:sz w:val="24"/>
        </w:rPr>
        <w:t>N</w:t>
      </w:r>
      <w:r w:rsidR="00525725">
        <w:rPr>
          <w:color w:val="auto"/>
          <w:sz w:val="24"/>
        </w:rPr>
        <w:t xml:space="preserve">etbeans </w:t>
      </w:r>
      <w:r w:rsidR="008B6E02">
        <w:rPr>
          <w:color w:val="auto"/>
          <w:sz w:val="24"/>
        </w:rPr>
        <w:fldChar w:fldCharType="begin"/>
      </w:r>
      <w:r w:rsidR="00AC7091">
        <w:rPr>
          <w:color w:val="auto"/>
          <w:sz w:val="24"/>
        </w:rPr>
        <w:instrText xml:space="preserve"> ADDIN ZOTERO_ITEM CSL_CITATION {"citationID":"U7b3RD10","properties":{"formattedCitation":"[36]","plainCitation":"[36]","noteIndex":0},"citationItems":[{"id":131,"uris":["http://zotero.org/users/4740593/items/8JY2QFVC"],"uri":["http://zotero.org/users/4740593/items/8JY2QFVC"],"itemData":{"id":131,"type":"webpage","title":"Simple Code Metrics - NetBeans Plugin detail","URL":"http://plugins.netbeans.org/plugin/9494/simple-code-metrics","accessed":{"date-parts":[["2018",6,22]]}}}],"schema":"https://github.com/citation-style-language/schema/raw/master/csl-citation.json"} </w:instrText>
      </w:r>
      <w:r w:rsidR="008B6E02">
        <w:rPr>
          <w:color w:val="auto"/>
          <w:sz w:val="24"/>
        </w:rPr>
        <w:fldChar w:fldCharType="separate"/>
      </w:r>
      <w:r w:rsidR="00AC7091" w:rsidRPr="00AC7091">
        <w:t>[36]</w:t>
      </w:r>
      <w:r w:rsidR="008B6E02">
        <w:rPr>
          <w:color w:val="auto"/>
          <w:sz w:val="24"/>
        </w:rPr>
        <w:fldChar w:fldCharType="end"/>
      </w:r>
      <w:r w:rsidR="003678D2">
        <w:rPr>
          <w:color w:val="auto"/>
          <w:sz w:val="24"/>
        </w:rPr>
        <w:t>.</w:t>
      </w:r>
    </w:p>
    <w:p w:rsidR="00563E03" w:rsidRDefault="00D1091E" w:rsidP="00ED356B">
      <w:pPr>
        <w:pStyle w:val="Titreniveau1"/>
      </w:pPr>
      <w:bookmarkStart w:id="175" w:name="_Toc517734766"/>
      <w:r>
        <w:t>5.</w:t>
      </w:r>
      <w:r w:rsidR="00ED356B">
        <w:t>3</w:t>
      </w:r>
      <w:r>
        <w:t xml:space="preserve">) </w:t>
      </w:r>
      <w:r w:rsidR="00563E03">
        <w:t>Description de l’outil « Simple code metric »</w:t>
      </w:r>
      <w:bookmarkEnd w:id="175"/>
    </w:p>
    <w:p w:rsidR="00563E03" w:rsidRDefault="00563E03" w:rsidP="00563E03">
      <w:pPr>
        <w:jc w:val="both"/>
      </w:pPr>
      <w:r>
        <w:t>« Simple code metric » mesure les métriques d</w:t>
      </w:r>
      <w:r w:rsidR="003678D2">
        <w:t>u</w:t>
      </w:r>
      <w:r>
        <w:t xml:space="preserve"> code et les statistiques comme</w:t>
      </w:r>
      <w:r w:rsidR="003678D2">
        <w:t xml:space="preserve"> </w:t>
      </w:r>
      <w:r>
        <w:t>:</w:t>
      </w:r>
    </w:p>
    <w:p w:rsidR="00563E03" w:rsidRDefault="00563E03" w:rsidP="00360A2E">
      <w:pPr>
        <w:pStyle w:val="Paragraphedeliste"/>
        <w:numPr>
          <w:ilvl w:val="0"/>
          <w:numId w:val="54"/>
        </w:numPr>
        <w:jc w:val="both"/>
      </w:pPr>
      <w:r>
        <w:t>lignes de code</w:t>
      </w:r>
    </w:p>
    <w:p w:rsidR="00563E03" w:rsidRDefault="00563E03" w:rsidP="00360A2E">
      <w:pPr>
        <w:pStyle w:val="Paragraphedeliste"/>
        <w:numPr>
          <w:ilvl w:val="0"/>
          <w:numId w:val="54"/>
        </w:numPr>
        <w:jc w:val="both"/>
      </w:pPr>
      <w:r>
        <w:t>nombre de classes</w:t>
      </w:r>
    </w:p>
    <w:p w:rsidR="00563E03" w:rsidRDefault="00563E03" w:rsidP="00360A2E">
      <w:pPr>
        <w:pStyle w:val="Paragraphedeliste"/>
        <w:numPr>
          <w:ilvl w:val="0"/>
          <w:numId w:val="54"/>
        </w:numPr>
        <w:jc w:val="both"/>
      </w:pPr>
      <w:r>
        <w:t>nombre de méthodes</w:t>
      </w:r>
    </w:p>
    <w:p w:rsidR="00563E03" w:rsidRDefault="00563E03" w:rsidP="00360A2E">
      <w:pPr>
        <w:pStyle w:val="Paragraphedeliste"/>
        <w:numPr>
          <w:ilvl w:val="0"/>
          <w:numId w:val="54"/>
        </w:numPr>
        <w:jc w:val="both"/>
      </w:pPr>
      <w:r>
        <w:t>complexité cyclomatique</w:t>
      </w:r>
    </w:p>
    <w:p w:rsidR="00563E03" w:rsidRDefault="00563E03" w:rsidP="007E0815">
      <w:pPr>
        <w:pStyle w:val="Paragraphedeliste"/>
        <w:numPr>
          <w:ilvl w:val="0"/>
          <w:numId w:val="54"/>
        </w:numPr>
        <w:jc w:val="both"/>
      </w:pPr>
      <w:r>
        <w:t>LCOM (manque</w:t>
      </w:r>
      <w:r w:rsidR="007E0815">
        <w:t xml:space="preserve"> de cohésion dans les méthodes)</w:t>
      </w:r>
    </w:p>
    <w:p w:rsidR="00563E03" w:rsidRDefault="00563E03" w:rsidP="00360A2E">
      <w:pPr>
        <w:pStyle w:val="Paragraphedeliste"/>
        <w:numPr>
          <w:ilvl w:val="0"/>
          <w:numId w:val="54"/>
        </w:numPr>
        <w:jc w:val="both"/>
      </w:pPr>
      <w:r>
        <w:t>lignes avec des importations</w:t>
      </w:r>
    </w:p>
    <w:p w:rsidR="00563E03" w:rsidRDefault="00563E03" w:rsidP="00360A2E">
      <w:pPr>
        <w:pStyle w:val="Paragraphedeliste"/>
        <w:numPr>
          <w:ilvl w:val="0"/>
          <w:numId w:val="54"/>
        </w:numPr>
        <w:jc w:val="both"/>
      </w:pPr>
      <w:r>
        <w:t>lignes vides</w:t>
      </w:r>
    </w:p>
    <w:p w:rsidR="00563E03" w:rsidRDefault="00563E03" w:rsidP="00B76D9F">
      <w:pPr>
        <w:jc w:val="both"/>
      </w:pPr>
      <w:r w:rsidRPr="000E6FEC">
        <w:rPr>
          <w:b/>
          <w:bCs/>
        </w:rPr>
        <w:t>Limites</w:t>
      </w:r>
      <w:r w:rsidR="00F32C8D">
        <w:rPr>
          <w:b/>
          <w:bCs/>
        </w:rPr>
        <w:t xml:space="preserve"> </w:t>
      </w:r>
      <w:r>
        <w:t>:</w:t>
      </w:r>
    </w:p>
    <w:p w:rsidR="00563E03" w:rsidRDefault="00563E03" w:rsidP="008E094B">
      <w:pPr>
        <w:pStyle w:val="Paragraphedeliste"/>
        <w:numPr>
          <w:ilvl w:val="0"/>
          <w:numId w:val="56"/>
        </w:numPr>
        <w:jc w:val="both"/>
      </w:pPr>
      <w:r>
        <w:t>Pas de support pour les classes internes</w:t>
      </w:r>
      <w:r w:rsidR="00736085">
        <w:t xml:space="preserve">, ce cas </w:t>
      </w:r>
      <w:r w:rsidR="00F32C8D">
        <w:t>d</w:t>
      </w:r>
      <w:r w:rsidR="00736085">
        <w:t>e figure</w:t>
      </w:r>
      <w:r w:rsidR="00F32C8D">
        <w:t>s n’existe</w:t>
      </w:r>
      <w:r w:rsidR="00736085">
        <w:t xml:space="preserve"> pas dans notre projet.</w:t>
      </w:r>
    </w:p>
    <w:p w:rsidR="00A91C48" w:rsidRDefault="00563E03" w:rsidP="00AC7091">
      <w:pPr>
        <w:pStyle w:val="Paragraphedeliste"/>
        <w:numPr>
          <w:ilvl w:val="0"/>
          <w:numId w:val="56"/>
        </w:numPr>
        <w:jc w:val="both"/>
      </w:pPr>
      <w:r>
        <w:t>Les variables locales ne peuvent pas masquer les variables de classe</w:t>
      </w:r>
      <w:r w:rsidR="00F32C8D">
        <w:t xml:space="preserve"> </w:t>
      </w:r>
      <w:r w:rsidR="008B6E02">
        <w:fldChar w:fldCharType="begin"/>
      </w:r>
      <w:r w:rsidR="00AC7091">
        <w:instrText xml:space="preserve"> ADDIN ZOTERO_ITEM CSL_CITATION {"citationID":"1kEBFxe9","properties":{"formattedCitation":"[36]","plainCitation":"[36]","noteIndex":0},"citationItems":[{"id":131,"uris":["http://zotero.org/users/4740593/items/8JY2QFVC"],"uri":["http://zotero.org/users/4740593/items/8JY2QFVC"],"itemData":{"id":131,"type":"webpage","title":"Simple Code Metrics - NetBeans Plugin detail","URL":"http://plugins.netbeans.org/plugin/9494/simple-code-metrics","accessed":{"date-parts":[["2018",6,22]]}}}],"schema":"https://github.com/citation-style-language/schema/raw/master/csl-citation.json"} </w:instrText>
      </w:r>
      <w:r w:rsidR="008B6E02">
        <w:fldChar w:fldCharType="separate"/>
      </w:r>
      <w:r w:rsidR="00AC7091" w:rsidRPr="00AC7091">
        <w:t>[36]</w:t>
      </w:r>
      <w:r w:rsidR="008B6E02">
        <w:fldChar w:fldCharType="end"/>
      </w:r>
      <w:r w:rsidR="00F32C8D">
        <w:t>.</w:t>
      </w:r>
    </w:p>
    <w:p w:rsidR="00686F15" w:rsidRDefault="00D1091E" w:rsidP="00ED356B">
      <w:pPr>
        <w:pStyle w:val="Titreniveau1"/>
      </w:pPr>
      <w:bookmarkStart w:id="176" w:name="_Toc517734767"/>
      <w:r>
        <w:t>5.</w:t>
      </w:r>
      <w:r w:rsidR="00ED356B">
        <w:t>4</w:t>
      </w:r>
      <w:r>
        <w:t xml:space="preserve">) </w:t>
      </w:r>
      <w:r w:rsidR="00686F15">
        <w:t xml:space="preserve">Résultat de </w:t>
      </w:r>
      <w:r w:rsidR="004C3C6C">
        <w:t>calcul des métriques choisies :</w:t>
      </w:r>
      <w:bookmarkEnd w:id="176"/>
    </w:p>
    <w:p w:rsidR="004C3C6C" w:rsidRDefault="00A66893" w:rsidP="00563518">
      <w:pPr>
        <w:jc w:val="both"/>
      </w:pPr>
      <w:r>
        <w:t xml:space="preserve">La </w:t>
      </w:r>
      <w:r w:rsidR="00563518">
        <w:t>comparaison</w:t>
      </w:r>
      <w:r>
        <w:t xml:space="preserve"> se fait entre les deux annuaire</w:t>
      </w:r>
      <w:r w:rsidR="00513BD9">
        <w:t>s</w:t>
      </w:r>
      <w:r>
        <w:t xml:space="preserve"> </w:t>
      </w:r>
      <w:r w:rsidR="00563518">
        <w:t>d’une part</w:t>
      </w:r>
      <w:r>
        <w:t>, et entre les deux application</w:t>
      </w:r>
      <w:r w:rsidR="00845C22">
        <w:t>s</w:t>
      </w:r>
      <w:r>
        <w:t xml:space="preserve">  MiniISante d’un</w:t>
      </w:r>
      <w:r w:rsidR="00F32C8D">
        <w:t>e</w:t>
      </w:r>
      <w:r>
        <w:t xml:space="preserve"> autre parte.</w:t>
      </w:r>
    </w:p>
    <w:p w:rsidR="00A66893" w:rsidRDefault="00F32C8D" w:rsidP="00F32C8D">
      <w:pPr>
        <w:jc w:val="both"/>
      </w:pPr>
      <w:r>
        <w:t>Les r</w:t>
      </w:r>
      <w:r w:rsidR="00563518">
        <w:t>ésultat</w:t>
      </w:r>
      <w:r>
        <w:t>s</w:t>
      </w:r>
      <w:r w:rsidR="00A66893">
        <w:t xml:space="preserve"> de</w:t>
      </w:r>
      <w:r w:rsidR="00563518">
        <w:t xml:space="preserve"> la</w:t>
      </w:r>
      <w:r w:rsidR="00A66893">
        <w:t xml:space="preserve"> </w:t>
      </w:r>
      <w:r w:rsidR="00563518">
        <w:t>comparaison</w:t>
      </w:r>
      <w:r w:rsidR="00A66893">
        <w:t xml:space="preserve"> entre les deux </w:t>
      </w:r>
      <w:r w:rsidR="00563518">
        <w:t>annuaires </w:t>
      </w:r>
      <w:r>
        <w:t xml:space="preserve">sont les suivants </w:t>
      </w:r>
      <w:r w:rsidR="00563518">
        <w:t>:</w:t>
      </w:r>
      <w:r w:rsidR="00A66893">
        <w:t xml:space="preserve"> </w:t>
      </w:r>
    </w:p>
    <w:tbl>
      <w:tblPr>
        <w:tblStyle w:val="Grilledutableau"/>
        <w:tblW w:w="9180" w:type="dxa"/>
        <w:tblLook w:val="04A0"/>
      </w:tblPr>
      <w:tblGrid>
        <w:gridCol w:w="2802"/>
        <w:gridCol w:w="3417"/>
        <w:gridCol w:w="2961"/>
      </w:tblGrid>
      <w:tr w:rsidR="00A66893" w:rsidTr="005036C2">
        <w:tc>
          <w:tcPr>
            <w:tcW w:w="2802" w:type="dxa"/>
          </w:tcPr>
          <w:p w:rsidR="00A66893" w:rsidRPr="00F123FC" w:rsidRDefault="00A66893" w:rsidP="00F123FC">
            <w:pPr>
              <w:jc w:val="center"/>
              <w:rPr>
                <w:b/>
                <w:bCs/>
              </w:rPr>
            </w:pPr>
            <w:r w:rsidRPr="00F123FC">
              <w:rPr>
                <w:b/>
                <w:bCs/>
              </w:rPr>
              <w:t>Métrique</w:t>
            </w:r>
          </w:p>
        </w:tc>
        <w:tc>
          <w:tcPr>
            <w:tcW w:w="3417" w:type="dxa"/>
          </w:tcPr>
          <w:p w:rsidR="00A66893" w:rsidRPr="00F123FC" w:rsidRDefault="00A66893" w:rsidP="00F123FC">
            <w:pPr>
              <w:jc w:val="center"/>
              <w:rPr>
                <w:b/>
                <w:bCs/>
              </w:rPr>
            </w:pPr>
            <w:r w:rsidRPr="00F123FC">
              <w:rPr>
                <w:b/>
                <w:bCs/>
              </w:rPr>
              <w:t>Annuaire RMI</w:t>
            </w:r>
          </w:p>
        </w:tc>
        <w:tc>
          <w:tcPr>
            <w:tcW w:w="2961" w:type="dxa"/>
          </w:tcPr>
          <w:p w:rsidR="00A66893" w:rsidRPr="00F123FC" w:rsidRDefault="00563518" w:rsidP="00F123FC">
            <w:pPr>
              <w:jc w:val="center"/>
              <w:rPr>
                <w:b/>
                <w:bCs/>
              </w:rPr>
            </w:pPr>
            <w:r w:rsidRPr="00F123FC">
              <w:rPr>
                <w:b/>
                <w:bCs/>
              </w:rPr>
              <w:t>Annuaire</w:t>
            </w:r>
            <w:r w:rsidR="00A66893" w:rsidRPr="00F123FC">
              <w:rPr>
                <w:b/>
                <w:bCs/>
              </w:rPr>
              <w:t xml:space="preserve"> JCSP.net</w:t>
            </w:r>
          </w:p>
        </w:tc>
      </w:tr>
      <w:tr w:rsidR="00A66893" w:rsidTr="005036C2">
        <w:tc>
          <w:tcPr>
            <w:tcW w:w="2802" w:type="dxa"/>
          </w:tcPr>
          <w:p w:rsidR="00A66893" w:rsidRDefault="00563518" w:rsidP="00686F15">
            <w:pPr>
              <w:jc w:val="both"/>
            </w:pPr>
            <w:r>
              <w:t>LOC </w:t>
            </w:r>
            <w:r w:rsidR="0041396A">
              <w:t>/100</w:t>
            </w:r>
          </w:p>
        </w:tc>
        <w:tc>
          <w:tcPr>
            <w:tcW w:w="3417" w:type="dxa"/>
          </w:tcPr>
          <w:p w:rsidR="00A66893" w:rsidRDefault="0041396A" w:rsidP="00F123FC">
            <w:pPr>
              <w:jc w:val="right"/>
            </w:pPr>
            <w:r>
              <w:t>0.0</w:t>
            </w:r>
            <w:r w:rsidR="00472698" w:rsidRPr="00472698">
              <w:t>6</w:t>
            </w:r>
          </w:p>
        </w:tc>
        <w:tc>
          <w:tcPr>
            <w:tcW w:w="2961" w:type="dxa"/>
          </w:tcPr>
          <w:p w:rsidR="00A66893" w:rsidRDefault="0041396A" w:rsidP="00F123FC">
            <w:pPr>
              <w:jc w:val="right"/>
            </w:pPr>
            <w:r>
              <w:t>0.</w:t>
            </w:r>
            <w:r w:rsidR="00727E41" w:rsidRPr="00727E41">
              <w:t>16</w:t>
            </w:r>
          </w:p>
        </w:tc>
      </w:tr>
      <w:tr w:rsidR="00A66893" w:rsidTr="005036C2">
        <w:tc>
          <w:tcPr>
            <w:tcW w:w="2802" w:type="dxa"/>
          </w:tcPr>
          <w:p w:rsidR="00A66893" w:rsidRDefault="00563518" w:rsidP="00563518">
            <w:r>
              <w:t>Nombre des classes :</w:t>
            </w:r>
          </w:p>
        </w:tc>
        <w:tc>
          <w:tcPr>
            <w:tcW w:w="3417" w:type="dxa"/>
          </w:tcPr>
          <w:p w:rsidR="00A66893" w:rsidRDefault="00472698" w:rsidP="00F123FC">
            <w:pPr>
              <w:jc w:val="right"/>
            </w:pPr>
            <w:r>
              <w:t>1</w:t>
            </w:r>
          </w:p>
        </w:tc>
        <w:tc>
          <w:tcPr>
            <w:tcW w:w="2961" w:type="dxa"/>
          </w:tcPr>
          <w:p w:rsidR="00A66893" w:rsidRDefault="00727E41" w:rsidP="00F123FC">
            <w:pPr>
              <w:jc w:val="right"/>
            </w:pPr>
            <w:r>
              <w:t>2</w:t>
            </w:r>
          </w:p>
        </w:tc>
      </w:tr>
      <w:tr w:rsidR="00A66893" w:rsidTr="005036C2">
        <w:tc>
          <w:tcPr>
            <w:tcW w:w="2802" w:type="dxa"/>
          </w:tcPr>
          <w:p w:rsidR="00A66893" w:rsidRDefault="00563518" w:rsidP="00563518">
            <w:r>
              <w:lastRenderedPageBreak/>
              <w:t>Nombre des méthodes :</w:t>
            </w:r>
          </w:p>
        </w:tc>
        <w:tc>
          <w:tcPr>
            <w:tcW w:w="3417" w:type="dxa"/>
          </w:tcPr>
          <w:p w:rsidR="00A66893" w:rsidRDefault="00472698" w:rsidP="00F123FC">
            <w:pPr>
              <w:jc w:val="right"/>
            </w:pPr>
            <w:r>
              <w:t>5</w:t>
            </w:r>
          </w:p>
        </w:tc>
        <w:tc>
          <w:tcPr>
            <w:tcW w:w="2961" w:type="dxa"/>
          </w:tcPr>
          <w:p w:rsidR="00A66893" w:rsidRDefault="00727E41" w:rsidP="00F123FC">
            <w:pPr>
              <w:jc w:val="right"/>
            </w:pPr>
            <w:r>
              <w:t>11</w:t>
            </w:r>
          </w:p>
        </w:tc>
      </w:tr>
      <w:tr w:rsidR="00563518" w:rsidTr="005036C2">
        <w:tc>
          <w:tcPr>
            <w:tcW w:w="2802" w:type="dxa"/>
          </w:tcPr>
          <w:p w:rsidR="00563518" w:rsidRDefault="00563518" w:rsidP="00990934">
            <w:r>
              <w:t xml:space="preserve">Complexité </w:t>
            </w:r>
            <w:r w:rsidRPr="00525725">
              <w:t>cyclomatique </w:t>
            </w:r>
            <w:r w:rsidR="003D4E3D">
              <w:t xml:space="preserve">moyenne </w:t>
            </w:r>
            <w:r w:rsidR="00237ABC">
              <w:t xml:space="preserve">en prisassent la </w:t>
            </w:r>
            <w:r w:rsidR="00990934">
              <w:t xml:space="preserve">méthode la </w:t>
            </w:r>
            <w:r w:rsidR="00237ABC">
              <w:t xml:space="preserve">plus élevée </w:t>
            </w:r>
            <w:r w:rsidRPr="00525725">
              <w:t>:</w:t>
            </w:r>
          </w:p>
        </w:tc>
        <w:tc>
          <w:tcPr>
            <w:tcW w:w="3417" w:type="dxa"/>
          </w:tcPr>
          <w:p w:rsidR="00563518" w:rsidRDefault="00472698" w:rsidP="00F123FC">
            <w:pPr>
              <w:jc w:val="right"/>
            </w:pPr>
            <w:r>
              <w:t>1.4</w:t>
            </w:r>
          </w:p>
          <w:p w:rsidR="00727E41" w:rsidRDefault="00727E41" w:rsidP="00F123FC">
            <w:pPr>
              <w:jc w:val="right"/>
            </w:pPr>
            <w:r>
              <w:t>ImplimentAnnuair::Login: 2</w:t>
            </w:r>
          </w:p>
          <w:p w:rsidR="00727E41" w:rsidRDefault="00727E41" w:rsidP="00F123FC">
            <w:pPr>
              <w:jc w:val="right"/>
            </w:pPr>
            <w:r>
              <w:t>ImplimentAnnuair::Desconect: 2</w:t>
            </w:r>
          </w:p>
        </w:tc>
        <w:tc>
          <w:tcPr>
            <w:tcW w:w="2961" w:type="dxa"/>
          </w:tcPr>
          <w:p w:rsidR="00563518" w:rsidRDefault="00727E41" w:rsidP="00F123FC">
            <w:pPr>
              <w:jc w:val="right"/>
            </w:pPr>
            <w:r w:rsidRPr="00727E41">
              <w:t>1.72</w:t>
            </w:r>
          </w:p>
          <w:p w:rsidR="00727E41" w:rsidRDefault="00727E41" w:rsidP="00F123FC">
            <w:pPr>
              <w:jc w:val="right"/>
            </w:pPr>
            <w:r>
              <w:t>NetworkingAnnuaire ::run 9</w:t>
            </w:r>
          </w:p>
        </w:tc>
      </w:tr>
      <w:tr w:rsidR="00563518" w:rsidTr="005036C2">
        <w:tc>
          <w:tcPr>
            <w:tcW w:w="2802" w:type="dxa"/>
          </w:tcPr>
          <w:p w:rsidR="00563518" w:rsidRDefault="00563518" w:rsidP="00563518">
            <w:r>
              <w:t>LCOM 2</w:t>
            </w:r>
          </w:p>
        </w:tc>
        <w:tc>
          <w:tcPr>
            <w:tcW w:w="3417" w:type="dxa"/>
          </w:tcPr>
          <w:p w:rsidR="00563518" w:rsidRDefault="00472698" w:rsidP="00F123FC">
            <w:pPr>
              <w:jc w:val="right"/>
            </w:pPr>
            <w:r w:rsidRPr="00472698">
              <w:t>0.30</w:t>
            </w:r>
          </w:p>
        </w:tc>
        <w:tc>
          <w:tcPr>
            <w:tcW w:w="2961" w:type="dxa"/>
          </w:tcPr>
          <w:p w:rsidR="00563518" w:rsidRDefault="00237ABC" w:rsidP="00F123FC">
            <w:pPr>
              <w:jc w:val="right"/>
            </w:pPr>
            <w:r w:rsidRPr="00237ABC">
              <w:t>0.72</w:t>
            </w:r>
          </w:p>
        </w:tc>
      </w:tr>
    </w:tbl>
    <w:p w:rsidR="00C17295" w:rsidRDefault="00C17295" w:rsidP="00686F15">
      <w:pPr>
        <w:jc w:val="both"/>
      </w:pPr>
    </w:p>
    <w:p w:rsidR="00A1454C" w:rsidRDefault="003D4E3D" w:rsidP="00A1454C">
      <w:pPr>
        <w:keepNext/>
        <w:jc w:val="both"/>
      </w:pPr>
      <w:r>
        <w:rPr>
          <w:noProof/>
        </w:rPr>
        <w:drawing>
          <wp:inline distT="0" distB="0" distL="0" distR="0">
            <wp:extent cx="5486400" cy="3200400"/>
            <wp:effectExtent l="19050" t="0" r="19050" b="0"/>
            <wp:docPr id="3" name="Graphique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inline>
        </w:drawing>
      </w:r>
    </w:p>
    <w:p w:rsidR="00A66893" w:rsidRDefault="00A1454C" w:rsidP="00A1454C">
      <w:pPr>
        <w:pStyle w:val="Lgende"/>
        <w:jc w:val="center"/>
      </w:pPr>
      <w:bookmarkStart w:id="177" w:name="_Toc517734571"/>
      <w:r>
        <w:t xml:space="preserve">Figure </w:t>
      </w:r>
      <w:fldSimple w:instr=" SEQ Figure \* ARABIC ">
        <w:r w:rsidR="00DD49F7">
          <w:rPr>
            <w:noProof/>
          </w:rPr>
          <w:t>42</w:t>
        </w:r>
      </w:fldSimple>
      <w:r>
        <w:t xml:space="preserve"> Histogramme reprisent les métriques obtenue pour les deux Annuaire</w:t>
      </w:r>
      <w:bookmarkEnd w:id="177"/>
    </w:p>
    <w:p w:rsidR="00990934" w:rsidRDefault="00990934" w:rsidP="00990934">
      <w:pPr>
        <w:jc w:val="both"/>
      </w:pPr>
      <w:r>
        <w:t xml:space="preserve">Résultat de la comparaison entre les deux MiniISante : </w:t>
      </w:r>
    </w:p>
    <w:tbl>
      <w:tblPr>
        <w:tblStyle w:val="Grilledutableau"/>
        <w:tblW w:w="9068" w:type="dxa"/>
        <w:tblLook w:val="04A0"/>
      </w:tblPr>
      <w:tblGrid>
        <w:gridCol w:w="2802"/>
        <w:gridCol w:w="3417"/>
        <w:gridCol w:w="2849"/>
      </w:tblGrid>
      <w:tr w:rsidR="00990934" w:rsidTr="00BE3A92">
        <w:tc>
          <w:tcPr>
            <w:tcW w:w="2802" w:type="dxa"/>
          </w:tcPr>
          <w:p w:rsidR="00990934" w:rsidRDefault="00990934" w:rsidP="00BE3A92">
            <w:pPr>
              <w:jc w:val="both"/>
            </w:pPr>
            <w:r>
              <w:t>Métrique</w:t>
            </w:r>
          </w:p>
        </w:tc>
        <w:tc>
          <w:tcPr>
            <w:tcW w:w="3417" w:type="dxa"/>
          </w:tcPr>
          <w:p w:rsidR="00990934" w:rsidRDefault="005036C2" w:rsidP="00BE3A92">
            <w:pPr>
              <w:jc w:val="both"/>
            </w:pPr>
            <w:r>
              <w:t>MiniISante</w:t>
            </w:r>
            <w:r w:rsidR="00990934">
              <w:t xml:space="preserve"> RMI</w:t>
            </w:r>
          </w:p>
        </w:tc>
        <w:tc>
          <w:tcPr>
            <w:tcW w:w="2849" w:type="dxa"/>
          </w:tcPr>
          <w:p w:rsidR="00990934" w:rsidRDefault="005036C2" w:rsidP="00BE3A92">
            <w:pPr>
              <w:jc w:val="both"/>
            </w:pPr>
            <w:r>
              <w:t xml:space="preserve">MiniISante </w:t>
            </w:r>
            <w:r w:rsidR="00990934">
              <w:t>JCSP.net</w:t>
            </w:r>
          </w:p>
        </w:tc>
      </w:tr>
      <w:tr w:rsidR="005036C2" w:rsidTr="00BE3A92">
        <w:tc>
          <w:tcPr>
            <w:tcW w:w="2802" w:type="dxa"/>
          </w:tcPr>
          <w:p w:rsidR="005036C2" w:rsidRDefault="005036C2" w:rsidP="00BE3A92">
            <w:pPr>
              <w:jc w:val="both"/>
            </w:pPr>
            <w:r>
              <w:t>LOC </w:t>
            </w:r>
            <w:r w:rsidR="0041396A">
              <w:t>/100</w:t>
            </w:r>
          </w:p>
        </w:tc>
        <w:tc>
          <w:tcPr>
            <w:tcW w:w="3417" w:type="dxa"/>
          </w:tcPr>
          <w:p w:rsidR="005036C2" w:rsidRDefault="005036C2" w:rsidP="00F123FC">
            <w:pPr>
              <w:jc w:val="right"/>
            </w:pPr>
            <w:r w:rsidRPr="005036C2">
              <w:t>189</w:t>
            </w:r>
          </w:p>
        </w:tc>
        <w:tc>
          <w:tcPr>
            <w:tcW w:w="2849" w:type="dxa"/>
          </w:tcPr>
          <w:p w:rsidR="005036C2" w:rsidRDefault="005036C2" w:rsidP="00F123FC">
            <w:pPr>
              <w:jc w:val="right"/>
            </w:pPr>
            <w:r w:rsidRPr="005036C2">
              <w:t>306</w:t>
            </w:r>
          </w:p>
        </w:tc>
      </w:tr>
      <w:tr w:rsidR="005036C2" w:rsidTr="00BE3A92">
        <w:tc>
          <w:tcPr>
            <w:tcW w:w="2802" w:type="dxa"/>
          </w:tcPr>
          <w:p w:rsidR="005036C2" w:rsidRDefault="005036C2" w:rsidP="00BE3A92">
            <w:r>
              <w:t>Nombre des classes</w:t>
            </w:r>
          </w:p>
        </w:tc>
        <w:tc>
          <w:tcPr>
            <w:tcW w:w="3417" w:type="dxa"/>
          </w:tcPr>
          <w:p w:rsidR="005036C2" w:rsidRDefault="005036C2" w:rsidP="00F123FC">
            <w:pPr>
              <w:jc w:val="right"/>
            </w:pPr>
            <w:r>
              <w:t>2</w:t>
            </w:r>
          </w:p>
        </w:tc>
        <w:tc>
          <w:tcPr>
            <w:tcW w:w="2849" w:type="dxa"/>
          </w:tcPr>
          <w:p w:rsidR="005036C2" w:rsidRDefault="005036C2" w:rsidP="00F123FC">
            <w:pPr>
              <w:jc w:val="right"/>
            </w:pPr>
            <w:r>
              <w:t>3</w:t>
            </w:r>
          </w:p>
        </w:tc>
      </w:tr>
      <w:tr w:rsidR="005036C2" w:rsidTr="00BE3A92">
        <w:tc>
          <w:tcPr>
            <w:tcW w:w="2802" w:type="dxa"/>
          </w:tcPr>
          <w:p w:rsidR="005036C2" w:rsidRDefault="005036C2" w:rsidP="00BE3A92">
            <w:r>
              <w:t>Nombre des méthodes</w:t>
            </w:r>
          </w:p>
        </w:tc>
        <w:tc>
          <w:tcPr>
            <w:tcW w:w="3417" w:type="dxa"/>
          </w:tcPr>
          <w:p w:rsidR="005036C2" w:rsidRDefault="005036C2" w:rsidP="00F123FC">
            <w:pPr>
              <w:jc w:val="right"/>
            </w:pPr>
            <w:r w:rsidRPr="005036C2">
              <w:t>11</w:t>
            </w:r>
          </w:p>
        </w:tc>
        <w:tc>
          <w:tcPr>
            <w:tcW w:w="2849" w:type="dxa"/>
          </w:tcPr>
          <w:p w:rsidR="005036C2" w:rsidRDefault="005036C2" w:rsidP="00F123FC">
            <w:pPr>
              <w:jc w:val="right"/>
            </w:pPr>
            <w:r>
              <w:t>20</w:t>
            </w:r>
          </w:p>
        </w:tc>
      </w:tr>
      <w:tr w:rsidR="005036C2" w:rsidTr="00BE3A92">
        <w:tc>
          <w:tcPr>
            <w:tcW w:w="2802" w:type="dxa"/>
          </w:tcPr>
          <w:p w:rsidR="005036C2" w:rsidRDefault="005036C2" w:rsidP="00BE3A92">
            <w:r>
              <w:t xml:space="preserve">Complexité </w:t>
            </w:r>
            <w:r w:rsidRPr="00525725">
              <w:t>cyclomatique</w:t>
            </w:r>
            <w:r w:rsidR="0041396A">
              <w:t xml:space="preserve"> moyenne</w:t>
            </w:r>
            <w:r w:rsidRPr="00525725">
              <w:t> </w:t>
            </w:r>
            <w:r>
              <w:t xml:space="preserve">en prisassent les méthodes la plus élevées </w:t>
            </w:r>
            <w:r w:rsidRPr="00525725">
              <w:t>:</w:t>
            </w:r>
          </w:p>
        </w:tc>
        <w:tc>
          <w:tcPr>
            <w:tcW w:w="3417" w:type="dxa"/>
          </w:tcPr>
          <w:p w:rsidR="005036C2" w:rsidRDefault="005036C2" w:rsidP="00F123FC">
            <w:pPr>
              <w:jc w:val="right"/>
            </w:pPr>
            <w:r w:rsidRPr="005036C2">
              <w:t>1.27</w:t>
            </w:r>
          </w:p>
          <w:p w:rsidR="005036C2" w:rsidRPr="005036C2" w:rsidRDefault="005036C2" w:rsidP="00F123FC">
            <w:pPr>
              <w:jc w:val="right"/>
              <w:rPr>
                <w:sz w:val="16"/>
                <w:szCs w:val="16"/>
              </w:rPr>
            </w:pPr>
            <w:r w:rsidRPr="005036C2">
              <w:rPr>
                <w:sz w:val="16"/>
                <w:szCs w:val="16"/>
              </w:rPr>
              <w:t>ImplimentationService::SetPrescription: 2</w:t>
            </w:r>
          </w:p>
          <w:p w:rsidR="005036C2" w:rsidRPr="005036C2" w:rsidRDefault="005036C2" w:rsidP="00F123FC">
            <w:pPr>
              <w:jc w:val="right"/>
              <w:rPr>
                <w:sz w:val="16"/>
                <w:szCs w:val="16"/>
              </w:rPr>
            </w:pPr>
            <w:r w:rsidRPr="005036C2">
              <w:rPr>
                <w:sz w:val="16"/>
                <w:szCs w:val="16"/>
              </w:rPr>
              <w:t>ImplimentationService::DemmandeSolisitation: 2</w:t>
            </w:r>
          </w:p>
          <w:p w:rsidR="005036C2" w:rsidRDefault="005036C2" w:rsidP="00F123FC">
            <w:pPr>
              <w:jc w:val="right"/>
            </w:pPr>
            <w:r w:rsidRPr="005036C2">
              <w:rPr>
                <w:sz w:val="16"/>
                <w:szCs w:val="16"/>
              </w:rPr>
              <w:t>NetworkingRMI::Recive: 2</w:t>
            </w:r>
          </w:p>
        </w:tc>
        <w:tc>
          <w:tcPr>
            <w:tcW w:w="2849" w:type="dxa"/>
          </w:tcPr>
          <w:p w:rsidR="005036C2" w:rsidRDefault="005036C2" w:rsidP="00F123FC">
            <w:pPr>
              <w:jc w:val="right"/>
            </w:pPr>
            <w:r w:rsidRPr="005036C2">
              <w:t>2.05</w:t>
            </w:r>
          </w:p>
          <w:p w:rsidR="005036C2" w:rsidRDefault="005036C2" w:rsidP="00F123FC">
            <w:pPr>
              <w:jc w:val="right"/>
            </w:pPr>
            <w:r w:rsidRPr="005036C2">
              <w:t>NetworkingJCSP::run: 22</w:t>
            </w:r>
          </w:p>
        </w:tc>
      </w:tr>
      <w:tr w:rsidR="005036C2" w:rsidTr="00BE3A92">
        <w:tc>
          <w:tcPr>
            <w:tcW w:w="2802" w:type="dxa"/>
          </w:tcPr>
          <w:p w:rsidR="005036C2" w:rsidRDefault="005036C2" w:rsidP="003F7FE0">
            <w:r>
              <w:t>LCOM</w:t>
            </w:r>
            <w:r w:rsidR="003F7FE0">
              <w:t xml:space="preserve"> 2</w:t>
            </w:r>
          </w:p>
        </w:tc>
        <w:tc>
          <w:tcPr>
            <w:tcW w:w="3417" w:type="dxa"/>
          </w:tcPr>
          <w:p w:rsidR="005036C2" w:rsidRDefault="000105EA" w:rsidP="00F123FC">
            <w:pPr>
              <w:jc w:val="right"/>
            </w:pPr>
            <w:r w:rsidRPr="000105EA">
              <w:t>0.39</w:t>
            </w:r>
          </w:p>
        </w:tc>
        <w:tc>
          <w:tcPr>
            <w:tcW w:w="2849" w:type="dxa"/>
          </w:tcPr>
          <w:p w:rsidR="005036C2" w:rsidRDefault="005036C2" w:rsidP="00F123FC">
            <w:pPr>
              <w:jc w:val="right"/>
            </w:pPr>
            <w:r w:rsidRPr="005036C2">
              <w:t>0.72</w:t>
            </w:r>
          </w:p>
        </w:tc>
      </w:tr>
    </w:tbl>
    <w:p w:rsidR="00990934" w:rsidRDefault="00990934" w:rsidP="00990934">
      <w:pPr>
        <w:jc w:val="both"/>
      </w:pPr>
    </w:p>
    <w:p w:rsidR="00A1454C" w:rsidRDefault="0041396A" w:rsidP="00A1454C">
      <w:pPr>
        <w:keepNext/>
        <w:jc w:val="both"/>
      </w:pPr>
      <w:r>
        <w:rPr>
          <w:noProof/>
        </w:rPr>
        <w:drawing>
          <wp:inline distT="0" distB="0" distL="0" distR="0">
            <wp:extent cx="5486400" cy="3200400"/>
            <wp:effectExtent l="19050" t="0" r="19050" b="0"/>
            <wp:docPr id="7" name="Graphique 7"/>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rsidR="00472698" w:rsidRDefault="00A1454C" w:rsidP="00EE383F">
      <w:pPr>
        <w:pStyle w:val="Lgende"/>
        <w:jc w:val="center"/>
      </w:pPr>
      <w:bookmarkStart w:id="178" w:name="_Toc517734572"/>
      <w:r>
        <w:t xml:space="preserve">Figure </w:t>
      </w:r>
      <w:fldSimple w:instr=" SEQ Figure \* ARABIC ">
        <w:r w:rsidR="00DD49F7">
          <w:rPr>
            <w:noProof/>
          </w:rPr>
          <w:t>43</w:t>
        </w:r>
      </w:fldSimple>
      <w:r>
        <w:rPr>
          <w:noProof/>
        </w:rPr>
        <w:t xml:space="preserve"> : </w:t>
      </w:r>
      <w:r w:rsidRPr="003C1135">
        <w:rPr>
          <w:noProof/>
        </w:rPr>
        <w:t xml:space="preserve">Histogramme reprisent les métriques obtenue pour les deux </w:t>
      </w:r>
      <w:r>
        <w:rPr>
          <w:noProof/>
        </w:rPr>
        <w:t xml:space="preserve">Application </w:t>
      </w:r>
      <w:r w:rsidR="00EE383F">
        <w:rPr>
          <w:noProof/>
        </w:rPr>
        <w:t>des  médecins</w:t>
      </w:r>
      <w:bookmarkEnd w:id="178"/>
    </w:p>
    <w:p w:rsidR="00185DE2" w:rsidRDefault="00D1091E" w:rsidP="00ED356B">
      <w:pPr>
        <w:pStyle w:val="Titreniveau1"/>
      </w:pPr>
      <w:bookmarkStart w:id="179" w:name="_Toc517734768"/>
      <w:r>
        <w:t>5.</w:t>
      </w:r>
      <w:r w:rsidR="00ED356B">
        <w:t>5</w:t>
      </w:r>
      <w:r>
        <w:t xml:space="preserve">) </w:t>
      </w:r>
      <w:r w:rsidR="007B74F7">
        <w:t>Discussion</w:t>
      </w:r>
      <w:r w:rsidR="00185DE2">
        <w:t> :</w:t>
      </w:r>
      <w:bookmarkEnd w:id="179"/>
    </w:p>
    <w:p w:rsidR="00185DE2" w:rsidRDefault="00F32C8D" w:rsidP="00185DE2">
      <w:r>
        <w:t>O</w:t>
      </w:r>
      <w:r w:rsidR="00185DE2">
        <w:t xml:space="preserve">n </w:t>
      </w:r>
      <w:r w:rsidR="007B74F7">
        <w:t>remarque</w:t>
      </w:r>
      <w:r w:rsidR="00185DE2">
        <w:t xml:space="preserve"> clairement que les métrique</w:t>
      </w:r>
      <w:r w:rsidR="007B74F7">
        <w:t>s</w:t>
      </w:r>
      <w:r w:rsidR="00185DE2">
        <w:t xml:space="preserve"> de la couche Networking de l’application JCSP.net sont plus élevée</w:t>
      </w:r>
      <w:r>
        <w:t>s</w:t>
      </w:r>
      <w:r w:rsidR="00185DE2">
        <w:t xml:space="preserve"> que celle de RMI.</w:t>
      </w:r>
    </w:p>
    <w:p w:rsidR="00185DE2" w:rsidRDefault="00185DE2" w:rsidP="00F32C8D">
      <w:r>
        <w:t>Pour l</w:t>
      </w:r>
      <w:r w:rsidR="00F32C8D">
        <w:t>a</w:t>
      </w:r>
      <w:r>
        <w:t xml:space="preserve"> </w:t>
      </w:r>
      <w:r w:rsidR="00845C22">
        <w:t xml:space="preserve">métrique </w:t>
      </w:r>
      <w:r>
        <w:t>ligne d</w:t>
      </w:r>
      <w:r w:rsidR="00845C22">
        <w:t>e</w:t>
      </w:r>
      <w:r>
        <w:t xml:space="preserve"> code et nombre de </w:t>
      </w:r>
      <w:r w:rsidR="007B74F7">
        <w:t>méthodes</w:t>
      </w:r>
      <w:r>
        <w:t xml:space="preserve"> et nombre de </w:t>
      </w:r>
      <w:r w:rsidR="007B74F7">
        <w:t>classe</w:t>
      </w:r>
      <w:r w:rsidR="00F32C8D">
        <w:t>s</w:t>
      </w:r>
      <w:r w:rsidR="007B74F7">
        <w:t>,</w:t>
      </w:r>
      <w:r>
        <w:t xml:space="preserve"> </w:t>
      </w:r>
      <w:r w:rsidR="00F32C8D">
        <w:t xml:space="preserve">cela </w:t>
      </w:r>
      <w:r>
        <w:t xml:space="preserve">veut dire que l’application en JCSP.net </w:t>
      </w:r>
      <w:r w:rsidR="007B74F7">
        <w:t>demande</w:t>
      </w:r>
      <w:r>
        <w:t xml:space="preserve"> plus de code et d’</w:t>
      </w:r>
      <w:r w:rsidR="007B74F7">
        <w:t>organisation</w:t>
      </w:r>
      <w:r>
        <w:t xml:space="preserve"> que RMI</w:t>
      </w:r>
      <w:r w:rsidR="00F32C8D">
        <w:t>. Cel</w:t>
      </w:r>
      <w:r>
        <w:t xml:space="preserve">a </w:t>
      </w:r>
      <w:r w:rsidR="007B74F7">
        <w:t>justifie</w:t>
      </w:r>
      <w:r>
        <w:t xml:space="preserve"> le temps passé pour chaque application, puisque </w:t>
      </w:r>
      <w:r w:rsidR="00F32C8D">
        <w:t>le développement de l’application basée sur JCSP.net a pris plus de temps que celle basée sur RMI. On</w:t>
      </w:r>
      <w:r>
        <w:t xml:space="preserve"> </w:t>
      </w:r>
      <w:r w:rsidR="00F32C8D">
        <w:t xml:space="preserve">peut </w:t>
      </w:r>
      <w:r>
        <w:t>dir</w:t>
      </w:r>
      <w:r w:rsidR="007B74F7">
        <w:t>e</w:t>
      </w:r>
      <w:r>
        <w:t xml:space="preserve"> que RMI est plus </w:t>
      </w:r>
      <w:r w:rsidR="007B74F7">
        <w:t>économique</w:t>
      </w:r>
      <w:r>
        <w:t xml:space="preserve"> en </w:t>
      </w:r>
      <w:r w:rsidR="007B74F7">
        <w:t>effort</w:t>
      </w:r>
      <w:r>
        <w:t xml:space="preserve"> de </w:t>
      </w:r>
      <w:r w:rsidR="007B74F7">
        <w:t>développement</w:t>
      </w:r>
      <w:r>
        <w:t>.</w:t>
      </w:r>
    </w:p>
    <w:p w:rsidR="00BC46C0" w:rsidRDefault="00185DE2" w:rsidP="00AC7091">
      <w:r>
        <w:t xml:space="preserve">Pour </w:t>
      </w:r>
      <w:r w:rsidR="00CC534C">
        <w:t xml:space="preserve">la </w:t>
      </w:r>
      <w:r>
        <w:t xml:space="preserve">Complexité </w:t>
      </w:r>
      <w:r w:rsidRPr="00525725">
        <w:t>cyclomatique</w:t>
      </w:r>
      <w:r>
        <w:t xml:space="preserve"> moyenne</w:t>
      </w:r>
      <w:r w:rsidR="00BC46C0">
        <w:t> : la valeur élev</w:t>
      </w:r>
      <w:r w:rsidR="00F32C8D">
        <w:t>ée</w:t>
      </w:r>
      <w:r w:rsidR="00BC46C0">
        <w:t xml:space="preserve"> de cette métrique </w:t>
      </w:r>
      <w:r w:rsidR="007B74F7">
        <w:t>v</w:t>
      </w:r>
      <w:r w:rsidR="00BC46C0">
        <w:t>eut dir</w:t>
      </w:r>
      <w:r w:rsidR="007B74F7">
        <w:t>e</w:t>
      </w:r>
      <w:r w:rsidR="00BC46C0">
        <w:t xml:space="preserve"> que le code </w:t>
      </w:r>
      <w:r w:rsidR="007B74F7">
        <w:t>écrit</w:t>
      </w:r>
      <w:r w:rsidR="00BC46C0">
        <w:t xml:space="preserve"> est plus complexe alor</w:t>
      </w:r>
      <w:r w:rsidR="007B74F7">
        <w:t>s</w:t>
      </w:r>
      <w:r w:rsidR="00BC46C0">
        <w:t xml:space="preserve"> il est plus </w:t>
      </w:r>
      <w:r w:rsidR="007B74F7">
        <w:t>difficile</w:t>
      </w:r>
      <w:r w:rsidR="00BC46C0">
        <w:t xml:space="preserve"> de </w:t>
      </w:r>
      <w:r w:rsidR="007B74F7">
        <w:t>comprendre</w:t>
      </w:r>
      <w:r w:rsidR="00BC46C0">
        <w:t xml:space="preserve"> et de </w:t>
      </w:r>
      <w:r w:rsidR="007B74F7">
        <w:t>maintenir</w:t>
      </w:r>
      <w:r w:rsidR="00BC46C0">
        <w:t xml:space="preserve"> dans le f</w:t>
      </w:r>
      <w:r w:rsidR="007B74F7">
        <w:t>u</w:t>
      </w:r>
      <w:r w:rsidR="00BC46C0">
        <w:t>tur</w:t>
      </w:r>
      <w:r w:rsidR="00CC534C">
        <w:t xml:space="preserve"> </w:t>
      </w:r>
      <w:r w:rsidR="004C5303">
        <w:t>bie sur par rapport a celle de RMI</w:t>
      </w:r>
      <w:r w:rsidR="008B6E02">
        <w:fldChar w:fldCharType="begin"/>
      </w:r>
      <w:r w:rsidR="00AC7091">
        <w:instrText xml:space="preserve"> ADDIN ZOTERO_ITEM CSL_CITATION {"citationID":"YVQ9ZOCJ","properties":{"formattedCitation":"[37]","plainCitation":"[37]","noteIndex":0},"citationItems":[{"id":136,"uris":["http://zotero.org/users/4740593/items/7N88CEUW"],"uri":["http://zotero.org/users/4740593/items/7N88CEUW"],"itemData":{"id":136,"type":"speech","title":"Chapitre 3 Mesure de produits logiciels","publisher-place":"Univercité Badji Mokhtar","event-place":"Univercité Badji Mokhtar","author":[{"literal":"DR BOUNOUR NORA"}]}}],"schema":"https://github.com/citation-style-language/schema/raw/master/csl-citation.json"} </w:instrText>
      </w:r>
      <w:r w:rsidR="008B6E02">
        <w:fldChar w:fldCharType="separate"/>
      </w:r>
      <w:r w:rsidR="00AC7091" w:rsidRPr="00AC7091">
        <w:t>[37]</w:t>
      </w:r>
      <w:r w:rsidR="008B6E02">
        <w:fldChar w:fldCharType="end"/>
      </w:r>
      <w:r w:rsidR="00BC46C0">
        <w:t>.</w:t>
      </w:r>
    </w:p>
    <w:p w:rsidR="00325C92" w:rsidRDefault="00BC46C0" w:rsidP="00AC7091">
      <w:r>
        <w:t>Pour LCOM, un</w:t>
      </w:r>
      <w:r w:rsidR="007B74F7">
        <w:t>e</w:t>
      </w:r>
      <w:r>
        <w:t xml:space="preserve"> valeur </w:t>
      </w:r>
      <w:r w:rsidR="007B74F7">
        <w:t>élevé</w:t>
      </w:r>
      <w:r w:rsidR="00F32C8D">
        <w:t>e</w:t>
      </w:r>
      <w:r>
        <w:t xml:space="preserve"> signifie un</w:t>
      </w:r>
      <w:r w:rsidR="007B74F7">
        <w:t>e</w:t>
      </w:r>
      <w:r>
        <w:t xml:space="preserve"> bon encapsulation</w:t>
      </w:r>
      <w:r w:rsidR="007B74F7">
        <w:t>, c’est</w:t>
      </w:r>
      <w:r w:rsidR="00F32C8D">
        <w:t>-</w:t>
      </w:r>
      <w:r w:rsidR="007B74F7">
        <w:t>à</w:t>
      </w:r>
      <w:r w:rsidR="00F32C8D">
        <w:t>-</w:t>
      </w:r>
      <w:r w:rsidR="007B74F7">
        <w:t>dire que les classes de NetworkingJCSP encapsule bien leur</w:t>
      </w:r>
      <w:r w:rsidR="00F32C8D">
        <w:t>s</w:t>
      </w:r>
      <w:r w:rsidR="007B74F7">
        <w:t xml:space="preserve"> variable</w:t>
      </w:r>
      <w:r w:rsidR="00F32C8D">
        <w:t>s</w:t>
      </w:r>
      <w:r w:rsidR="007B74F7">
        <w:t xml:space="preserve"> local</w:t>
      </w:r>
      <w:r w:rsidR="00F32C8D">
        <w:t>es</w:t>
      </w:r>
      <w:r w:rsidR="00F61495">
        <w:t xml:space="preserve"> puisque </w:t>
      </w:r>
      <w:r w:rsidR="00474FDF" w:rsidRPr="00474FDF">
        <w:t>Comme nous l'avions vu dans</w:t>
      </w:r>
      <w:r w:rsidR="00474FDF">
        <w:t xml:space="preserve"> </w:t>
      </w:r>
      <w:r w:rsidR="00F61495">
        <w:t xml:space="preserve">le chapitre de JCSP que </w:t>
      </w:r>
      <w:r w:rsidR="00474FDF" w:rsidRPr="00474FDF">
        <w:t>le seul moyen d</w:t>
      </w:r>
      <w:r w:rsidR="00F61495">
        <w:t>’accéder aux variable</w:t>
      </w:r>
      <w:r w:rsidR="00474FDF">
        <w:t>s</w:t>
      </w:r>
      <w:r w:rsidR="00F61495">
        <w:t xml:space="preserve"> local est la méthode run </w:t>
      </w:r>
      <w:r w:rsidR="00F32C8D">
        <w:t>.</w:t>
      </w:r>
      <w:r w:rsidR="007B74F7">
        <w:t xml:space="preserve"> </w:t>
      </w:r>
      <w:r w:rsidR="00CC534C" w:rsidRPr="00CC534C">
        <w:t>Cela évite les erreurs de conception</w:t>
      </w:r>
      <w:r w:rsidR="007B74F7">
        <w:t xml:space="preserve">, </w:t>
      </w:r>
      <w:r w:rsidR="00D876EB">
        <w:t xml:space="preserve">alors que </w:t>
      </w:r>
      <w:r w:rsidR="007B74F7">
        <w:t>la fa</w:t>
      </w:r>
      <w:r w:rsidR="00F32C8D">
        <w:t>i</w:t>
      </w:r>
      <w:r w:rsidR="007B74F7">
        <w:t xml:space="preserve">ble valeur de cohérence augmente la probabilité des </w:t>
      </w:r>
      <w:r w:rsidR="001749DA">
        <w:t>erreurs</w:t>
      </w:r>
      <w:r w:rsidR="007B74F7">
        <w:t xml:space="preserve"> de conception</w:t>
      </w:r>
      <w:r w:rsidR="00F32C8D">
        <w:t xml:space="preserve"> </w:t>
      </w:r>
      <w:r w:rsidR="008B6E02">
        <w:fldChar w:fldCharType="begin"/>
      </w:r>
      <w:r w:rsidR="00AC7091">
        <w:instrText xml:space="preserve"> ADDIN ZOTERO_ITEM CSL_CITATION {"citationID":"rWusq3hp","properties":{"formattedCitation":"[35]","plainCitation":"[35]","noteIndex":0},"citationItems":[{"id":137,"uris":["http://zotero.org/users/4740593/items/T9DICISW"],"uri":["http://zotero.org/users/4740593/items/T9DICISW"],"itemData":{"id":137,"type":"speech","title":"Chapitre 4 Métriques Orientées Objets","publisher-place":"Univercité Badji Mokhtar","event-place":"Univercité Badji Mokhtar","author":[{"literal":"DR BOUNOUR NORA"}]}}],"schema":"https://github.com/citation-style-language/schema/raw/master/csl-citation.json"} </w:instrText>
      </w:r>
      <w:r w:rsidR="008B6E02">
        <w:fldChar w:fldCharType="separate"/>
      </w:r>
      <w:r w:rsidR="00AC7091" w:rsidRPr="00AC7091">
        <w:t>[35]</w:t>
      </w:r>
      <w:r w:rsidR="008B6E02">
        <w:fldChar w:fldCharType="end"/>
      </w:r>
      <w:r w:rsidR="00F32C8D">
        <w:t>. D</w:t>
      </w:r>
      <w:r w:rsidR="001749DA">
        <w:t>’ailleurs</w:t>
      </w:r>
      <w:r w:rsidR="00F32C8D">
        <w:t>,</w:t>
      </w:r>
      <w:r w:rsidR="001749DA">
        <w:t xml:space="preserve"> c’est un principe fondamental de JCSP, puisque JCSP met </w:t>
      </w:r>
      <w:r w:rsidR="00F32C8D">
        <w:t>à</w:t>
      </w:r>
      <w:r w:rsidR="001749DA">
        <w:t xml:space="preserve"> la disposition d</w:t>
      </w:r>
      <w:r w:rsidR="00F32C8D">
        <w:t>u</w:t>
      </w:r>
      <w:r w:rsidR="001749DA">
        <w:t xml:space="preserve"> développeurs les mécanismes nécessaires pour évite</w:t>
      </w:r>
      <w:r w:rsidR="00F32C8D">
        <w:t>r</w:t>
      </w:r>
      <w:r w:rsidR="001749DA">
        <w:t xml:space="preserve"> le risque de cours</w:t>
      </w:r>
      <w:r w:rsidR="00350B40">
        <w:t xml:space="preserve"> </w:t>
      </w:r>
      <w:r w:rsidR="001749DA">
        <w:t xml:space="preserve">, </w:t>
      </w:r>
      <w:r w:rsidR="00CC534C">
        <w:t>ce qui</w:t>
      </w:r>
      <w:r w:rsidR="001749DA">
        <w:t xml:space="preserve"> évite les accès de deux classes </w:t>
      </w:r>
      <w:r w:rsidR="00F32C8D">
        <w:t xml:space="preserve">à </w:t>
      </w:r>
      <w:r w:rsidR="00D876EB">
        <w:t>au même variable</w:t>
      </w:r>
      <w:r w:rsidR="00BD1933">
        <w:t xml:space="preserve"> si en respecte une bone conception</w:t>
      </w:r>
      <w:r w:rsidR="00D876EB">
        <w:t xml:space="preserve"> </w:t>
      </w:r>
      <w:r w:rsidR="008B6E02">
        <w:fldChar w:fldCharType="begin"/>
      </w:r>
      <w:r w:rsidR="00F610DF">
        <w:instrText xml:space="preserve"> ADDIN ZOTERO_ITEM CSL_CITATION {"citationID":"FXCZzVZ4","properties":{"formattedCitation":"[21]","plainCitation":"[21]","noteIndex":0},"citationItems":[{"id":113,"uris":["http://zotero.org/users/4740593/items/9CF4H2PJ"],"uri":["http://zotero.org/users/4740593/items/9CF4H2PJ"],"itemData":{"id":113,"type":"chapter","title":"Process Oriented Design for Java: Concurrency for All","container-title":"Computational Science — ICCS 2002","publisher":"Springer Berlin Heidelberg","publisher-place":"Berlin, Heidelberg","page":"687-687","volume":"2330","source":"Crossref","event-place":"Berlin, Heidelberg","URL":"http://link.springer.com/10.1007/3-540-46080-2_72","ISBN":"978-3-540-43593-8","note":"DOI: 10.1007/3-540-46080-2_72","shortTitle":"Process Oriented Design for Java","language":"en","collection-editor":[{"family":"Goos","given":"Gerhard"},{"family":"Hartmanis","given":"Juris"},{"family":"Leeuwen","given":"Jan","non-dropping-particle":"van"}],"editor":[{"family":"Sloot","given":"Peter M. A."},{"family":"Hoekstra","given":"Alfons G."},{"family":"Tan","given":"C. J. Kenneth"},{"family":"Dongarra","given":"Jack J."}],"author":[{"family":"Welch","given":"Peter"}],"issued":{"date-parts":[["2002"]]},"accessed":{"date-parts":[["2018",6,19]]}}}],"schema":"https://github.com/citation-style-language/schema/raw/master/csl-citation.json"} </w:instrText>
      </w:r>
      <w:r w:rsidR="008B6E02">
        <w:fldChar w:fldCharType="separate"/>
      </w:r>
      <w:r w:rsidR="00F610DF" w:rsidRPr="00F610DF">
        <w:t>[21]</w:t>
      </w:r>
      <w:r w:rsidR="008B6E02">
        <w:fldChar w:fldCharType="end"/>
      </w:r>
      <w:r w:rsidR="00B543A9">
        <w:t>.</w:t>
      </w:r>
    </w:p>
    <w:p w:rsidR="00B543A9" w:rsidRPr="00EA7348" w:rsidRDefault="00D1091E" w:rsidP="00ED356B">
      <w:pPr>
        <w:pStyle w:val="Titreniveau1"/>
      </w:pPr>
      <w:bookmarkStart w:id="180" w:name="_Toc517734769"/>
      <w:r w:rsidRPr="00EA7348">
        <w:lastRenderedPageBreak/>
        <w:t>5.</w:t>
      </w:r>
      <w:r w:rsidR="00ED356B">
        <w:t>6</w:t>
      </w:r>
      <w:r w:rsidRPr="00EA7348">
        <w:t xml:space="preserve">) </w:t>
      </w:r>
      <w:r w:rsidR="00325C92" w:rsidRPr="00EA7348">
        <w:t>Conclusion :</w:t>
      </w:r>
      <w:bookmarkEnd w:id="180"/>
    </w:p>
    <w:p w:rsidR="00B543A9" w:rsidRDefault="00F32C8D" w:rsidP="00960C3D">
      <w:r>
        <w:t>O</w:t>
      </w:r>
      <w:r w:rsidR="00B543A9">
        <w:t>n a utilis</w:t>
      </w:r>
      <w:r>
        <w:t>é</w:t>
      </w:r>
      <w:r w:rsidR="00B543A9">
        <w:t xml:space="preserve"> au cours de ce chapitre l’outil « simple code metric » pour facilit</w:t>
      </w:r>
      <w:r>
        <w:t>er les calculs</w:t>
      </w:r>
      <w:r w:rsidR="00B543A9">
        <w:t xml:space="preserve">, et on a limité les calcules </w:t>
      </w:r>
      <w:r>
        <w:t>aux</w:t>
      </w:r>
      <w:r w:rsidR="00B543A9">
        <w:t xml:space="preserve"> métrique</w:t>
      </w:r>
      <w:r>
        <w:t>s</w:t>
      </w:r>
      <w:r w:rsidR="00B543A9">
        <w:t xml:space="preserve"> interne</w:t>
      </w:r>
      <w:r>
        <w:t>s</w:t>
      </w:r>
      <w:r w:rsidR="00B543A9">
        <w:t xml:space="preserve"> d</w:t>
      </w:r>
      <w:r>
        <w:t>u</w:t>
      </w:r>
      <w:r w:rsidR="00B543A9">
        <w:t xml:space="preserve"> produit, </w:t>
      </w:r>
      <w:r>
        <w:t>car</w:t>
      </w:r>
      <w:r w:rsidR="0073445B" w:rsidRPr="0073445B">
        <w:t xml:space="preserve"> nous </w:t>
      </w:r>
      <w:r w:rsidR="00960C3D">
        <w:t xml:space="preserve">avions voulu, </w:t>
      </w:r>
      <w:r w:rsidR="0073445B" w:rsidRPr="0073445B">
        <w:t xml:space="preserve">à travers </w:t>
      </w:r>
      <w:r w:rsidR="0073445B">
        <w:t xml:space="preserve"> ce chapitre</w:t>
      </w:r>
      <w:r w:rsidR="00960C3D">
        <w:t>,</w:t>
      </w:r>
      <w:r w:rsidR="0073445B">
        <w:t xml:space="preserve"> </w:t>
      </w:r>
      <w:r w:rsidR="00B543A9">
        <w:t>avoir un</w:t>
      </w:r>
      <w:r w:rsidR="00960C3D">
        <w:t>e</w:t>
      </w:r>
      <w:r w:rsidR="00B543A9">
        <w:t xml:space="preserve"> vue sur les deux </w:t>
      </w:r>
      <w:r w:rsidR="007E6D9E">
        <w:t>technologies</w:t>
      </w:r>
      <w:r w:rsidR="00B543A9">
        <w:t>,</w:t>
      </w:r>
      <w:r w:rsidR="0073445B">
        <w:t xml:space="preserve"> mais </w:t>
      </w:r>
      <w:r w:rsidR="00B543A9">
        <w:t>pas de métriques sur le développeur ou l’utilisateur.</w:t>
      </w:r>
    </w:p>
    <w:p w:rsidR="00B543A9" w:rsidRDefault="00B543A9" w:rsidP="00960C3D">
      <w:r>
        <w:t>Ce chapitre nous a donné un vue claire de quelque</w:t>
      </w:r>
      <w:r w:rsidR="00960C3D">
        <w:t>s</w:t>
      </w:r>
      <w:r>
        <w:t xml:space="preserve"> notion</w:t>
      </w:r>
      <w:r w:rsidR="00960C3D">
        <w:t>s dont</w:t>
      </w:r>
      <w:r>
        <w:t xml:space="preserve"> </w:t>
      </w:r>
      <w:r w:rsidR="0073445B" w:rsidRPr="0073445B">
        <w:t xml:space="preserve">nous avons parlé dans le </w:t>
      </w:r>
      <w:r w:rsidR="0073445B">
        <w:t>autres</w:t>
      </w:r>
      <w:r w:rsidR="0073445B" w:rsidRPr="0073445B">
        <w:t xml:space="preserve"> </w:t>
      </w:r>
      <w:r>
        <w:t>chapitre</w:t>
      </w:r>
      <w:r w:rsidR="0073445B">
        <w:t>s,</w:t>
      </w:r>
      <w:r>
        <w:t xml:space="preserve"> </w:t>
      </w:r>
      <w:r w:rsidR="00960C3D">
        <w:t xml:space="preserve">à </w:t>
      </w:r>
      <w:r>
        <w:t>savoir la complexité et la simplicité d’utilisation, ainsi que l’encapsulation.</w:t>
      </w:r>
    </w:p>
    <w:p w:rsidR="00EA2815" w:rsidRDefault="00B543A9" w:rsidP="00960C3D">
      <w:r>
        <w:t xml:space="preserve">Ce chapitre nous a </w:t>
      </w:r>
      <w:r w:rsidR="00C364A2">
        <w:t>montré</w:t>
      </w:r>
      <w:r>
        <w:t xml:space="preserve"> que RMI est </w:t>
      </w:r>
      <w:r w:rsidR="00960C3D">
        <w:t xml:space="preserve">vraiment </w:t>
      </w:r>
      <w:r>
        <w:t xml:space="preserve">simple </w:t>
      </w:r>
      <w:r w:rsidR="00960C3D">
        <w:t xml:space="preserve">à </w:t>
      </w:r>
      <w:r>
        <w:t>utiliser</w:t>
      </w:r>
      <w:r w:rsidR="007E6D9E">
        <w:t>,</w:t>
      </w:r>
      <w:r>
        <w:t xml:space="preserve"> mais par contre </w:t>
      </w:r>
      <w:r w:rsidR="00960C3D">
        <w:t xml:space="preserve">le </w:t>
      </w:r>
      <w:r>
        <w:t>risque de provoque</w:t>
      </w:r>
      <w:r w:rsidR="00960C3D">
        <w:t>r</w:t>
      </w:r>
      <w:r>
        <w:t xml:space="preserve"> des erreur</w:t>
      </w:r>
      <w:r w:rsidR="00B16BA2">
        <w:t>s</w:t>
      </w:r>
      <w:r>
        <w:t xml:space="preserve"> de conception </w:t>
      </w:r>
      <w:r w:rsidR="00960C3D">
        <w:t xml:space="preserve">augmente </w:t>
      </w:r>
      <w:r>
        <w:t xml:space="preserve">puisque elle </w:t>
      </w:r>
      <w:r w:rsidR="00960C3D">
        <w:t xml:space="preserve">présente </w:t>
      </w:r>
      <w:r>
        <w:t xml:space="preserve">une faible </w:t>
      </w:r>
      <w:r w:rsidR="007E6D9E">
        <w:t>cohérence</w:t>
      </w:r>
      <w:r>
        <w:t xml:space="preserve"> par rapport a JCSP.net</w:t>
      </w:r>
      <w:r w:rsidR="00EE0298">
        <w:t xml:space="preserve"> d’après les valeurs obtenue dans le chapitre de la métrique, concernant LCOM  2</w:t>
      </w:r>
      <w:r>
        <w:t>.</w:t>
      </w:r>
    </w:p>
    <w:p w:rsidR="00A91C48" w:rsidRPr="008E094B" w:rsidRDefault="00EA2815" w:rsidP="00EA2815">
      <w:r w:rsidRPr="00EA2815">
        <w:t xml:space="preserve">Dans ce qui suit, nous allons effectuer un </w:t>
      </w:r>
      <w:r>
        <w:t xml:space="preserve">récapitulative </w:t>
      </w:r>
      <w:r w:rsidRPr="00EA2815">
        <w:t>de tous les résultats obtenus à travers cette étude</w:t>
      </w:r>
      <w:r w:rsidR="00BC616C">
        <w:t xml:space="preserve"> co</w:t>
      </w:r>
      <w:r w:rsidR="00960C3D">
        <w:t>m</w:t>
      </w:r>
      <w:r w:rsidR="00BC616C">
        <w:t>parati</w:t>
      </w:r>
      <w:r w:rsidR="00960C3D">
        <w:t>ve</w:t>
      </w:r>
      <w:r>
        <w:t>.</w:t>
      </w:r>
      <w:r w:rsidR="00A91C48" w:rsidRPr="008E094B">
        <w:br w:type="page"/>
      </w:r>
    </w:p>
    <w:p w:rsidR="00FE174B" w:rsidRPr="00D725B2" w:rsidRDefault="00FE174B" w:rsidP="00D725B2">
      <w:pPr>
        <w:jc w:val="right"/>
        <w:rPr>
          <w:rFonts w:ascii="Tahoma" w:hAnsi="Tahoma" w:cs="Arial"/>
          <w:b/>
          <w:bCs/>
          <w:i/>
          <w:smallCaps/>
          <w:color w:val="0C86AC"/>
          <w:kern w:val="28"/>
          <w:sz w:val="64"/>
          <w:szCs w:val="22"/>
        </w:rPr>
      </w:pPr>
      <w:r w:rsidRPr="00D725B2">
        <w:rPr>
          <w:rFonts w:ascii="Tahoma" w:hAnsi="Tahoma" w:cs="Arial"/>
          <w:b/>
          <w:bCs/>
          <w:i/>
          <w:smallCaps/>
          <w:color w:val="0C86AC"/>
          <w:kern w:val="28"/>
          <w:sz w:val="64"/>
          <w:szCs w:val="22"/>
        </w:rPr>
        <w:lastRenderedPageBreak/>
        <w:t xml:space="preserve">CHAPITRE </w:t>
      </w:r>
      <w:r w:rsidR="00D725B2" w:rsidRPr="00D725B2">
        <w:rPr>
          <w:rFonts w:ascii="Tahoma" w:hAnsi="Tahoma" w:cs="Arial"/>
          <w:b/>
          <w:bCs/>
          <w:i/>
          <w:smallCaps/>
          <w:color w:val="0C86AC"/>
          <w:kern w:val="28"/>
          <w:sz w:val="64"/>
          <w:szCs w:val="22"/>
        </w:rPr>
        <w:t>V</w:t>
      </w:r>
      <w:r w:rsidRPr="00D725B2">
        <w:rPr>
          <w:rFonts w:ascii="Tahoma" w:hAnsi="Tahoma" w:cs="Arial"/>
          <w:b/>
          <w:bCs/>
          <w:i/>
          <w:smallCaps/>
          <w:color w:val="0C86AC"/>
          <w:kern w:val="28"/>
          <w:sz w:val="64"/>
          <w:szCs w:val="22"/>
        </w:rPr>
        <w:t>:</w:t>
      </w:r>
    </w:p>
    <w:p w:rsidR="00FE174B" w:rsidRPr="00D725B2" w:rsidRDefault="000B38BD" w:rsidP="00D725B2">
      <w:pPr>
        <w:jc w:val="right"/>
        <w:rPr>
          <w:rFonts w:ascii="Tahoma" w:hAnsi="Tahoma" w:cs="Arial"/>
          <w:b/>
          <w:bCs/>
          <w:i/>
          <w:smallCaps/>
          <w:color w:val="0C86AC"/>
          <w:kern w:val="28"/>
          <w:sz w:val="64"/>
          <w:szCs w:val="22"/>
        </w:rPr>
      </w:pPr>
      <w:r>
        <w:rPr>
          <w:rFonts w:ascii="Tahoma" w:hAnsi="Tahoma" w:cs="Arial"/>
          <w:b/>
          <w:bCs/>
          <w:i/>
          <w:smallCaps/>
          <w:color w:val="0C86AC"/>
          <w:kern w:val="28"/>
          <w:sz w:val="64"/>
          <w:szCs w:val="22"/>
        </w:rPr>
        <w:t>Récapitulati</w:t>
      </w:r>
      <w:r w:rsidR="00960C3D">
        <w:rPr>
          <w:rFonts w:ascii="Tahoma" w:hAnsi="Tahoma" w:cs="Arial"/>
          <w:b/>
          <w:bCs/>
          <w:i/>
          <w:smallCaps/>
          <w:color w:val="0C86AC"/>
          <w:kern w:val="28"/>
          <w:sz w:val="64"/>
          <w:szCs w:val="22"/>
        </w:rPr>
        <w:t>f</w:t>
      </w:r>
    </w:p>
    <w:p w:rsidR="00BE3A92" w:rsidRDefault="00BE3A92" w:rsidP="00960C3D">
      <w:r w:rsidRPr="00D1091E">
        <w:t xml:space="preserve">Dans ce chapitre </w:t>
      </w:r>
      <w:r w:rsidR="00960C3D">
        <w:t>on</w:t>
      </w:r>
      <w:r w:rsidR="00960C3D" w:rsidRPr="00D1091E">
        <w:t xml:space="preserve"> </w:t>
      </w:r>
      <w:r w:rsidRPr="00D1091E">
        <w:t>va donne</w:t>
      </w:r>
      <w:r w:rsidR="00960C3D">
        <w:t>r</w:t>
      </w:r>
      <w:r w:rsidRPr="00D1091E">
        <w:t xml:space="preserve"> un vue globale </w:t>
      </w:r>
      <w:r w:rsidR="00C1524C" w:rsidRPr="00EA2815">
        <w:t>de tous les résultats obtenus à travers cette étude</w:t>
      </w:r>
      <w:r w:rsidRPr="00D1091E">
        <w:t>.</w:t>
      </w:r>
      <w:r w:rsidR="00960C3D">
        <w:t xml:space="preserve"> O</w:t>
      </w:r>
      <w:r w:rsidRPr="00D1091E">
        <w:t xml:space="preserve">n </w:t>
      </w:r>
      <w:r w:rsidR="00E6173C" w:rsidRPr="00D1091E">
        <w:t>commence</w:t>
      </w:r>
      <w:r w:rsidRPr="00D1091E">
        <w:t xml:space="preserve"> </w:t>
      </w:r>
      <w:r w:rsidR="00E6173C" w:rsidRPr="00D1091E">
        <w:t>d’abo</w:t>
      </w:r>
      <w:r w:rsidR="00E6173C">
        <w:t>rd</w:t>
      </w:r>
      <w:r w:rsidRPr="00D1091E">
        <w:t xml:space="preserve"> par un </w:t>
      </w:r>
      <w:r w:rsidR="00E6173C" w:rsidRPr="00D1091E">
        <w:t>tableau</w:t>
      </w:r>
      <w:r w:rsidRPr="00D1091E">
        <w:t xml:space="preserve"> </w:t>
      </w:r>
      <w:r w:rsidR="00E6173C" w:rsidRPr="00D1091E">
        <w:t>récapitulati</w:t>
      </w:r>
      <w:r w:rsidR="00960C3D">
        <w:t>f</w:t>
      </w:r>
      <w:r w:rsidRPr="00D1091E">
        <w:t xml:space="preserve"> qui </w:t>
      </w:r>
      <w:r w:rsidR="00E6173C" w:rsidRPr="00D1091E">
        <w:t>présente</w:t>
      </w:r>
      <w:r w:rsidRPr="00D1091E">
        <w:t xml:space="preserve"> chaque point cité </w:t>
      </w:r>
      <w:r w:rsidR="00E6173C" w:rsidRPr="00D1091E">
        <w:t>auparavant</w:t>
      </w:r>
      <w:r w:rsidR="00C1524C">
        <w:t>.</w:t>
      </w:r>
      <w:r w:rsidR="00960C3D">
        <w:t xml:space="preserve"> </w:t>
      </w:r>
      <w:r w:rsidR="00A90402" w:rsidRPr="00A90402">
        <w:t>Ensuite, nous donn</w:t>
      </w:r>
      <w:r w:rsidR="00960C3D">
        <w:t>er</w:t>
      </w:r>
      <w:r w:rsidR="00A90402" w:rsidRPr="00A90402">
        <w:t>ons notre avis</w:t>
      </w:r>
      <w:r w:rsidR="00A90402">
        <w:t xml:space="preserve"> </w:t>
      </w:r>
      <w:r w:rsidR="00A90402" w:rsidRPr="00A90402">
        <w:t xml:space="preserve">en tant que </w:t>
      </w:r>
      <w:r w:rsidR="00A90402">
        <w:t xml:space="preserve">développeur. </w:t>
      </w:r>
      <w:r w:rsidRPr="00D1091E">
        <w:t>Apr</w:t>
      </w:r>
      <w:r w:rsidR="00960C3D">
        <w:t>ès,</w:t>
      </w:r>
      <w:r w:rsidRPr="00D1091E">
        <w:t xml:space="preserve"> </w:t>
      </w:r>
      <w:r w:rsidR="00960C3D">
        <w:t>o</w:t>
      </w:r>
      <w:r w:rsidRPr="00D1091E">
        <w:t>n va conclure avec un</w:t>
      </w:r>
      <w:r w:rsidR="00E6173C">
        <w:t>e</w:t>
      </w:r>
      <w:r w:rsidRPr="00D1091E">
        <w:t xml:space="preserve"> conclusion </w:t>
      </w:r>
      <w:r w:rsidR="00E6173C" w:rsidRPr="00D1091E">
        <w:t>gén</w:t>
      </w:r>
      <w:r w:rsidR="00960C3D">
        <w:t>ér</w:t>
      </w:r>
      <w:r w:rsidR="00E6173C" w:rsidRPr="00D1091E">
        <w:t>ale</w:t>
      </w:r>
      <w:r w:rsidR="00E6173C">
        <w:t>.</w:t>
      </w:r>
    </w:p>
    <w:p w:rsidR="00ED356B" w:rsidRPr="00D1091E" w:rsidRDefault="00ED356B" w:rsidP="00FE174B"/>
    <w:p w:rsidR="00A90402" w:rsidRPr="00EA7348" w:rsidRDefault="00E701E9" w:rsidP="00D21CAD">
      <w:pPr>
        <w:pStyle w:val="Titreniveau1"/>
      </w:pPr>
      <w:bookmarkStart w:id="181" w:name="_Toc517734770"/>
      <w:r>
        <w:t>5.</w:t>
      </w:r>
      <w:r w:rsidR="00ED356B">
        <w:t>1</w:t>
      </w:r>
      <w:r>
        <w:t xml:space="preserve">) </w:t>
      </w:r>
      <w:r w:rsidR="00A90402" w:rsidRPr="00EA7348">
        <w:t>Récapitulati</w:t>
      </w:r>
      <w:r w:rsidR="00960C3D">
        <w:t>f</w:t>
      </w:r>
      <w:r w:rsidR="00A90402" w:rsidRPr="00EA7348">
        <w:t xml:space="preserve"> </w:t>
      </w:r>
      <w:r w:rsidR="00D21CAD">
        <w:t>de l’étude</w:t>
      </w:r>
      <w:r w:rsidR="00A90402" w:rsidRPr="00EA7348">
        <w:t>:</w:t>
      </w:r>
      <w:bookmarkEnd w:id="181"/>
    </w:p>
    <w:tbl>
      <w:tblPr>
        <w:tblStyle w:val="Grilledutableau"/>
        <w:tblW w:w="0" w:type="auto"/>
        <w:tblLook w:val="04A0"/>
      </w:tblPr>
      <w:tblGrid>
        <w:gridCol w:w="2235"/>
        <w:gridCol w:w="3118"/>
        <w:gridCol w:w="3859"/>
      </w:tblGrid>
      <w:tr w:rsidR="00000885" w:rsidTr="00000885">
        <w:tc>
          <w:tcPr>
            <w:tcW w:w="2235" w:type="dxa"/>
          </w:tcPr>
          <w:p w:rsidR="00000885" w:rsidRPr="00960C3D" w:rsidRDefault="00B149CE">
            <w:pPr>
              <w:rPr>
                <w:rFonts w:asciiTheme="majorBidi" w:hAnsiTheme="majorBidi" w:cstheme="majorBidi"/>
                <w:b/>
                <w:bCs/>
                <w:color w:val="222222"/>
                <w:shd w:val="clear" w:color="auto" w:fill="FFFFFF"/>
              </w:rPr>
            </w:pPr>
            <w:r w:rsidRPr="00B149CE">
              <w:rPr>
                <w:rFonts w:asciiTheme="majorBidi" w:hAnsiTheme="majorBidi" w:cstheme="majorBidi"/>
                <w:b/>
                <w:bCs/>
                <w:color w:val="222222"/>
                <w:shd w:val="clear" w:color="auto" w:fill="FFFFFF"/>
              </w:rPr>
              <w:t>Description</w:t>
            </w:r>
          </w:p>
        </w:tc>
        <w:tc>
          <w:tcPr>
            <w:tcW w:w="3118" w:type="dxa"/>
          </w:tcPr>
          <w:p w:rsidR="00000885" w:rsidRPr="00960C3D" w:rsidRDefault="00B149CE">
            <w:pPr>
              <w:rPr>
                <w:rFonts w:asciiTheme="majorBidi" w:hAnsiTheme="majorBidi" w:cstheme="majorBidi"/>
                <w:b/>
                <w:bCs/>
                <w:color w:val="222222"/>
                <w:shd w:val="clear" w:color="auto" w:fill="FFFFFF"/>
              </w:rPr>
            </w:pPr>
            <w:r w:rsidRPr="00B149CE">
              <w:rPr>
                <w:rFonts w:asciiTheme="majorBidi" w:hAnsiTheme="majorBidi" w:cstheme="majorBidi"/>
                <w:b/>
                <w:bCs/>
                <w:color w:val="222222"/>
                <w:shd w:val="clear" w:color="auto" w:fill="FFFFFF"/>
              </w:rPr>
              <w:t>RMI</w:t>
            </w:r>
          </w:p>
        </w:tc>
        <w:tc>
          <w:tcPr>
            <w:tcW w:w="3859" w:type="dxa"/>
          </w:tcPr>
          <w:p w:rsidR="00000885" w:rsidRPr="00960C3D" w:rsidRDefault="00B149CE">
            <w:pPr>
              <w:rPr>
                <w:rFonts w:asciiTheme="majorBidi" w:hAnsiTheme="majorBidi" w:cstheme="majorBidi"/>
                <w:b/>
                <w:bCs/>
                <w:color w:val="222222"/>
                <w:shd w:val="clear" w:color="auto" w:fill="FFFFFF"/>
              </w:rPr>
            </w:pPr>
            <w:r w:rsidRPr="00B149CE">
              <w:rPr>
                <w:rFonts w:asciiTheme="majorBidi" w:hAnsiTheme="majorBidi" w:cstheme="majorBidi"/>
                <w:b/>
                <w:bCs/>
                <w:color w:val="222222"/>
                <w:shd w:val="clear" w:color="auto" w:fill="FFFFFF"/>
              </w:rPr>
              <w:t>JCSP.net</w:t>
            </w:r>
          </w:p>
        </w:tc>
      </w:tr>
      <w:tr w:rsidR="00000885" w:rsidTr="00000885">
        <w:tc>
          <w:tcPr>
            <w:tcW w:w="2235" w:type="dxa"/>
          </w:tcPr>
          <w:p w:rsidR="00000885" w:rsidRDefault="00000885">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Documentation</w:t>
            </w:r>
          </w:p>
        </w:tc>
        <w:tc>
          <w:tcPr>
            <w:tcW w:w="3118" w:type="dxa"/>
          </w:tcPr>
          <w:p w:rsidR="00000885" w:rsidRDefault="00000885">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 xml:space="preserve">Très </w:t>
            </w:r>
            <w:r w:rsidR="000103F9">
              <w:rPr>
                <w:rFonts w:asciiTheme="majorBidi" w:hAnsiTheme="majorBidi" w:cstheme="majorBidi"/>
                <w:color w:val="222222"/>
                <w:shd w:val="clear" w:color="auto" w:fill="FFFFFF"/>
              </w:rPr>
              <w:t>riche</w:t>
            </w:r>
            <w:r>
              <w:rPr>
                <w:rFonts w:asciiTheme="majorBidi" w:hAnsiTheme="majorBidi" w:cstheme="majorBidi"/>
                <w:color w:val="222222"/>
                <w:shd w:val="clear" w:color="auto" w:fill="FFFFFF"/>
              </w:rPr>
              <w:t xml:space="preserve"> et précise et bien suivie</w:t>
            </w:r>
            <w:r w:rsidR="00D876EB">
              <w:rPr>
                <w:rFonts w:asciiTheme="majorBidi" w:hAnsiTheme="majorBidi" w:cstheme="majorBidi"/>
                <w:color w:val="222222"/>
                <w:shd w:val="clear" w:color="auto" w:fill="FFFFFF"/>
              </w:rPr>
              <w:t xml:space="preserve"> par Oracle.</w:t>
            </w:r>
          </w:p>
        </w:tc>
        <w:tc>
          <w:tcPr>
            <w:tcW w:w="3859" w:type="dxa"/>
          </w:tcPr>
          <w:p w:rsidR="00000885" w:rsidRDefault="00000885" w:rsidP="00960C3D">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 xml:space="preserve">Manque de support technique, ce qui rend l’utilisation de cette API dangereux pour des projets </w:t>
            </w:r>
            <w:r w:rsidR="00160FA8">
              <w:rPr>
                <w:rFonts w:asciiTheme="majorBidi" w:hAnsiTheme="majorBidi" w:cstheme="majorBidi"/>
                <w:color w:val="222222"/>
                <w:shd w:val="clear" w:color="auto" w:fill="FFFFFF"/>
              </w:rPr>
              <w:t>professionnel</w:t>
            </w:r>
            <w:r w:rsidR="00D876EB">
              <w:rPr>
                <w:rFonts w:asciiTheme="majorBidi" w:hAnsiTheme="majorBidi" w:cstheme="majorBidi"/>
                <w:color w:val="222222"/>
                <w:shd w:val="clear" w:color="auto" w:fill="FFFFFF"/>
              </w:rPr>
              <w:t xml:space="preserve"> surtouts si </w:t>
            </w:r>
            <w:r w:rsidR="00960C3D">
              <w:rPr>
                <w:rFonts w:asciiTheme="majorBidi" w:hAnsiTheme="majorBidi" w:cstheme="majorBidi"/>
                <w:color w:val="222222"/>
                <w:shd w:val="clear" w:color="auto" w:fill="FFFFFF"/>
              </w:rPr>
              <w:t>o</w:t>
            </w:r>
            <w:r w:rsidR="00D876EB">
              <w:rPr>
                <w:rFonts w:asciiTheme="majorBidi" w:hAnsiTheme="majorBidi" w:cstheme="majorBidi"/>
                <w:color w:val="222222"/>
                <w:shd w:val="clear" w:color="auto" w:fill="FFFFFF"/>
              </w:rPr>
              <w:t>n utilise la migration des canaux</w:t>
            </w:r>
            <w:r>
              <w:rPr>
                <w:rFonts w:asciiTheme="majorBidi" w:hAnsiTheme="majorBidi" w:cstheme="majorBidi"/>
                <w:color w:val="222222"/>
                <w:shd w:val="clear" w:color="auto" w:fill="FFFFFF"/>
              </w:rPr>
              <w:t>.</w:t>
            </w:r>
          </w:p>
        </w:tc>
      </w:tr>
      <w:tr w:rsidR="00817E0A" w:rsidTr="00000885">
        <w:tc>
          <w:tcPr>
            <w:tcW w:w="2235" w:type="dxa"/>
          </w:tcPr>
          <w:p w:rsidR="00817E0A" w:rsidRDefault="00817E0A">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paradigme</w:t>
            </w:r>
          </w:p>
        </w:tc>
        <w:tc>
          <w:tcPr>
            <w:tcW w:w="3118" w:type="dxa"/>
          </w:tcPr>
          <w:p w:rsidR="00817E0A" w:rsidRDefault="00817E0A">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Orienté objet</w:t>
            </w:r>
          </w:p>
        </w:tc>
        <w:tc>
          <w:tcPr>
            <w:tcW w:w="3859" w:type="dxa"/>
          </w:tcPr>
          <w:p w:rsidR="00817E0A" w:rsidRDefault="00817E0A" w:rsidP="00960C3D">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Orienter processus</w:t>
            </w:r>
          </w:p>
        </w:tc>
      </w:tr>
      <w:tr w:rsidR="00817E0A" w:rsidTr="00000885">
        <w:tc>
          <w:tcPr>
            <w:tcW w:w="2235" w:type="dxa"/>
          </w:tcPr>
          <w:p w:rsidR="00817E0A" w:rsidRDefault="00817E0A">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Technique d’échange des donné vis-à-vis le développeur</w:t>
            </w:r>
          </w:p>
        </w:tc>
        <w:tc>
          <w:tcPr>
            <w:tcW w:w="3118" w:type="dxa"/>
          </w:tcPr>
          <w:p w:rsidR="00817E0A" w:rsidRDefault="00817E0A">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 xml:space="preserve">Par appel </w:t>
            </w:r>
            <w:r w:rsidR="008C2E6B">
              <w:rPr>
                <w:rFonts w:asciiTheme="majorBidi" w:hAnsiTheme="majorBidi" w:cstheme="majorBidi"/>
                <w:color w:val="222222"/>
                <w:shd w:val="clear" w:color="auto" w:fill="FFFFFF"/>
              </w:rPr>
              <w:t>des méthodes</w:t>
            </w:r>
          </w:p>
        </w:tc>
        <w:tc>
          <w:tcPr>
            <w:tcW w:w="3859" w:type="dxa"/>
          </w:tcPr>
          <w:p w:rsidR="00817E0A" w:rsidRDefault="00817E0A" w:rsidP="00817E0A">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Par des message a partir des canaux</w:t>
            </w:r>
          </w:p>
        </w:tc>
      </w:tr>
      <w:tr w:rsidR="00AA190E" w:rsidTr="004415ED">
        <w:tc>
          <w:tcPr>
            <w:tcW w:w="2235" w:type="dxa"/>
          </w:tcPr>
          <w:p w:rsidR="00AA190E" w:rsidRDefault="00AA190E" w:rsidP="004415ED">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La Simplicité d’implémenter l’échange des messages entre les nœuds de système</w:t>
            </w:r>
          </w:p>
        </w:tc>
        <w:tc>
          <w:tcPr>
            <w:tcW w:w="3118" w:type="dxa"/>
          </w:tcPr>
          <w:p w:rsidR="00AA190E" w:rsidRDefault="00AA190E" w:rsidP="004415ED">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Très facile</w:t>
            </w:r>
          </w:p>
        </w:tc>
        <w:tc>
          <w:tcPr>
            <w:tcW w:w="3859" w:type="dxa"/>
          </w:tcPr>
          <w:p w:rsidR="00AA190E" w:rsidRDefault="00AA190E" w:rsidP="004415ED">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Plus complexe</w:t>
            </w:r>
            <w:r w:rsidR="00BA5A3F">
              <w:rPr>
                <w:rFonts w:asciiTheme="majorBidi" w:hAnsiTheme="majorBidi" w:cstheme="majorBidi"/>
                <w:color w:val="222222"/>
                <w:shd w:val="clear" w:color="auto" w:fill="FFFFFF"/>
              </w:rPr>
              <w:t xml:space="preserve"> par rapport a RMI</w:t>
            </w:r>
          </w:p>
        </w:tc>
      </w:tr>
      <w:tr w:rsidR="00000885" w:rsidTr="00000885">
        <w:tc>
          <w:tcPr>
            <w:tcW w:w="2235" w:type="dxa"/>
          </w:tcPr>
          <w:p w:rsidR="00000885" w:rsidRDefault="00160FA8">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 xml:space="preserve">La </w:t>
            </w:r>
            <w:r w:rsidR="002E6C9B">
              <w:rPr>
                <w:rFonts w:asciiTheme="majorBidi" w:hAnsiTheme="majorBidi" w:cstheme="majorBidi"/>
                <w:color w:val="222222"/>
                <w:shd w:val="clear" w:color="auto" w:fill="FFFFFF"/>
              </w:rPr>
              <w:t>concurrence</w:t>
            </w:r>
          </w:p>
        </w:tc>
        <w:tc>
          <w:tcPr>
            <w:tcW w:w="3118" w:type="dxa"/>
          </w:tcPr>
          <w:p w:rsidR="00000885" w:rsidRDefault="00C1524C" w:rsidP="00960C3D">
            <w:pPr>
              <w:rPr>
                <w:rFonts w:asciiTheme="majorBidi" w:hAnsiTheme="majorBidi" w:cstheme="majorBidi"/>
                <w:color w:val="222222"/>
                <w:shd w:val="clear" w:color="auto" w:fill="FFFFFF"/>
              </w:rPr>
            </w:pPr>
            <w:r w:rsidRPr="00C1524C">
              <w:rPr>
                <w:rFonts w:asciiTheme="majorBidi" w:hAnsiTheme="majorBidi" w:cstheme="majorBidi"/>
                <w:color w:val="222222"/>
                <w:shd w:val="clear" w:color="auto" w:fill="FFFFFF"/>
              </w:rPr>
              <w:t>Tou</w:t>
            </w:r>
            <w:r w:rsidR="00960C3D">
              <w:rPr>
                <w:rFonts w:asciiTheme="majorBidi" w:hAnsiTheme="majorBidi" w:cstheme="majorBidi"/>
                <w:color w:val="222222"/>
                <w:shd w:val="clear" w:color="auto" w:fill="FFFFFF"/>
              </w:rPr>
              <w:t>t</w:t>
            </w:r>
            <w:r w:rsidRPr="00C1524C">
              <w:rPr>
                <w:rFonts w:asciiTheme="majorBidi" w:hAnsiTheme="majorBidi" w:cstheme="majorBidi"/>
                <w:color w:val="222222"/>
                <w:shd w:val="clear" w:color="auto" w:fill="FFFFFF"/>
              </w:rPr>
              <w:t xml:space="preserve"> </w:t>
            </w:r>
            <w:r w:rsidR="00960C3D">
              <w:rPr>
                <w:rFonts w:asciiTheme="majorBidi" w:hAnsiTheme="majorBidi" w:cstheme="majorBidi"/>
                <w:color w:val="222222"/>
                <w:shd w:val="clear" w:color="auto" w:fill="FFFFFF"/>
              </w:rPr>
              <w:t>est</w:t>
            </w:r>
            <w:r w:rsidR="00960C3D" w:rsidRPr="00C1524C">
              <w:rPr>
                <w:rFonts w:asciiTheme="majorBidi" w:hAnsiTheme="majorBidi" w:cstheme="majorBidi"/>
                <w:color w:val="222222"/>
                <w:shd w:val="clear" w:color="auto" w:fill="FFFFFF"/>
              </w:rPr>
              <w:t xml:space="preserve"> </w:t>
            </w:r>
            <w:r w:rsidR="00960C3D">
              <w:rPr>
                <w:rFonts w:asciiTheme="majorBidi" w:hAnsiTheme="majorBidi" w:cstheme="majorBidi"/>
                <w:color w:val="222222"/>
                <w:shd w:val="clear" w:color="auto" w:fill="FFFFFF"/>
              </w:rPr>
              <w:t>de</w:t>
            </w:r>
            <w:r w:rsidR="00960C3D" w:rsidRPr="00C1524C">
              <w:rPr>
                <w:rFonts w:asciiTheme="majorBidi" w:hAnsiTheme="majorBidi" w:cstheme="majorBidi"/>
                <w:color w:val="222222"/>
                <w:shd w:val="clear" w:color="auto" w:fill="FFFFFF"/>
              </w:rPr>
              <w:t xml:space="preserve"> </w:t>
            </w:r>
            <w:r w:rsidRPr="00C1524C">
              <w:rPr>
                <w:rFonts w:asciiTheme="majorBidi" w:hAnsiTheme="majorBidi" w:cstheme="majorBidi"/>
                <w:color w:val="222222"/>
                <w:shd w:val="clear" w:color="auto" w:fill="FFFFFF"/>
              </w:rPr>
              <w:t xml:space="preserve">la responsabilité du </w:t>
            </w:r>
            <w:r w:rsidR="002E6C9B">
              <w:rPr>
                <w:rFonts w:asciiTheme="majorBidi" w:hAnsiTheme="majorBidi" w:cstheme="majorBidi"/>
                <w:color w:val="222222"/>
                <w:shd w:val="clear" w:color="auto" w:fill="FFFFFF"/>
              </w:rPr>
              <w:t>développeur</w:t>
            </w:r>
          </w:p>
        </w:tc>
        <w:tc>
          <w:tcPr>
            <w:tcW w:w="3859" w:type="dxa"/>
          </w:tcPr>
          <w:p w:rsidR="00000885" w:rsidRDefault="00160FA8">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Mis</w:t>
            </w:r>
            <w:r w:rsidR="00960C3D">
              <w:rPr>
                <w:rFonts w:asciiTheme="majorBidi" w:hAnsiTheme="majorBidi" w:cstheme="majorBidi"/>
                <w:color w:val="222222"/>
                <w:shd w:val="clear" w:color="auto" w:fill="FFFFFF"/>
              </w:rPr>
              <w:t>e</w:t>
            </w:r>
            <w:r>
              <w:rPr>
                <w:rFonts w:asciiTheme="majorBidi" w:hAnsiTheme="majorBidi" w:cstheme="majorBidi"/>
                <w:color w:val="222222"/>
                <w:shd w:val="clear" w:color="auto" w:fill="FFFFFF"/>
              </w:rPr>
              <w:t xml:space="preserve"> en </w:t>
            </w:r>
            <w:r w:rsidR="002E6C9B">
              <w:rPr>
                <w:rFonts w:asciiTheme="majorBidi" w:hAnsiTheme="majorBidi" w:cstheme="majorBidi"/>
                <w:color w:val="222222"/>
                <w:shd w:val="clear" w:color="auto" w:fill="FFFFFF"/>
              </w:rPr>
              <w:t>œuvre</w:t>
            </w:r>
            <w:r>
              <w:rPr>
                <w:rFonts w:asciiTheme="majorBidi" w:hAnsiTheme="majorBidi" w:cstheme="majorBidi"/>
                <w:color w:val="222222"/>
                <w:shd w:val="clear" w:color="auto" w:fill="FFFFFF"/>
              </w:rPr>
              <w:t xml:space="preserve"> des </w:t>
            </w:r>
            <w:r w:rsidR="002E6C9B">
              <w:rPr>
                <w:rFonts w:asciiTheme="majorBidi" w:hAnsiTheme="majorBidi" w:cstheme="majorBidi"/>
                <w:color w:val="222222"/>
                <w:shd w:val="clear" w:color="auto" w:fill="FFFFFF"/>
              </w:rPr>
              <w:t>mécanismes</w:t>
            </w:r>
            <w:r>
              <w:rPr>
                <w:rFonts w:asciiTheme="majorBidi" w:hAnsiTheme="majorBidi" w:cstheme="majorBidi"/>
                <w:color w:val="222222"/>
                <w:shd w:val="clear" w:color="auto" w:fill="FFFFFF"/>
              </w:rPr>
              <w:t xml:space="preserve"> efficace pour la gestion de la </w:t>
            </w:r>
            <w:r w:rsidR="002E6C9B">
              <w:rPr>
                <w:rFonts w:asciiTheme="majorBidi" w:hAnsiTheme="majorBidi" w:cstheme="majorBidi"/>
                <w:color w:val="222222"/>
                <w:shd w:val="clear" w:color="auto" w:fill="FFFFFF"/>
              </w:rPr>
              <w:t>concurrence</w:t>
            </w:r>
            <w:r w:rsidR="00BA5A3F">
              <w:rPr>
                <w:rFonts w:asciiTheme="majorBidi" w:hAnsiTheme="majorBidi" w:cstheme="majorBidi"/>
                <w:color w:val="222222"/>
                <w:shd w:val="clear" w:color="auto" w:fill="FFFFFF"/>
              </w:rPr>
              <w:t xml:space="preserve">, par exemple  ALTING, voir aussi la </w:t>
            </w:r>
            <w:r w:rsidR="00F05887">
              <w:rPr>
                <w:rFonts w:asciiTheme="majorBidi" w:hAnsiTheme="majorBidi" w:cstheme="majorBidi"/>
                <w:color w:val="222222"/>
                <w:shd w:val="clear" w:color="auto" w:fill="FFFFFF"/>
              </w:rPr>
              <w:t>vérification a l’introduction</w:t>
            </w:r>
            <w:r w:rsidR="00BA5A3F">
              <w:rPr>
                <w:rFonts w:asciiTheme="majorBidi" w:hAnsiTheme="majorBidi" w:cstheme="majorBidi"/>
                <w:color w:val="222222"/>
                <w:shd w:val="clear" w:color="auto" w:fill="FFFFFF"/>
              </w:rPr>
              <w:t>.</w:t>
            </w:r>
          </w:p>
        </w:tc>
      </w:tr>
      <w:tr w:rsidR="00000885" w:rsidTr="00000885">
        <w:tc>
          <w:tcPr>
            <w:tcW w:w="2235" w:type="dxa"/>
          </w:tcPr>
          <w:p w:rsidR="00000885" w:rsidRDefault="002E6C9B">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Vérification</w:t>
            </w:r>
            <w:r w:rsidR="00160FA8">
              <w:rPr>
                <w:rFonts w:asciiTheme="majorBidi" w:hAnsiTheme="majorBidi" w:cstheme="majorBidi"/>
                <w:color w:val="222222"/>
                <w:shd w:val="clear" w:color="auto" w:fill="FFFFFF"/>
              </w:rPr>
              <w:t xml:space="preserve"> et </w:t>
            </w:r>
            <w:r w:rsidR="00160FA8">
              <w:rPr>
                <w:rFonts w:asciiTheme="majorBidi" w:hAnsiTheme="majorBidi" w:cstheme="majorBidi"/>
                <w:color w:val="222222"/>
                <w:shd w:val="clear" w:color="auto" w:fill="FFFFFF"/>
              </w:rPr>
              <w:lastRenderedPageBreak/>
              <w:t>validation</w:t>
            </w:r>
          </w:p>
        </w:tc>
        <w:tc>
          <w:tcPr>
            <w:tcW w:w="3118" w:type="dxa"/>
          </w:tcPr>
          <w:p w:rsidR="00000885" w:rsidRDefault="00160FA8" w:rsidP="00D876EB">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lastRenderedPageBreak/>
              <w:t>Par des teste</w:t>
            </w:r>
            <w:r w:rsidR="005910D6">
              <w:rPr>
                <w:rFonts w:asciiTheme="majorBidi" w:hAnsiTheme="majorBidi" w:cstheme="majorBidi"/>
                <w:color w:val="222222"/>
                <w:shd w:val="clear" w:color="auto" w:fill="FFFFFF"/>
              </w:rPr>
              <w:t>s</w:t>
            </w:r>
            <w:r>
              <w:rPr>
                <w:rFonts w:asciiTheme="majorBidi" w:hAnsiTheme="majorBidi" w:cstheme="majorBidi"/>
                <w:color w:val="222222"/>
                <w:shd w:val="clear" w:color="auto" w:fill="FFFFFF"/>
              </w:rPr>
              <w:t xml:space="preserve">, et </w:t>
            </w:r>
            <w:r w:rsidR="002E6C9B">
              <w:rPr>
                <w:rFonts w:asciiTheme="majorBidi" w:hAnsiTheme="majorBidi" w:cstheme="majorBidi"/>
                <w:color w:val="222222"/>
                <w:shd w:val="clear" w:color="auto" w:fill="FFFFFF"/>
              </w:rPr>
              <w:t>difficile</w:t>
            </w:r>
            <w:r w:rsidR="00D876EB">
              <w:rPr>
                <w:rFonts w:asciiTheme="majorBidi" w:hAnsiTheme="majorBidi" w:cstheme="majorBidi"/>
                <w:color w:val="222222"/>
                <w:shd w:val="clear" w:color="auto" w:fill="FFFFFF"/>
              </w:rPr>
              <w:t xml:space="preserve">ment </w:t>
            </w:r>
            <w:r w:rsidR="00D876EB">
              <w:rPr>
                <w:rFonts w:asciiTheme="majorBidi" w:hAnsiTheme="majorBidi" w:cstheme="majorBidi"/>
                <w:color w:val="222222"/>
                <w:shd w:val="clear" w:color="auto" w:fill="FFFFFF"/>
              </w:rPr>
              <w:lastRenderedPageBreak/>
              <w:t xml:space="preserve">par la méthode de vérification de </w:t>
            </w:r>
            <w:r w:rsidR="002E6C9B">
              <w:rPr>
                <w:rFonts w:asciiTheme="majorBidi" w:hAnsiTheme="majorBidi" w:cstheme="majorBidi"/>
                <w:color w:val="222222"/>
                <w:shd w:val="clear" w:color="auto" w:fill="FFFFFF"/>
              </w:rPr>
              <w:t>modèle.</w:t>
            </w:r>
          </w:p>
        </w:tc>
        <w:tc>
          <w:tcPr>
            <w:tcW w:w="3859" w:type="dxa"/>
          </w:tcPr>
          <w:p w:rsidR="00000885" w:rsidRDefault="00160FA8">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lastRenderedPageBreak/>
              <w:t xml:space="preserve">Le passage de </w:t>
            </w:r>
            <w:r w:rsidR="002E6C9B">
              <w:rPr>
                <w:rFonts w:asciiTheme="majorBidi" w:hAnsiTheme="majorBidi" w:cstheme="majorBidi"/>
                <w:color w:val="222222"/>
                <w:shd w:val="clear" w:color="auto" w:fill="FFFFFF"/>
              </w:rPr>
              <w:t>modèle</w:t>
            </w:r>
            <w:r w:rsidR="004D5974">
              <w:rPr>
                <w:rFonts w:asciiTheme="majorBidi" w:hAnsiTheme="majorBidi" w:cstheme="majorBidi"/>
                <w:color w:val="222222"/>
                <w:shd w:val="clear" w:color="auto" w:fill="FFFFFF"/>
              </w:rPr>
              <w:t xml:space="preserve"> CSP</w:t>
            </w:r>
            <w:r>
              <w:rPr>
                <w:rFonts w:asciiTheme="majorBidi" w:hAnsiTheme="majorBidi" w:cstheme="majorBidi"/>
                <w:color w:val="222222"/>
                <w:shd w:val="clear" w:color="auto" w:fill="FFFFFF"/>
              </w:rPr>
              <w:t xml:space="preserve"> vers le </w:t>
            </w:r>
            <w:r>
              <w:rPr>
                <w:rFonts w:asciiTheme="majorBidi" w:hAnsiTheme="majorBidi" w:cstheme="majorBidi"/>
                <w:color w:val="222222"/>
                <w:shd w:val="clear" w:color="auto" w:fill="FFFFFF"/>
              </w:rPr>
              <w:lastRenderedPageBreak/>
              <w:t>code source ou l’</w:t>
            </w:r>
            <w:r w:rsidR="002E6C9B">
              <w:rPr>
                <w:rFonts w:asciiTheme="majorBidi" w:hAnsiTheme="majorBidi" w:cstheme="majorBidi"/>
                <w:color w:val="222222"/>
                <w:shd w:val="clear" w:color="auto" w:fill="FFFFFF"/>
              </w:rPr>
              <w:t>inverse</w:t>
            </w:r>
            <w:r>
              <w:rPr>
                <w:rFonts w:asciiTheme="majorBidi" w:hAnsiTheme="majorBidi" w:cstheme="majorBidi"/>
                <w:color w:val="222222"/>
                <w:shd w:val="clear" w:color="auto" w:fill="FFFFFF"/>
              </w:rPr>
              <w:t xml:space="preserve"> est plus facile</w:t>
            </w:r>
            <w:r w:rsidR="00D876EB">
              <w:rPr>
                <w:rFonts w:asciiTheme="majorBidi" w:hAnsiTheme="majorBidi" w:cstheme="majorBidi"/>
                <w:color w:val="222222"/>
                <w:shd w:val="clear" w:color="auto" w:fill="FFFFFF"/>
              </w:rPr>
              <w:t>.</w:t>
            </w:r>
            <w:r>
              <w:rPr>
                <w:rFonts w:asciiTheme="majorBidi" w:hAnsiTheme="majorBidi" w:cstheme="majorBidi"/>
                <w:color w:val="222222"/>
                <w:shd w:val="clear" w:color="auto" w:fill="FFFFFF"/>
              </w:rPr>
              <w:t xml:space="preserve"> </w:t>
            </w:r>
          </w:p>
        </w:tc>
      </w:tr>
      <w:tr w:rsidR="00AA190E" w:rsidTr="004415ED">
        <w:tc>
          <w:tcPr>
            <w:tcW w:w="2235" w:type="dxa"/>
          </w:tcPr>
          <w:p w:rsidR="00AA190E" w:rsidRDefault="00960C3D" w:rsidP="004415ED">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lastRenderedPageBreak/>
              <w:t>E</w:t>
            </w:r>
            <w:r w:rsidR="00AA190E">
              <w:rPr>
                <w:rFonts w:asciiTheme="majorBidi" w:hAnsiTheme="majorBidi" w:cstheme="majorBidi"/>
                <w:color w:val="222222"/>
                <w:shd w:val="clear" w:color="auto" w:fill="FFFFFF"/>
              </w:rPr>
              <w:t>ncapsulation</w:t>
            </w:r>
          </w:p>
        </w:tc>
        <w:tc>
          <w:tcPr>
            <w:tcW w:w="3118" w:type="dxa"/>
          </w:tcPr>
          <w:p w:rsidR="00AA190E" w:rsidRDefault="00AA190E" w:rsidP="004415ED">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Relativement bas</w:t>
            </w:r>
            <w:r w:rsidR="00960C3D">
              <w:rPr>
                <w:rFonts w:asciiTheme="majorBidi" w:hAnsiTheme="majorBidi" w:cstheme="majorBidi"/>
                <w:color w:val="222222"/>
                <w:shd w:val="clear" w:color="auto" w:fill="FFFFFF"/>
              </w:rPr>
              <w:t>se</w:t>
            </w:r>
          </w:p>
        </w:tc>
        <w:tc>
          <w:tcPr>
            <w:tcW w:w="3859" w:type="dxa"/>
          </w:tcPr>
          <w:p w:rsidR="00AA190E" w:rsidRDefault="00AA190E" w:rsidP="004415ED">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Elevée</w:t>
            </w:r>
          </w:p>
        </w:tc>
      </w:tr>
      <w:tr w:rsidR="00000885" w:rsidTr="00000885">
        <w:tc>
          <w:tcPr>
            <w:tcW w:w="2235" w:type="dxa"/>
          </w:tcPr>
          <w:p w:rsidR="00000885" w:rsidRDefault="002E6C9B" w:rsidP="00074394">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Effort</w:t>
            </w:r>
            <w:r w:rsidR="00160FA8">
              <w:rPr>
                <w:rFonts w:asciiTheme="majorBidi" w:hAnsiTheme="majorBidi" w:cstheme="majorBidi"/>
                <w:color w:val="222222"/>
                <w:shd w:val="clear" w:color="auto" w:fill="FFFFFF"/>
              </w:rPr>
              <w:t xml:space="preserve"> de </w:t>
            </w:r>
            <w:r>
              <w:rPr>
                <w:rFonts w:asciiTheme="majorBidi" w:hAnsiTheme="majorBidi" w:cstheme="majorBidi"/>
                <w:color w:val="222222"/>
                <w:shd w:val="clear" w:color="auto" w:fill="FFFFFF"/>
              </w:rPr>
              <w:t>développement</w:t>
            </w:r>
            <w:r w:rsidR="00074394">
              <w:rPr>
                <w:rFonts w:asciiTheme="majorBidi" w:hAnsiTheme="majorBidi" w:cstheme="majorBidi"/>
                <w:color w:val="222222"/>
                <w:shd w:val="clear" w:color="auto" w:fill="FFFFFF"/>
              </w:rPr>
              <w:t xml:space="preserve"> en quantité  de code et organisation</w:t>
            </w:r>
          </w:p>
        </w:tc>
        <w:tc>
          <w:tcPr>
            <w:tcW w:w="3118" w:type="dxa"/>
          </w:tcPr>
          <w:p w:rsidR="00000885" w:rsidRDefault="002E6C9B">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Relativement</w:t>
            </w:r>
            <w:r w:rsidR="00160FA8">
              <w:rPr>
                <w:rFonts w:asciiTheme="majorBidi" w:hAnsiTheme="majorBidi" w:cstheme="majorBidi"/>
                <w:color w:val="222222"/>
                <w:shd w:val="clear" w:color="auto" w:fill="FFFFFF"/>
              </w:rPr>
              <w:t xml:space="preserve"> bas</w:t>
            </w:r>
          </w:p>
        </w:tc>
        <w:tc>
          <w:tcPr>
            <w:tcW w:w="3859" w:type="dxa"/>
          </w:tcPr>
          <w:p w:rsidR="00000885" w:rsidRDefault="00160FA8">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 xml:space="preserve">Plus </w:t>
            </w:r>
            <w:r w:rsidR="002E6C9B">
              <w:rPr>
                <w:rFonts w:asciiTheme="majorBidi" w:hAnsiTheme="majorBidi" w:cstheme="majorBidi"/>
                <w:color w:val="222222"/>
                <w:shd w:val="clear" w:color="auto" w:fill="FFFFFF"/>
              </w:rPr>
              <w:t>élev</w:t>
            </w:r>
            <w:r w:rsidR="00960C3D">
              <w:rPr>
                <w:rFonts w:asciiTheme="majorBidi" w:hAnsiTheme="majorBidi" w:cstheme="majorBidi"/>
                <w:color w:val="222222"/>
                <w:shd w:val="clear" w:color="auto" w:fill="FFFFFF"/>
              </w:rPr>
              <w:t>é</w:t>
            </w:r>
          </w:p>
        </w:tc>
      </w:tr>
      <w:tr w:rsidR="00000885" w:rsidTr="00000885">
        <w:tc>
          <w:tcPr>
            <w:tcW w:w="2235" w:type="dxa"/>
          </w:tcPr>
          <w:p w:rsidR="00000885" w:rsidRDefault="00160FA8">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Adaptation a UML</w:t>
            </w:r>
          </w:p>
        </w:tc>
        <w:tc>
          <w:tcPr>
            <w:tcW w:w="3118" w:type="dxa"/>
          </w:tcPr>
          <w:p w:rsidR="00000885" w:rsidRDefault="002E6C9B" w:rsidP="002E6C9B">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Très</w:t>
            </w:r>
            <w:r w:rsidR="00160FA8">
              <w:rPr>
                <w:rFonts w:asciiTheme="majorBidi" w:hAnsiTheme="majorBidi" w:cstheme="majorBidi"/>
                <w:color w:val="222222"/>
                <w:shd w:val="clear" w:color="auto" w:fill="FFFFFF"/>
              </w:rPr>
              <w:t xml:space="preserve"> bien</w:t>
            </w:r>
          </w:p>
        </w:tc>
        <w:tc>
          <w:tcPr>
            <w:tcW w:w="3859" w:type="dxa"/>
          </w:tcPr>
          <w:p w:rsidR="00000885" w:rsidRDefault="002E6C9B" w:rsidP="002E6C9B">
            <w:pPr>
              <w:rPr>
                <w:rFonts w:asciiTheme="majorBidi" w:hAnsiTheme="majorBidi" w:cstheme="majorBidi"/>
                <w:color w:val="222222"/>
                <w:shd w:val="clear" w:color="auto" w:fill="FFFFFF"/>
              </w:rPr>
            </w:pPr>
            <w:r w:rsidRPr="002E6C9B">
              <w:rPr>
                <w:rFonts w:asciiTheme="majorBidi" w:hAnsiTheme="majorBidi" w:cstheme="majorBidi"/>
                <w:color w:val="222222"/>
                <w:shd w:val="clear" w:color="auto" w:fill="FFFFFF"/>
              </w:rPr>
              <w:t>Nécessite</w:t>
            </w:r>
            <w:r>
              <w:rPr>
                <w:rFonts w:asciiTheme="majorBidi" w:hAnsiTheme="majorBidi" w:cstheme="majorBidi"/>
                <w:color w:val="222222"/>
                <w:shd w:val="clear" w:color="auto" w:fill="FFFFFF"/>
              </w:rPr>
              <w:t xml:space="preserve"> </w:t>
            </w:r>
            <w:r w:rsidR="00160FA8">
              <w:rPr>
                <w:rFonts w:asciiTheme="majorBidi" w:hAnsiTheme="majorBidi" w:cstheme="majorBidi"/>
                <w:color w:val="222222"/>
                <w:shd w:val="clear" w:color="auto" w:fill="FFFFFF"/>
              </w:rPr>
              <w:t xml:space="preserve">l’adaptation </w:t>
            </w:r>
            <w:r w:rsidR="00074394">
              <w:rPr>
                <w:rFonts w:asciiTheme="majorBidi" w:hAnsiTheme="majorBidi" w:cstheme="majorBidi"/>
                <w:color w:val="222222"/>
                <w:shd w:val="clear" w:color="auto" w:fill="FFFFFF"/>
              </w:rPr>
              <w:t>à</w:t>
            </w:r>
            <w:r w:rsidR="00160FA8">
              <w:rPr>
                <w:rFonts w:asciiTheme="majorBidi" w:hAnsiTheme="majorBidi" w:cstheme="majorBidi"/>
                <w:color w:val="222222"/>
                <w:shd w:val="clear" w:color="auto" w:fill="FFFFFF"/>
              </w:rPr>
              <w:t xml:space="preserve"> UML</w:t>
            </w:r>
            <w:r w:rsidR="005910D6">
              <w:rPr>
                <w:rFonts w:asciiTheme="majorBidi" w:hAnsiTheme="majorBidi" w:cstheme="majorBidi"/>
                <w:color w:val="222222"/>
                <w:shd w:val="clear" w:color="auto" w:fill="FFFFFF"/>
              </w:rPr>
              <w:t>,</w:t>
            </w:r>
            <w:r w:rsidR="00160FA8">
              <w:rPr>
                <w:rFonts w:asciiTheme="majorBidi" w:hAnsiTheme="majorBidi" w:cstheme="majorBidi"/>
                <w:color w:val="222222"/>
                <w:shd w:val="clear" w:color="auto" w:fill="FFFFFF"/>
              </w:rPr>
              <w:t xml:space="preserve"> ou un </w:t>
            </w:r>
            <w:r w:rsidR="00074394">
              <w:rPr>
                <w:rFonts w:asciiTheme="majorBidi" w:hAnsiTheme="majorBidi" w:cstheme="majorBidi"/>
                <w:color w:val="222222"/>
                <w:shd w:val="clear" w:color="auto" w:fill="FFFFFF"/>
              </w:rPr>
              <w:t>nouveau</w:t>
            </w:r>
            <w:r w:rsidR="00160FA8">
              <w:rPr>
                <w:rFonts w:asciiTheme="majorBidi" w:hAnsiTheme="majorBidi" w:cstheme="majorBidi"/>
                <w:color w:val="222222"/>
                <w:shd w:val="clear" w:color="auto" w:fill="FFFFFF"/>
              </w:rPr>
              <w:t xml:space="preserve"> formalisme</w:t>
            </w:r>
          </w:p>
        </w:tc>
      </w:tr>
    </w:tbl>
    <w:p w:rsidR="004C4D32" w:rsidRDefault="004C4D32">
      <w:pPr>
        <w:rPr>
          <w:rFonts w:asciiTheme="majorBidi" w:hAnsiTheme="majorBidi" w:cstheme="majorBidi"/>
          <w:color w:val="222222"/>
          <w:shd w:val="clear" w:color="auto" w:fill="FFFFFF"/>
        </w:rPr>
      </w:pPr>
    </w:p>
    <w:p w:rsidR="00160FA8" w:rsidRPr="004C4D32" w:rsidRDefault="00E701E9" w:rsidP="00ED356B">
      <w:pPr>
        <w:pStyle w:val="Titreniveau1"/>
      </w:pPr>
      <w:bookmarkStart w:id="182" w:name="_Toc517734771"/>
      <w:r>
        <w:t>5.</w:t>
      </w:r>
      <w:r w:rsidR="00ED356B">
        <w:t>2</w:t>
      </w:r>
      <w:r>
        <w:t xml:space="preserve">) </w:t>
      </w:r>
      <w:r w:rsidR="00160FA8" w:rsidRPr="004C4D32">
        <w:t>Av</w:t>
      </w:r>
      <w:r w:rsidR="004C4D32" w:rsidRPr="004C4D32">
        <w:t>i</w:t>
      </w:r>
      <w:r w:rsidR="00160FA8" w:rsidRPr="004C4D32">
        <w:t>s personnel :</w:t>
      </w:r>
      <w:bookmarkEnd w:id="182"/>
    </w:p>
    <w:p w:rsidR="00B4412F" w:rsidRDefault="00B4412F" w:rsidP="00CA5167">
      <w:pPr>
        <w:jc w:val="both"/>
        <w:rPr>
          <w:rFonts w:asciiTheme="majorBidi" w:hAnsiTheme="majorBidi" w:cstheme="majorBidi"/>
          <w:color w:val="222222"/>
          <w:shd w:val="clear" w:color="auto" w:fill="FFFFFF"/>
        </w:rPr>
      </w:pPr>
      <w:r>
        <w:rPr>
          <w:rFonts w:asciiTheme="majorBidi" w:hAnsiTheme="majorBidi" w:cstheme="majorBidi"/>
          <w:color w:val="222222"/>
          <w:shd w:val="clear" w:color="auto" w:fill="FFFFFF"/>
        </w:rPr>
        <w:t xml:space="preserve">En tant que </w:t>
      </w:r>
      <w:r w:rsidR="0038386C">
        <w:rPr>
          <w:rFonts w:asciiTheme="majorBidi" w:hAnsiTheme="majorBidi" w:cstheme="majorBidi"/>
          <w:color w:val="222222"/>
          <w:shd w:val="clear" w:color="auto" w:fill="FFFFFF"/>
        </w:rPr>
        <w:t>développeur</w:t>
      </w:r>
      <w:r>
        <w:rPr>
          <w:rFonts w:asciiTheme="majorBidi" w:hAnsiTheme="majorBidi" w:cstheme="majorBidi"/>
          <w:color w:val="222222"/>
          <w:shd w:val="clear" w:color="auto" w:fill="FFFFFF"/>
        </w:rPr>
        <w:t xml:space="preserve"> chez XpertSoft </w:t>
      </w:r>
      <w:r w:rsidR="00960C3D">
        <w:rPr>
          <w:rFonts w:asciiTheme="majorBidi" w:hAnsiTheme="majorBidi" w:cstheme="majorBidi"/>
          <w:color w:val="222222"/>
          <w:shd w:val="clear" w:color="auto" w:fill="FFFFFF"/>
        </w:rPr>
        <w:t>(</w:t>
      </w:r>
      <w:r>
        <w:rPr>
          <w:rFonts w:asciiTheme="majorBidi" w:hAnsiTheme="majorBidi" w:cstheme="majorBidi"/>
          <w:color w:val="222222"/>
          <w:shd w:val="clear" w:color="auto" w:fill="FFFFFF"/>
        </w:rPr>
        <w:t xml:space="preserve">une entreprise de </w:t>
      </w:r>
      <w:r w:rsidR="0038386C">
        <w:rPr>
          <w:rFonts w:asciiTheme="majorBidi" w:hAnsiTheme="majorBidi" w:cstheme="majorBidi"/>
          <w:color w:val="222222"/>
          <w:shd w:val="clear" w:color="auto" w:fill="FFFFFF"/>
        </w:rPr>
        <w:t>développement</w:t>
      </w:r>
      <w:r>
        <w:rPr>
          <w:rFonts w:asciiTheme="majorBidi" w:hAnsiTheme="majorBidi" w:cstheme="majorBidi"/>
          <w:color w:val="222222"/>
          <w:shd w:val="clear" w:color="auto" w:fill="FFFFFF"/>
        </w:rPr>
        <w:t xml:space="preserve"> de </w:t>
      </w:r>
      <w:r w:rsidR="0038386C">
        <w:rPr>
          <w:rFonts w:asciiTheme="majorBidi" w:hAnsiTheme="majorBidi" w:cstheme="majorBidi"/>
          <w:color w:val="222222"/>
          <w:shd w:val="clear" w:color="auto" w:fill="FFFFFF"/>
        </w:rPr>
        <w:t>logiciels</w:t>
      </w:r>
      <w:r w:rsidR="00960C3D">
        <w:rPr>
          <w:rFonts w:asciiTheme="majorBidi" w:hAnsiTheme="majorBidi" w:cstheme="majorBidi"/>
          <w:color w:val="222222"/>
          <w:shd w:val="clear" w:color="auto" w:fill="FFFFFF"/>
        </w:rPr>
        <w:t>,</w:t>
      </w:r>
      <w:r>
        <w:rPr>
          <w:rFonts w:asciiTheme="majorBidi" w:hAnsiTheme="majorBidi" w:cstheme="majorBidi"/>
          <w:color w:val="222222"/>
          <w:shd w:val="clear" w:color="auto" w:fill="FFFFFF"/>
        </w:rPr>
        <w:t xml:space="preserve"> </w:t>
      </w:r>
      <w:r w:rsidR="0038386C">
        <w:rPr>
          <w:rFonts w:asciiTheme="majorBidi" w:hAnsiTheme="majorBidi" w:cstheme="majorBidi"/>
          <w:color w:val="222222"/>
          <w:shd w:val="clear" w:color="auto" w:fill="FFFFFF"/>
        </w:rPr>
        <w:t>très</w:t>
      </w:r>
      <w:r>
        <w:rPr>
          <w:rFonts w:asciiTheme="majorBidi" w:hAnsiTheme="majorBidi" w:cstheme="majorBidi"/>
          <w:color w:val="222222"/>
          <w:shd w:val="clear" w:color="auto" w:fill="FFFFFF"/>
        </w:rPr>
        <w:t xml:space="preserve"> acti</w:t>
      </w:r>
      <w:r w:rsidR="00960C3D">
        <w:rPr>
          <w:rFonts w:asciiTheme="majorBidi" w:hAnsiTheme="majorBidi" w:cstheme="majorBidi"/>
          <w:color w:val="222222"/>
          <w:shd w:val="clear" w:color="auto" w:fill="FFFFFF"/>
        </w:rPr>
        <w:t>ve)</w:t>
      </w:r>
      <w:r>
        <w:rPr>
          <w:rFonts w:asciiTheme="majorBidi" w:hAnsiTheme="majorBidi" w:cstheme="majorBidi"/>
          <w:color w:val="222222"/>
          <w:shd w:val="clear" w:color="auto" w:fill="FFFFFF"/>
        </w:rPr>
        <w:t>, j’ai l’</w:t>
      </w:r>
      <w:r w:rsidR="0038386C">
        <w:rPr>
          <w:rFonts w:asciiTheme="majorBidi" w:hAnsiTheme="majorBidi" w:cstheme="majorBidi"/>
          <w:color w:val="222222"/>
          <w:shd w:val="clear" w:color="auto" w:fill="FFFFFF"/>
        </w:rPr>
        <w:t xml:space="preserve">habitude de travailler avec </w:t>
      </w:r>
      <w:r>
        <w:rPr>
          <w:rFonts w:asciiTheme="majorBidi" w:hAnsiTheme="majorBidi" w:cstheme="majorBidi"/>
          <w:color w:val="222222"/>
          <w:shd w:val="clear" w:color="auto" w:fill="FFFFFF"/>
        </w:rPr>
        <w:t xml:space="preserve">des APIs </w:t>
      </w:r>
      <w:r w:rsidR="00960C3D">
        <w:rPr>
          <w:rFonts w:asciiTheme="majorBidi" w:hAnsiTheme="majorBidi" w:cstheme="majorBidi"/>
          <w:color w:val="222222"/>
          <w:shd w:val="clear" w:color="auto" w:fill="FFFFFF"/>
        </w:rPr>
        <w:t>au</w:t>
      </w:r>
      <w:r>
        <w:rPr>
          <w:rFonts w:asciiTheme="majorBidi" w:hAnsiTheme="majorBidi" w:cstheme="majorBidi"/>
          <w:color w:val="222222"/>
          <w:shd w:val="clear" w:color="auto" w:fill="FFFFFF"/>
        </w:rPr>
        <w:t xml:space="preserve"> besoin</w:t>
      </w:r>
      <w:r w:rsidR="00960C3D">
        <w:rPr>
          <w:rFonts w:asciiTheme="majorBidi" w:hAnsiTheme="majorBidi" w:cstheme="majorBidi"/>
          <w:color w:val="222222"/>
          <w:shd w:val="clear" w:color="auto" w:fill="FFFFFF"/>
        </w:rPr>
        <w:t>.</w:t>
      </w:r>
      <w:r>
        <w:rPr>
          <w:rFonts w:asciiTheme="majorBidi" w:hAnsiTheme="majorBidi" w:cstheme="majorBidi"/>
          <w:color w:val="222222"/>
          <w:shd w:val="clear" w:color="auto" w:fill="FFFFFF"/>
        </w:rPr>
        <w:t xml:space="preserve"> </w:t>
      </w:r>
      <w:r w:rsidR="00960C3D">
        <w:rPr>
          <w:rFonts w:asciiTheme="majorBidi" w:hAnsiTheme="majorBidi" w:cstheme="majorBidi"/>
          <w:color w:val="222222"/>
          <w:shd w:val="clear" w:color="auto" w:fill="FFFFFF"/>
        </w:rPr>
        <w:t>J</w:t>
      </w:r>
      <w:r>
        <w:rPr>
          <w:rFonts w:asciiTheme="majorBidi" w:hAnsiTheme="majorBidi" w:cstheme="majorBidi"/>
          <w:color w:val="222222"/>
          <w:shd w:val="clear" w:color="auto" w:fill="FFFFFF"/>
        </w:rPr>
        <w:t>e travaille souvent a</w:t>
      </w:r>
      <w:r w:rsidR="00960C3D">
        <w:rPr>
          <w:rFonts w:asciiTheme="majorBidi" w:hAnsiTheme="majorBidi" w:cstheme="majorBidi"/>
          <w:color w:val="222222"/>
          <w:shd w:val="clear" w:color="auto" w:fill="FFFFFF"/>
        </w:rPr>
        <w:t>vec</w:t>
      </w:r>
      <w:r>
        <w:rPr>
          <w:rFonts w:asciiTheme="majorBidi" w:hAnsiTheme="majorBidi" w:cstheme="majorBidi"/>
          <w:color w:val="222222"/>
          <w:shd w:val="clear" w:color="auto" w:fill="FFFFFF"/>
        </w:rPr>
        <w:t xml:space="preserve"> la méthode </w:t>
      </w:r>
      <w:r w:rsidR="00960C3D">
        <w:rPr>
          <w:rFonts w:asciiTheme="majorBidi" w:hAnsiTheme="majorBidi" w:cstheme="majorBidi"/>
          <w:color w:val="222222"/>
          <w:shd w:val="clear" w:color="auto" w:fill="FFFFFF"/>
        </w:rPr>
        <w:t>A</w:t>
      </w:r>
      <w:r>
        <w:rPr>
          <w:rFonts w:asciiTheme="majorBidi" w:hAnsiTheme="majorBidi" w:cstheme="majorBidi"/>
          <w:color w:val="222222"/>
          <w:shd w:val="clear" w:color="auto" w:fill="FFFFFF"/>
        </w:rPr>
        <w:t>gile</w:t>
      </w:r>
      <w:r w:rsidR="001B6C0D">
        <w:rPr>
          <w:rFonts w:asciiTheme="majorBidi" w:hAnsiTheme="majorBidi" w:cstheme="majorBidi"/>
          <w:color w:val="222222"/>
          <w:shd w:val="clear" w:color="auto" w:fill="FFFFFF"/>
        </w:rPr>
        <w:t>,</w:t>
      </w:r>
      <w:r>
        <w:rPr>
          <w:rFonts w:asciiTheme="majorBidi" w:hAnsiTheme="majorBidi" w:cstheme="majorBidi"/>
          <w:color w:val="222222"/>
          <w:shd w:val="clear" w:color="auto" w:fill="FFFFFF"/>
        </w:rPr>
        <w:t xml:space="preserve"> chaque semaine </w:t>
      </w:r>
      <w:r w:rsidR="001B6C0D">
        <w:rPr>
          <w:rFonts w:asciiTheme="majorBidi" w:hAnsiTheme="majorBidi" w:cstheme="majorBidi"/>
          <w:color w:val="222222"/>
          <w:shd w:val="clear" w:color="auto" w:fill="FFFFFF"/>
        </w:rPr>
        <w:t xml:space="preserve">nous </w:t>
      </w:r>
      <w:r w:rsidR="004433A6">
        <w:rPr>
          <w:rFonts w:asciiTheme="majorBidi" w:hAnsiTheme="majorBidi" w:cstheme="majorBidi"/>
          <w:color w:val="222222"/>
          <w:shd w:val="clear" w:color="auto" w:fill="FFFFFF"/>
        </w:rPr>
        <w:t>devrons</w:t>
      </w:r>
      <w:r w:rsidR="001B6C0D">
        <w:rPr>
          <w:rFonts w:asciiTheme="majorBidi" w:hAnsiTheme="majorBidi" w:cstheme="majorBidi"/>
          <w:color w:val="222222"/>
          <w:shd w:val="clear" w:color="auto" w:fill="FFFFFF"/>
        </w:rPr>
        <w:t xml:space="preserve"> réaliser un</w:t>
      </w:r>
      <w:r w:rsidR="00F05887">
        <w:rPr>
          <w:rFonts w:asciiTheme="majorBidi" w:hAnsiTheme="majorBidi" w:cstheme="majorBidi"/>
          <w:color w:val="222222"/>
          <w:shd w:val="clear" w:color="auto" w:fill="FFFFFF"/>
        </w:rPr>
        <w:t>e</w:t>
      </w:r>
      <w:r w:rsidR="001B6C0D">
        <w:rPr>
          <w:rFonts w:asciiTheme="majorBidi" w:hAnsiTheme="majorBidi" w:cstheme="majorBidi"/>
          <w:color w:val="222222"/>
          <w:shd w:val="clear" w:color="auto" w:fill="FFFFFF"/>
        </w:rPr>
        <w:t xml:space="preserve"> nouvelle mis à jour </w:t>
      </w:r>
      <w:r>
        <w:rPr>
          <w:rFonts w:asciiTheme="majorBidi" w:hAnsiTheme="majorBidi" w:cstheme="majorBidi"/>
          <w:color w:val="222222"/>
          <w:shd w:val="clear" w:color="auto" w:fill="FFFFFF"/>
        </w:rPr>
        <w:t>pour les client</w:t>
      </w:r>
      <w:r w:rsidR="00A27615">
        <w:rPr>
          <w:rFonts w:asciiTheme="majorBidi" w:hAnsiTheme="majorBidi" w:cstheme="majorBidi"/>
          <w:color w:val="222222"/>
          <w:shd w:val="clear" w:color="auto" w:fill="FFFFFF"/>
        </w:rPr>
        <w:t>s</w:t>
      </w:r>
      <w:r w:rsidR="00960C3D">
        <w:rPr>
          <w:rFonts w:asciiTheme="majorBidi" w:hAnsiTheme="majorBidi" w:cstheme="majorBidi"/>
          <w:color w:val="222222"/>
          <w:shd w:val="clear" w:color="auto" w:fill="FFFFFF"/>
        </w:rPr>
        <w:t>. C</w:t>
      </w:r>
      <w:r w:rsidR="00836190">
        <w:rPr>
          <w:rFonts w:asciiTheme="majorBidi" w:hAnsiTheme="majorBidi" w:cstheme="majorBidi"/>
          <w:color w:val="222222"/>
          <w:shd w:val="clear" w:color="auto" w:fill="FFFFFF"/>
        </w:rPr>
        <w:t xml:space="preserve">e rythme de travail </w:t>
      </w:r>
      <w:r w:rsidR="00960C3D">
        <w:rPr>
          <w:rFonts w:asciiTheme="majorBidi" w:hAnsiTheme="majorBidi" w:cstheme="majorBidi"/>
          <w:color w:val="222222"/>
          <w:shd w:val="clear" w:color="auto" w:fill="FFFFFF"/>
        </w:rPr>
        <w:t xml:space="preserve">nous </w:t>
      </w:r>
      <w:r w:rsidR="00836190">
        <w:rPr>
          <w:rFonts w:asciiTheme="majorBidi" w:hAnsiTheme="majorBidi" w:cstheme="majorBidi"/>
          <w:color w:val="222222"/>
          <w:shd w:val="clear" w:color="auto" w:fill="FFFFFF"/>
        </w:rPr>
        <w:t>oblige</w:t>
      </w:r>
      <w:r w:rsidR="00960C3D">
        <w:rPr>
          <w:rFonts w:asciiTheme="majorBidi" w:hAnsiTheme="majorBidi" w:cstheme="majorBidi"/>
          <w:color w:val="222222"/>
          <w:shd w:val="clear" w:color="auto" w:fill="FFFFFF"/>
        </w:rPr>
        <w:t xml:space="preserve"> à avoir</w:t>
      </w:r>
      <w:r w:rsidR="00836190">
        <w:rPr>
          <w:rFonts w:asciiTheme="majorBidi" w:hAnsiTheme="majorBidi" w:cstheme="majorBidi"/>
          <w:color w:val="222222"/>
          <w:shd w:val="clear" w:color="auto" w:fill="FFFFFF"/>
        </w:rPr>
        <w:t xml:space="preserve"> </w:t>
      </w:r>
      <w:r w:rsidR="00960C3D">
        <w:rPr>
          <w:rFonts w:asciiTheme="majorBidi" w:hAnsiTheme="majorBidi" w:cstheme="majorBidi"/>
          <w:color w:val="222222"/>
          <w:shd w:val="clear" w:color="auto" w:fill="FFFFFF"/>
        </w:rPr>
        <w:t xml:space="preserve">une </w:t>
      </w:r>
      <w:r w:rsidR="00836190">
        <w:rPr>
          <w:rFonts w:asciiTheme="majorBidi" w:hAnsiTheme="majorBidi" w:cstheme="majorBidi"/>
          <w:color w:val="222222"/>
          <w:shd w:val="clear" w:color="auto" w:fill="FFFFFF"/>
        </w:rPr>
        <w:t>compétence dans le problème traité</w:t>
      </w:r>
      <w:r>
        <w:rPr>
          <w:rFonts w:asciiTheme="majorBidi" w:hAnsiTheme="majorBidi" w:cstheme="majorBidi"/>
          <w:color w:val="222222"/>
          <w:shd w:val="clear" w:color="auto" w:fill="FFFFFF"/>
        </w:rPr>
        <w:t>.</w:t>
      </w:r>
      <w:r w:rsidR="00836190">
        <w:rPr>
          <w:rFonts w:asciiTheme="majorBidi" w:hAnsiTheme="majorBidi" w:cstheme="majorBidi"/>
          <w:color w:val="222222"/>
          <w:shd w:val="clear" w:color="auto" w:fill="FFFFFF"/>
        </w:rPr>
        <w:t xml:space="preserve"> </w:t>
      </w:r>
      <w:r w:rsidR="00960C3D">
        <w:rPr>
          <w:rFonts w:asciiTheme="majorBidi" w:hAnsiTheme="majorBidi" w:cstheme="majorBidi"/>
          <w:color w:val="222222"/>
          <w:shd w:val="clear" w:color="auto" w:fill="FFFFFF"/>
        </w:rPr>
        <w:t>J</w:t>
      </w:r>
      <w:r>
        <w:rPr>
          <w:rFonts w:asciiTheme="majorBidi" w:hAnsiTheme="majorBidi" w:cstheme="majorBidi"/>
          <w:color w:val="222222"/>
          <w:shd w:val="clear" w:color="auto" w:fill="FFFFFF"/>
        </w:rPr>
        <w:t>’ai l’</w:t>
      </w:r>
      <w:r w:rsidR="0038386C">
        <w:rPr>
          <w:rFonts w:asciiTheme="majorBidi" w:hAnsiTheme="majorBidi" w:cstheme="majorBidi"/>
          <w:color w:val="222222"/>
          <w:shd w:val="clear" w:color="auto" w:fill="FFFFFF"/>
        </w:rPr>
        <w:t>h</w:t>
      </w:r>
      <w:r>
        <w:rPr>
          <w:rFonts w:asciiTheme="majorBidi" w:hAnsiTheme="majorBidi" w:cstheme="majorBidi"/>
          <w:color w:val="222222"/>
          <w:shd w:val="clear" w:color="auto" w:fill="FFFFFF"/>
        </w:rPr>
        <w:t>ab</w:t>
      </w:r>
      <w:r w:rsidR="0038386C">
        <w:rPr>
          <w:rFonts w:asciiTheme="majorBidi" w:hAnsiTheme="majorBidi" w:cstheme="majorBidi"/>
          <w:color w:val="222222"/>
          <w:shd w:val="clear" w:color="auto" w:fill="FFFFFF"/>
        </w:rPr>
        <w:t>i</w:t>
      </w:r>
      <w:r>
        <w:rPr>
          <w:rFonts w:asciiTheme="majorBidi" w:hAnsiTheme="majorBidi" w:cstheme="majorBidi"/>
          <w:color w:val="222222"/>
          <w:shd w:val="clear" w:color="auto" w:fill="FFFFFF"/>
        </w:rPr>
        <w:t xml:space="preserve">tude </w:t>
      </w:r>
      <w:r w:rsidR="00836190">
        <w:rPr>
          <w:rFonts w:asciiTheme="majorBidi" w:hAnsiTheme="majorBidi" w:cstheme="majorBidi"/>
          <w:color w:val="222222"/>
          <w:shd w:val="clear" w:color="auto" w:fill="FFFFFF"/>
        </w:rPr>
        <w:t>de</w:t>
      </w:r>
      <w:r>
        <w:rPr>
          <w:rFonts w:asciiTheme="majorBidi" w:hAnsiTheme="majorBidi" w:cstheme="majorBidi"/>
          <w:color w:val="222222"/>
          <w:shd w:val="clear" w:color="auto" w:fill="FFFFFF"/>
        </w:rPr>
        <w:t xml:space="preserve"> </w:t>
      </w:r>
      <w:r w:rsidR="00960C3D">
        <w:rPr>
          <w:rFonts w:asciiTheme="majorBidi" w:hAnsiTheme="majorBidi" w:cstheme="majorBidi"/>
          <w:color w:val="222222"/>
          <w:shd w:val="clear" w:color="auto" w:fill="FFFFFF"/>
        </w:rPr>
        <w:t>faire des</w:t>
      </w:r>
      <w:r>
        <w:rPr>
          <w:rFonts w:asciiTheme="majorBidi" w:hAnsiTheme="majorBidi" w:cstheme="majorBidi"/>
          <w:color w:val="222222"/>
          <w:shd w:val="clear" w:color="auto" w:fill="FFFFFF"/>
        </w:rPr>
        <w:t xml:space="preserve"> choix d</w:t>
      </w:r>
      <w:r w:rsidR="00960C3D">
        <w:rPr>
          <w:rFonts w:asciiTheme="majorBidi" w:hAnsiTheme="majorBidi" w:cstheme="majorBidi"/>
          <w:color w:val="222222"/>
          <w:shd w:val="clear" w:color="auto" w:fill="FFFFFF"/>
        </w:rPr>
        <w:t>e</w:t>
      </w:r>
      <w:r>
        <w:rPr>
          <w:rFonts w:asciiTheme="majorBidi" w:hAnsiTheme="majorBidi" w:cstheme="majorBidi"/>
          <w:color w:val="222222"/>
          <w:shd w:val="clear" w:color="auto" w:fill="FFFFFF"/>
        </w:rPr>
        <w:t xml:space="preserve"> </w:t>
      </w:r>
      <w:r w:rsidR="0038386C">
        <w:rPr>
          <w:rFonts w:asciiTheme="majorBidi" w:hAnsiTheme="majorBidi" w:cstheme="majorBidi"/>
          <w:color w:val="222222"/>
          <w:shd w:val="clear" w:color="auto" w:fill="FFFFFF"/>
        </w:rPr>
        <w:t>bibliothèques</w:t>
      </w:r>
      <w:r>
        <w:rPr>
          <w:rFonts w:asciiTheme="majorBidi" w:hAnsiTheme="majorBidi" w:cstheme="majorBidi"/>
          <w:color w:val="222222"/>
          <w:shd w:val="clear" w:color="auto" w:fill="FFFFFF"/>
        </w:rPr>
        <w:t xml:space="preserve"> soutenu</w:t>
      </w:r>
      <w:r w:rsidR="00A02C22">
        <w:rPr>
          <w:rFonts w:asciiTheme="majorBidi" w:hAnsiTheme="majorBidi" w:cstheme="majorBidi"/>
          <w:color w:val="222222"/>
          <w:shd w:val="clear" w:color="auto" w:fill="FFFFFF"/>
        </w:rPr>
        <w:t>e</w:t>
      </w:r>
      <w:r w:rsidR="0038386C">
        <w:rPr>
          <w:rFonts w:asciiTheme="majorBidi" w:hAnsiTheme="majorBidi" w:cstheme="majorBidi"/>
          <w:color w:val="222222"/>
          <w:shd w:val="clear" w:color="auto" w:fill="FFFFFF"/>
        </w:rPr>
        <w:t>s</w:t>
      </w:r>
      <w:r>
        <w:rPr>
          <w:rFonts w:asciiTheme="majorBidi" w:hAnsiTheme="majorBidi" w:cstheme="majorBidi"/>
          <w:color w:val="222222"/>
          <w:shd w:val="clear" w:color="auto" w:fill="FFFFFF"/>
        </w:rPr>
        <w:t xml:space="preserve"> par des grande</w:t>
      </w:r>
      <w:r w:rsidR="00960C3D">
        <w:rPr>
          <w:rFonts w:asciiTheme="majorBidi" w:hAnsiTheme="majorBidi" w:cstheme="majorBidi"/>
          <w:color w:val="222222"/>
          <w:shd w:val="clear" w:color="auto" w:fill="FFFFFF"/>
        </w:rPr>
        <w:t>s</w:t>
      </w:r>
      <w:r>
        <w:rPr>
          <w:rFonts w:asciiTheme="majorBidi" w:hAnsiTheme="majorBidi" w:cstheme="majorBidi"/>
          <w:color w:val="222222"/>
          <w:shd w:val="clear" w:color="auto" w:fill="FFFFFF"/>
        </w:rPr>
        <w:t xml:space="preserve"> firme</w:t>
      </w:r>
      <w:r w:rsidR="0038386C">
        <w:rPr>
          <w:rFonts w:asciiTheme="majorBidi" w:hAnsiTheme="majorBidi" w:cstheme="majorBidi"/>
          <w:color w:val="222222"/>
          <w:shd w:val="clear" w:color="auto" w:fill="FFFFFF"/>
        </w:rPr>
        <w:t>s</w:t>
      </w:r>
      <w:r w:rsidR="00960C3D">
        <w:rPr>
          <w:rFonts w:asciiTheme="majorBidi" w:hAnsiTheme="majorBidi" w:cstheme="majorBidi"/>
          <w:color w:val="222222"/>
          <w:shd w:val="clear" w:color="auto" w:fill="FFFFFF"/>
        </w:rPr>
        <w:t>,</w:t>
      </w:r>
      <w:r>
        <w:rPr>
          <w:rFonts w:asciiTheme="majorBidi" w:hAnsiTheme="majorBidi" w:cstheme="majorBidi"/>
          <w:color w:val="222222"/>
          <w:shd w:val="clear" w:color="auto" w:fill="FFFFFF"/>
        </w:rPr>
        <w:t xml:space="preserve"> et qui ont des </w:t>
      </w:r>
      <w:r w:rsidR="00960C3D">
        <w:rPr>
          <w:rFonts w:asciiTheme="majorBidi" w:hAnsiTheme="majorBidi" w:cstheme="majorBidi"/>
          <w:color w:val="222222"/>
          <w:shd w:val="clear" w:color="auto" w:fill="FFFFFF"/>
        </w:rPr>
        <w:t>c</w:t>
      </w:r>
      <w:r w:rsidR="00836190" w:rsidRPr="00836190">
        <w:rPr>
          <w:rFonts w:asciiTheme="majorBidi" w:hAnsiTheme="majorBidi" w:cstheme="majorBidi"/>
          <w:color w:val="222222"/>
          <w:shd w:val="clear" w:color="auto" w:fill="FFFFFF"/>
        </w:rPr>
        <w:t>ommunauté</w:t>
      </w:r>
      <w:r w:rsidR="00960C3D">
        <w:rPr>
          <w:rFonts w:asciiTheme="majorBidi" w:hAnsiTheme="majorBidi" w:cstheme="majorBidi"/>
          <w:color w:val="222222"/>
          <w:shd w:val="clear" w:color="auto" w:fill="FFFFFF"/>
        </w:rPr>
        <w:t>s</w:t>
      </w:r>
      <w:r w:rsidR="00836190">
        <w:rPr>
          <w:rFonts w:asciiTheme="majorBidi" w:hAnsiTheme="majorBidi" w:cstheme="majorBidi"/>
          <w:color w:val="222222"/>
          <w:shd w:val="clear" w:color="auto" w:fill="FFFFFF"/>
        </w:rPr>
        <w:t xml:space="preserve"> </w:t>
      </w:r>
      <w:r>
        <w:rPr>
          <w:rFonts w:asciiTheme="majorBidi" w:hAnsiTheme="majorBidi" w:cstheme="majorBidi"/>
          <w:color w:val="222222"/>
          <w:shd w:val="clear" w:color="auto" w:fill="FFFFFF"/>
        </w:rPr>
        <w:t>large</w:t>
      </w:r>
      <w:r w:rsidR="00960C3D">
        <w:rPr>
          <w:rFonts w:asciiTheme="majorBidi" w:hAnsiTheme="majorBidi" w:cstheme="majorBidi"/>
          <w:color w:val="222222"/>
          <w:shd w:val="clear" w:color="auto" w:fill="FFFFFF"/>
        </w:rPr>
        <w:t>s</w:t>
      </w:r>
      <w:r>
        <w:rPr>
          <w:rFonts w:asciiTheme="majorBidi" w:hAnsiTheme="majorBidi" w:cstheme="majorBidi"/>
          <w:color w:val="222222"/>
          <w:shd w:val="clear" w:color="auto" w:fill="FFFFFF"/>
        </w:rPr>
        <w:t xml:space="preserve"> et acti</w:t>
      </w:r>
      <w:r w:rsidR="00960C3D">
        <w:rPr>
          <w:rFonts w:asciiTheme="majorBidi" w:hAnsiTheme="majorBidi" w:cstheme="majorBidi"/>
          <w:color w:val="222222"/>
          <w:shd w:val="clear" w:color="auto" w:fill="FFFFFF"/>
        </w:rPr>
        <w:t>ves</w:t>
      </w:r>
      <w:r>
        <w:rPr>
          <w:rFonts w:asciiTheme="majorBidi" w:hAnsiTheme="majorBidi" w:cstheme="majorBidi"/>
          <w:color w:val="222222"/>
          <w:shd w:val="clear" w:color="auto" w:fill="FFFFFF"/>
        </w:rPr>
        <w:t xml:space="preserve">, puisque je rencontre souvent </w:t>
      </w:r>
      <w:r w:rsidR="0038386C">
        <w:rPr>
          <w:rFonts w:asciiTheme="majorBidi" w:hAnsiTheme="majorBidi" w:cstheme="majorBidi"/>
          <w:color w:val="222222"/>
          <w:shd w:val="clear" w:color="auto" w:fill="FFFFFF"/>
        </w:rPr>
        <w:t>des problèmes</w:t>
      </w:r>
      <w:r>
        <w:rPr>
          <w:rFonts w:asciiTheme="majorBidi" w:hAnsiTheme="majorBidi" w:cstheme="majorBidi"/>
          <w:color w:val="222222"/>
          <w:shd w:val="clear" w:color="auto" w:fill="FFFFFF"/>
        </w:rPr>
        <w:t xml:space="preserve"> technique</w:t>
      </w:r>
      <w:r w:rsidR="00A02C22">
        <w:rPr>
          <w:rFonts w:asciiTheme="majorBidi" w:hAnsiTheme="majorBidi" w:cstheme="majorBidi"/>
          <w:color w:val="222222"/>
          <w:shd w:val="clear" w:color="auto" w:fill="FFFFFF"/>
        </w:rPr>
        <w:t>s</w:t>
      </w:r>
      <w:r>
        <w:rPr>
          <w:rFonts w:asciiTheme="majorBidi" w:hAnsiTheme="majorBidi" w:cstheme="majorBidi"/>
          <w:color w:val="222222"/>
          <w:shd w:val="clear" w:color="auto" w:fill="FFFFFF"/>
        </w:rPr>
        <w:t>.</w:t>
      </w:r>
    </w:p>
    <w:p w:rsidR="00B4412F" w:rsidRDefault="00B4412F" w:rsidP="00CA5167">
      <w:pPr>
        <w:jc w:val="both"/>
        <w:rPr>
          <w:rFonts w:asciiTheme="majorBidi" w:hAnsiTheme="majorBidi" w:cstheme="majorBidi"/>
          <w:color w:val="222222"/>
          <w:shd w:val="clear" w:color="auto" w:fill="FFFFFF"/>
        </w:rPr>
      </w:pPr>
      <w:r>
        <w:rPr>
          <w:rFonts w:asciiTheme="majorBidi" w:hAnsiTheme="majorBidi" w:cstheme="majorBidi"/>
          <w:color w:val="222222"/>
          <w:shd w:val="clear" w:color="auto" w:fill="FFFFFF"/>
        </w:rPr>
        <w:t>Mais d</w:t>
      </w:r>
      <w:r w:rsidR="00836190">
        <w:rPr>
          <w:rFonts w:asciiTheme="majorBidi" w:hAnsiTheme="majorBidi" w:cstheme="majorBidi"/>
          <w:color w:val="222222"/>
          <w:shd w:val="clear" w:color="auto" w:fill="FFFFFF"/>
        </w:rPr>
        <w:t>ans</w:t>
      </w:r>
      <w:r>
        <w:rPr>
          <w:rFonts w:asciiTheme="majorBidi" w:hAnsiTheme="majorBidi" w:cstheme="majorBidi"/>
          <w:color w:val="222222"/>
          <w:shd w:val="clear" w:color="auto" w:fill="FFFFFF"/>
        </w:rPr>
        <w:t xml:space="preserve"> le cas de JCSP.net</w:t>
      </w:r>
      <w:r w:rsidR="00A02C22">
        <w:rPr>
          <w:rFonts w:asciiTheme="majorBidi" w:hAnsiTheme="majorBidi" w:cstheme="majorBidi"/>
          <w:color w:val="222222"/>
          <w:shd w:val="clear" w:color="auto" w:fill="FFFFFF"/>
        </w:rPr>
        <w:t>, et</w:t>
      </w:r>
      <w:r>
        <w:rPr>
          <w:rFonts w:asciiTheme="majorBidi" w:hAnsiTheme="majorBidi" w:cstheme="majorBidi"/>
          <w:color w:val="222222"/>
          <w:shd w:val="clear" w:color="auto" w:fill="FFFFFF"/>
        </w:rPr>
        <w:t xml:space="preserve"> </w:t>
      </w:r>
      <w:r w:rsidR="0038386C">
        <w:rPr>
          <w:rFonts w:asciiTheme="majorBidi" w:hAnsiTheme="majorBidi" w:cstheme="majorBidi"/>
          <w:color w:val="222222"/>
          <w:shd w:val="clear" w:color="auto" w:fill="FFFFFF"/>
        </w:rPr>
        <w:t>malgré</w:t>
      </w:r>
      <w:r>
        <w:rPr>
          <w:rFonts w:asciiTheme="majorBidi" w:hAnsiTheme="majorBidi" w:cstheme="majorBidi"/>
          <w:color w:val="222222"/>
          <w:shd w:val="clear" w:color="auto" w:fill="FFFFFF"/>
        </w:rPr>
        <w:t xml:space="preserve"> les </w:t>
      </w:r>
      <w:r w:rsidR="0038386C">
        <w:rPr>
          <w:rFonts w:asciiTheme="majorBidi" w:hAnsiTheme="majorBidi" w:cstheme="majorBidi"/>
          <w:color w:val="222222"/>
          <w:shd w:val="clear" w:color="auto" w:fill="FFFFFF"/>
        </w:rPr>
        <w:t>difficultés</w:t>
      </w:r>
      <w:r>
        <w:rPr>
          <w:rFonts w:asciiTheme="majorBidi" w:hAnsiTheme="majorBidi" w:cstheme="majorBidi"/>
          <w:color w:val="222222"/>
          <w:shd w:val="clear" w:color="auto" w:fill="FFFFFF"/>
        </w:rPr>
        <w:t xml:space="preserve"> qui j’ai </w:t>
      </w:r>
      <w:r w:rsidR="0038386C">
        <w:rPr>
          <w:rFonts w:asciiTheme="majorBidi" w:hAnsiTheme="majorBidi" w:cstheme="majorBidi"/>
          <w:color w:val="222222"/>
          <w:shd w:val="clear" w:color="auto" w:fill="FFFFFF"/>
        </w:rPr>
        <w:t>rencontré</w:t>
      </w:r>
      <w:r w:rsidR="00A02C22">
        <w:rPr>
          <w:rFonts w:asciiTheme="majorBidi" w:hAnsiTheme="majorBidi" w:cstheme="majorBidi"/>
          <w:color w:val="222222"/>
          <w:shd w:val="clear" w:color="auto" w:fill="FFFFFF"/>
        </w:rPr>
        <w:t>es</w:t>
      </w:r>
      <w:r>
        <w:rPr>
          <w:rFonts w:asciiTheme="majorBidi" w:hAnsiTheme="majorBidi" w:cstheme="majorBidi"/>
          <w:color w:val="222222"/>
          <w:shd w:val="clear" w:color="auto" w:fill="FFFFFF"/>
        </w:rPr>
        <w:t>, je me trouve motiv</w:t>
      </w:r>
      <w:r w:rsidR="00A02C22">
        <w:rPr>
          <w:rFonts w:asciiTheme="majorBidi" w:hAnsiTheme="majorBidi" w:cstheme="majorBidi"/>
          <w:color w:val="222222"/>
          <w:shd w:val="clear" w:color="auto" w:fill="FFFFFF"/>
        </w:rPr>
        <w:t>é</w:t>
      </w:r>
      <w:r>
        <w:rPr>
          <w:rFonts w:asciiTheme="majorBidi" w:hAnsiTheme="majorBidi" w:cstheme="majorBidi"/>
          <w:color w:val="222222"/>
          <w:shd w:val="clear" w:color="auto" w:fill="FFFFFF"/>
        </w:rPr>
        <w:t xml:space="preserve"> </w:t>
      </w:r>
      <w:r w:rsidR="00A02C22">
        <w:rPr>
          <w:rFonts w:asciiTheme="majorBidi" w:hAnsiTheme="majorBidi" w:cstheme="majorBidi"/>
          <w:color w:val="222222"/>
          <w:shd w:val="clear" w:color="auto" w:fill="FFFFFF"/>
        </w:rPr>
        <w:t xml:space="preserve">par </w:t>
      </w:r>
      <w:r w:rsidR="0038386C">
        <w:rPr>
          <w:rFonts w:asciiTheme="majorBidi" w:hAnsiTheme="majorBidi" w:cstheme="majorBidi"/>
          <w:color w:val="222222"/>
          <w:shd w:val="clear" w:color="auto" w:fill="FFFFFF"/>
        </w:rPr>
        <w:t>son</w:t>
      </w:r>
      <w:r>
        <w:rPr>
          <w:rFonts w:asciiTheme="majorBidi" w:hAnsiTheme="majorBidi" w:cstheme="majorBidi"/>
          <w:color w:val="222222"/>
          <w:shd w:val="clear" w:color="auto" w:fill="FFFFFF"/>
        </w:rPr>
        <w:t xml:space="preserve"> model tr</w:t>
      </w:r>
      <w:r w:rsidR="0038386C">
        <w:rPr>
          <w:rFonts w:asciiTheme="majorBidi" w:hAnsiTheme="majorBidi" w:cstheme="majorBidi"/>
          <w:color w:val="222222"/>
          <w:shd w:val="clear" w:color="auto" w:fill="FFFFFF"/>
        </w:rPr>
        <w:t>è</w:t>
      </w:r>
      <w:r>
        <w:rPr>
          <w:rFonts w:asciiTheme="majorBidi" w:hAnsiTheme="majorBidi" w:cstheme="majorBidi"/>
          <w:color w:val="222222"/>
          <w:shd w:val="clear" w:color="auto" w:fill="FFFFFF"/>
        </w:rPr>
        <w:t>s solide</w:t>
      </w:r>
      <w:r w:rsidR="00A02C22">
        <w:rPr>
          <w:rFonts w:asciiTheme="majorBidi" w:hAnsiTheme="majorBidi" w:cstheme="majorBidi"/>
          <w:color w:val="222222"/>
          <w:shd w:val="clear" w:color="auto" w:fill="FFFFFF"/>
        </w:rPr>
        <w:t xml:space="preserve">. Ceci ne signifie pas </w:t>
      </w:r>
      <w:r>
        <w:rPr>
          <w:rFonts w:asciiTheme="majorBidi" w:hAnsiTheme="majorBidi" w:cstheme="majorBidi"/>
          <w:color w:val="222222"/>
          <w:shd w:val="clear" w:color="auto" w:fill="FFFFFF"/>
        </w:rPr>
        <w:t xml:space="preserve">que je </w:t>
      </w:r>
      <w:r w:rsidR="0038386C">
        <w:rPr>
          <w:rFonts w:asciiTheme="majorBidi" w:hAnsiTheme="majorBidi" w:cstheme="majorBidi"/>
          <w:color w:val="222222"/>
          <w:shd w:val="clear" w:color="auto" w:fill="FFFFFF"/>
        </w:rPr>
        <w:t>préfère</w:t>
      </w:r>
      <w:r>
        <w:rPr>
          <w:rFonts w:asciiTheme="majorBidi" w:hAnsiTheme="majorBidi" w:cstheme="majorBidi"/>
          <w:color w:val="222222"/>
          <w:shd w:val="clear" w:color="auto" w:fill="FFFFFF"/>
        </w:rPr>
        <w:t xml:space="preserve"> JCSP.net </w:t>
      </w:r>
      <w:r w:rsidR="00A02C22">
        <w:rPr>
          <w:rFonts w:asciiTheme="majorBidi" w:hAnsiTheme="majorBidi" w:cstheme="majorBidi"/>
          <w:color w:val="222222"/>
          <w:shd w:val="clear" w:color="auto" w:fill="FFFFFF"/>
        </w:rPr>
        <w:t>à RMI</w:t>
      </w:r>
      <w:r>
        <w:rPr>
          <w:rFonts w:asciiTheme="majorBidi" w:hAnsiTheme="majorBidi" w:cstheme="majorBidi"/>
          <w:color w:val="222222"/>
          <w:shd w:val="clear" w:color="auto" w:fill="FFFFFF"/>
        </w:rPr>
        <w:t xml:space="preserve">, </w:t>
      </w:r>
      <w:r w:rsidR="00A02C22">
        <w:rPr>
          <w:rFonts w:asciiTheme="majorBidi" w:hAnsiTheme="majorBidi" w:cstheme="majorBidi"/>
          <w:color w:val="222222"/>
          <w:shd w:val="clear" w:color="auto" w:fill="FFFFFF"/>
        </w:rPr>
        <w:t xml:space="preserve">cela </w:t>
      </w:r>
      <w:r w:rsidR="0038386C">
        <w:rPr>
          <w:rFonts w:asciiTheme="majorBidi" w:hAnsiTheme="majorBidi" w:cstheme="majorBidi"/>
          <w:color w:val="222222"/>
          <w:shd w:val="clear" w:color="auto" w:fill="FFFFFF"/>
        </w:rPr>
        <w:t>dép</w:t>
      </w:r>
      <w:r w:rsidR="00A02C22">
        <w:rPr>
          <w:rFonts w:asciiTheme="majorBidi" w:hAnsiTheme="majorBidi" w:cstheme="majorBidi"/>
          <w:color w:val="222222"/>
          <w:shd w:val="clear" w:color="auto" w:fill="FFFFFF"/>
        </w:rPr>
        <w:t>e</w:t>
      </w:r>
      <w:r w:rsidR="0038386C">
        <w:rPr>
          <w:rFonts w:asciiTheme="majorBidi" w:hAnsiTheme="majorBidi" w:cstheme="majorBidi"/>
          <w:color w:val="222222"/>
          <w:shd w:val="clear" w:color="auto" w:fill="FFFFFF"/>
        </w:rPr>
        <w:t>nd</w:t>
      </w:r>
      <w:r>
        <w:rPr>
          <w:rFonts w:asciiTheme="majorBidi" w:hAnsiTheme="majorBidi" w:cstheme="majorBidi"/>
          <w:color w:val="222222"/>
          <w:shd w:val="clear" w:color="auto" w:fill="FFFFFF"/>
        </w:rPr>
        <w:t xml:space="preserve"> d</w:t>
      </w:r>
      <w:r w:rsidR="00A02C22">
        <w:rPr>
          <w:rFonts w:asciiTheme="majorBidi" w:hAnsiTheme="majorBidi" w:cstheme="majorBidi"/>
          <w:color w:val="222222"/>
          <w:shd w:val="clear" w:color="auto" w:fill="FFFFFF"/>
        </w:rPr>
        <w:t>u</w:t>
      </w:r>
      <w:r>
        <w:rPr>
          <w:rFonts w:asciiTheme="majorBidi" w:hAnsiTheme="majorBidi" w:cstheme="majorBidi"/>
          <w:color w:val="222222"/>
          <w:shd w:val="clear" w:color="auto" w:fill="FFFFFF"/>
        </w:rPr>
        <w:t xml:space="preserve"> projet, et d</w:t>
      </w:r>
      <w:r w:rsidR="00A02C22">
        <w:rPr>
          <w:rFonts w:asciiTheme="majorBidi" w:hAnsiTheme="majorBidi" w:cstheme="majorBidi"/>
          <w:color w:val="222222"/>
          <w:shd w:val="clear" w:color="auto" w:fill="FFFFFF"/>
        </w:rPr>
        <w:t>u</w:t>
      </w:r>
      <w:r w:rsidR="0038386C">
        <w:rPr>
          <w:rFonts w:asciiTheme="majorBidi" w:hAnsiTheme="majorBidi" w:cstheme="majorBidi"/>
          <w:color w:val="222222"/>
          <w:shd w:val="clear" w:color="auto" w:fill="FFFFFF"/>
        </w:rPr>
        <w:t xml:space="preserve"> degré</w:t>
      </w:r>
      <w:r>
        <w:rPr>
          <w:rFonts w:asciiTheme="majorBidi" w:hAnsiTheme="majorBidi" w:cstheme="majorBidi"/>
          <w:color w:val="222222"/>
          <w:shd w:val="clear" w:color="auto" w:fill="FFFFFF"/>
        </w:rPr>
        <w:t xml:space="preserve"> de </w:t>
      </w:r>
      <w:r w:rsidR="0038386C">
        <w:rPr>
          <w:rFonts w:asciiTheme="majorBidi" w:hAnsiTheme="majorBidi" w:cstheme="majorBidi"/>
          <w:color w:val="222222"/>
          <w:shd w:val="clear" w:color="auto" w:fill="FFFFFF"/>
        </w:rPr>
        <w:t>concurrence.</w:t>
      </w:r>
    </w:p>
    <w:p w:rsidR="004C4D32" w:rsidRDefault="004C4D32">
      <w:pPr>
        <w:rPr>
          <w:rFonts w:asciiTheme="majorBidi" w:hAnsiTheme="majorBidi" w:cstheme="majorBidi"/>
          <w:color w:val="222222"/>
          <w:shd w:val="clear" w:color="auto" w:fill="FFFFFF"/>
        </w:rPr>
      </w:pPr>
    </w:p>
    <w:p w:rsidR="004C4D32" w:rsidRPr="004C4D32" w:rsidRDefault="00E701E9" w:rsidP="00ED356B">
      <w:pPr>
        <w:pStyle w:val="Titreniveau1"/>
      </w:pPr>
      <w:bookmarkStart w:id="183" w:name="_Toc517734772"/>
      <w:r>
        <w:t>5.</w:t>
      </w:r>
      <w:r w:rsidR="00ED356B">
        <w:t>3</w:t>
      </w:r>
      <w:r>
        <w:t xml:space="preserve">) </w:t>
      </w:r>
      <w:r w:rsidR="004C4D32" w:rsidRPr="004C4D32">
        <w:t>Conclusion:</w:t>
      </w:r>
      <w:bookmarkEnd w:id="183"/>
    </w:p>
    <w:p w:rsidR="00BC616C" w:rsidRDefault="00BC616C" w:rsidP="00836190">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Dans ce chapitre nous avons fait un récapitulati</w:t>
      </w:r>
      <w:r w:rsidR="00A02C22">
        <w:rPr>
          <w:rFonts w:asciiTheme="majorBidi" w:hAnsiTheme="majorBidi" w:cstheme="majorBidi"/>
          <w:color w:val="222222"/>
          <w:shd w:val="clear" w:color="auto" w:fill="FFFFFF"/>
        </w:rPr>
        <w:t>f</w:t>
      </w:r>
      <w:r>
        <w:rPr>
          <w:rFonts w:asciiTheme="majorBidi" w:hAnsiTheme="majorBidi" w:cstheme="majorBidi"/>
          <w:color w:val="222222"/>
          <w:shd w:val="clear" w:color="auto" w:fill="FFFFFF"/>
        </w:rPr>
        <w:t xml:space="preserve"> de tout</w:t>
      </w:r>
      <w:r w:rsidR="00A02C22">
        <w:rPr>
          <w:rFonts w:asciiTheme="majorBidi" w:hAnsiTheme="majorBidi" w:cstheme="majorBidi"/>
          <w:color w:val="222222"/>
          <w:shd w:val="clear" w:color="auto" w:fill="FFFFFF"/>
        </w:rPr>
        <w:t>s</w:t>
      </w:r>
      <w:r>
        <w:rPr>
          <w:rFonts w:asciiTheme="majorBidi" w:hAnsiTheme="majorBidi" w:cstheme="majorBidi"/>
          <w:color w:val="222222"/>
          <w:shd w:val="clear" w:color="auto" w:fill="FFFFFF"/>
        </w:rPr>
        <w:t xml:space="preserve"> les chapitres précédent</w:t>
      </w:r>
      <w:r w:rsidR="00A02C22">
        <w:rPr>
          <w:rFonts w:asciiTheme="majorBidi" w:hAnsiTheme="majorBidi" w:cstheme="majorBidi"/>
          <w:color w:val="222222"/>
          <w:shd w:val="clear" w:color="auto" w:fill="FFFFFF"/>
        </w:rPr>
        <w:t>s</w:t>
      </w:r>
      <w:r>
        <w:rPr>
          <w:rFonts w:asciiTheme="majorBidi" w:hAnsiTheme="majorBidi" w:cstheme="majorBidi"/>
          <w:color w:val="222222"/>
          <w:shd w:val="clear" w:color="auto" w:fill="FFFFFF"/>
        </w:rPr>
        <w:t>, pour avoir une vue globale de l’apport de chaque API dans tous les contextes.</w:t>
      </w:r>
    </w:p>
    <w:p w:rsidR="00D91BE3" w:rsidRDefault="00007DA1" w:rsidP="00A02C22">
      <w:pPr>
        <w:rPr>
          <w:rFonts w:asciiTheme="majorBidi" w:hAnsiTheme="majorBidi" w:cstheme="majorBidi"/>
          <w:color w:val="222222"/>
          <w:shd w:val="clear" w:color="auto" w:fill="FFFFFF"/>
        </w:rPr>
      </w:pPr>
      <w:r>
        <w:rPr>
          <w:rFonts w:asciiTheme="majorBidi" w:hAnsiTheme="majorBidi" w:cstheme="majorBidi"/>
          <w:color w:val="222222"/>
          <w:shd w:val="clear" w:color="auto" w:fill="FFFFFF"/>
        </w:rPr>
        <w:t>Ce</w:t>
      </w:r>
      <w:r w:rsidR="00BC616C">
        <w:rPr>
          <w:rFonts w:asciiTheme="majorBidi" w:hAnsiTheme="majorBidi" w:cstheme="majorBidi"/>
          <w:color w:val="222222"/>
          <w:shd w:val="clear" w:color="auto" w:fill="FFFFFF"/>
        </w:rPr>
        <w:t xml:space="preserve"> récapitulati</w:t>
      </w:r>
      <w:r w:rsidR="00A02C22">
        <w:rPr>
          <w:rFonts w:asciiTheme="majorBidi" w:hAnsiTheme="majorBidi" w:cstheme="majorBidi"/>
          <w:color w:val="222222"/>
          <w:shd w:val="clear" w:color="auto" w:fill="FFFFFF"/>
        </w:rPr>
        <w:t>f</w:t>
      </w:r>
      <w:r w:rsidR="00BC616C">
        <w:rPr>
          <w:rFonts w:asciiTheme="majorBidi" w:hAnsiTheme="majorBidi" w:cstheme="majorBidi"/>
          <w:color w:val="222222"/>
          <w:shd w:val="clear" w:color="auto" w:fill="FFFFFF"/>
        </w:rPr>
        <w:t xml:space="preserve"> renforce</w:t>
      </w:r>
      <w:r w:rsidR="00965ACC">
        <w:rPr>
          <w:rFonts w:asciiTheme="majorBidi" w:hAnsiTheme="majorBidi" w:cstheme="majorBidi"/>
          <w:color w:val="222222"/>
          <w:shd w:val="clear" w:color="auto" w:fill="FFFFFF"/>
        </w:rPr>
        <w:t xml:space="preserve"> le coté de RMI dans la simplicité de réalisation des projets, et le coté de JCSP.net dans la partie concurrence et </w:t>
      </w:r>
      <w:r w:rsidR="00836190">
        <w:rPr>
          <w:rFonts w:asciiTheme="majorBidi" w:hAnsiTheme="majorBidi" w:cstheme="majorBidi"/>
          <w:color w:val="222222"/>
          <w:shd w:val="clear" w:color="auto" w:fill="FFFFFF"/>
        </w:rPr>
        <w:t xml:space="preserve">encapsulation des données </w:t>
      </w:r>
      <w:r w:rsidR="00A02C22">
        <w:rPr>
          <w:rFonts w:asciiTheme="majorBidi" w:hAnsiTheme="majorBidi" w:cstheme="majorBidi"/>
          <w:color w:val="222222"/>
          <w:shd w:val="clear" w:color="auto" w:fill="FFFFFF"/>
        </w:rPr>
        <w:t>ainsi que</w:t>
      </w:r>
      <w:r w:rsidR="00836190">
        <w:rPr>
          <w:rFonts w:asciiTheme="majorBidi" w:hAnsiTheme="majorBidi" w:cstheme="majorBidi"/>
          <w:color w:val="222222"/>
          <w:shd w:val="clear" w:color="auto" w:fill="FFFFFF"/>
        </w:rPr>
        <w:t xml:space="preserve"> la </w:t>
      </w:r>
      <w:r w:rsidR="00965ACC">
        <w:rPr>
          <w:rFonts w:asciiTheme="majorBidi" w:hAnsiTheme="majorBidi" w:cstheme="majorBidi"/>
          <w:color w:val="222222"/>
          <w:shd w:val="clear" w:color="auto" w:fill="FFFFFF"/>
        </w:rPr>
        <w:t xml:space="preserve">vérification et </w:t>
      </w:r>
      <w:r w:rsidR="00A02C22">
        <w:rPr>
          <w:rFonts w:asciiTheme="majorBidi" w:hAnsiTheme="majorBidi" w:cstheme="majorBidi"/>
          <w:color w:val="222222"/>
          <w:shd w:val="clear" w:color="auto" w:fill="FFFFFF"/>
        </w:rPr>
        <w:t xml:space="preserve">la </w:t>
      </w:r>
      <w:r w:rsidR="00965ACC">
        <w:rPr>
          <w:rFonts w:asciiTheme="majorBidi" w:hAnsiTheme="majorBidi" w:cstheme="majorBidi"/>
          <w:color w:val="222222"/>
          <w:shd w:val="clear" w:color="auto" w:fill="FFFFFF"/>
        </w:rPr>
        <w:t>validation</w:t>
      </w:r>
      <w:r w:rsidR="003B6F33">
        <w:rPr>
          <w:rFonts w:asciiTheme="majorBidi" w:hAnsiTheme="majorBidi" w:cstheme="majorBidi"/>
          <w:color w:val="222222"/>
          <w:shd w:val="clear" w:color="auto" w:fill="FFFFFF"/>
        </w:rPr>
        <w:t xml:space="preserve"> par l’intégration de celle-ci dans le cycle de développement</w:t>
      </w:r>
      <w:r w:rsidR="00965ACC">
        <w:rPr>
          <w:rFonts w:asciiTheme="majorBidi" w:hAnsiTheme="majorBidi" w:cstheme="majorBidi"/>
          <w:color w:val="222222"/>
          <w:shd w:val="clear" w:color="auto" w:fill="FFFFFF"/>
        </w:rPr>
        <w:t>.</w:t>
      </w:r>
    </w:p>
    <w:p w:rsidR="00242DF9" w:rsidRPr="00242DF9" w:rsidRDefault="00242DF9" w:rsidP="00242DF9">
      <w:pPr>
        <w:pStyle w:val="Titreniveau1"/>
      </w:pPr>
      <w:bookmarkStart w:id="184" w:name="_Toc517734773"/>
      <w:r w:rsidRPr="00242DF9">
        <w:lastRenderedPageBreak/>
        <w:t>Perspective de l’étude</w:t>
      </w:r>
      <w:bookmarkEnd w:id="184"/>
    </w:p>
    <w:p w:rsidR="00242DF9" w:rsidRDefault="00242DF9" w:rsidP="00CA5167">
      <w:pPr>
        <w:jc w:val="both"/>
        <w:rPr>
          <w:rFonts w:asciiTheme="majorBidi" w:hAnsiTheme="majorBidi" w:cstheme="majorBidi"/>
          <w:color w:val="222222"/>
          <w:shd w:val="clear" w:color="auto" w:fill="FFFFFF"/>
        </w:rPr>
      </w:pPr>
      <w:r>
        <w:rPr>
          <w:rFonts w:asciiTheme="majorBidi" w:hAnsiTheme="majorBidi" w:cstheme="majorBidi"/>
          <w:color w:val="222222"/>
          <w:shd w:val="clear" w:color="auto" w:fill="FFFFFF"/>
        </w:rPr>
        <w:t xml:space="preserve">Durant  cette étude nous avons proposé  un formalisme proche de UML pour décrire les processus el les canaux JCSP.net, bien que il ne décrits pas touts les concepts, il est sujet d’extension pour décrire tous les autre concepts a savoir les types des canaux le parallélisme.. etc. </w:t>
      </w:r>
    </w:p>
    <w:p w:rsidR="00242DF9" w:rsidRDefault="00242DF9" w:rsidP="00CA5167">
      <w:pPr>
        <w:jc w:val="both"/>
        <w:rPr>
          <w:rFonts w:asciiTheme="majorBidi" w:hAnsiTheme="majorBidi" w:cstheme="majorBidi"/>
          <w:color w:val="222222"/>
          <w:shd w:val="clear" w:color="auto" w:fill="FFFFFF"/>
        </w:rPr>
      </w:pPr>
      <w:r>
        <w:rPr>
          <w:rFonts w:asciiTheme="majorBidi" w:hAnsiTheme="majorBidi" w:cstheme="majorBidi"/>
          <w:color w:val="222222"/>
          <w:shd w:val="clear" w:color="auto" w:fill="FFFFFF"/>
        </w:rPr>
        <w:t>En plus cette étude est besoin d’être réaliser par d’autre développeurs pour avoir des résultats plus concrète.</w:t>
      </w:r>
    </w:p>
    <w:p w:rsidR="00242DF9" w:rsidRDefault="00242DF9" w:rsidP="00CA5167">
      <w:pPr>
        <w:jc w:val="both"/>
        <w:rPr>
          <w:rFonts w:asciiTheme="majorBidi" w:hAnsiTheme="majorBidi" w:cstheme="majorBidi"/>
          <w:color w:val="222222"/>
          <w:shd w:val="clear" w:color="auto" w:fill="FFFFFF"/>
        </w:rPr>
      </w:pPr>
      <w:r>
        <w:rPr>
          <w:rFonts w:asciiTheme="majorBidi" w:hAnsiTheme="majorBidi" w:cstheme="majorBidi"/>
          <w:color w:val="222222"/>
          <w:shd w:val="clear" w:color="auto" w:fill="FFFFFF"/>
        </w:rPr>
        <w:t>En plus que l’application</w:t>
      </w:r>
      <w:r w:rsidR="00FD3BC8">
        <w:rPr>
          <w:rFonts w:asciiTheme="majorBidi" w:hAnsiTheme="majorBidi" w:cstheme="majorBidi"/>
          <w:color w:val="222222"/>
          <w:shd w:val="clear" w:color="auto" w:fill="FFFFFF"/>
        </w:rPr>
        <w:t xml:space="preserve"> est</w:t>
      </w:r>
      <w:r>
        <w:rPr>
          <w:rFonts w:asciiTheme="majorBidi" w:hAnsiTheme="majorBidi" w:cstheme="majorBidi"/>
          <w:color w:val="222222"/>
          <w:shd w:val="clear" w:color="auto" w:fill="FFFFFF"/>
        </w:rPr>
        <w:t xml:space="preserve"> besoin d</w:t>
      </w:r>
      <w:r w:rsidR="00FD3BC8">
        <w:rPr>
          <w:rFonts w:asciiTheme="majorBidi" w:hAnsiTheme="majorBidi" w:cstheme="majorBidi"/>
          <w:color w:val="222222"/>
          <w:shd w:val="clear" w:color="auto" w:fill="FFFFFF"/>
        </w:rPr>
        <w:t>’améliorée</w:t>
      </w:r>
      <w:r>
        <w:rPr>
          <w:rFonts w:asciiTheme="majorBidi" w:hAnsiTheme="majorBidi" w:cstheme="majorBidi"/>
          <w:color w:val="222222"/>
          <w:shd w:val="clear" w:color="auto" w:fill="FFFFFF"/>
        </w:rPr>
        <w:t xml:space="preserve"> l’orgonomie et l’adaptation </w:t>
      </w:r>
      <w:r w:rsidR="00FD3BC8">
        <w:rPr>
          <w:rFonts w:asciiTheme="majorBidi" w:hAnsiTheme="majorBidi" w:cstheme="majorBidi"/>
          <w:color w:val="222222"/>
          <w:shd w:val="clear" w:color="auto" w:fill="FFFFFF"/>
        </w:rPr>
        <w:t>aux plateformes</w:t>
      </w:r>
      <w:r>
        <w:rPr>
          <w:rFonts w:asciiTheme="majorBidi" w:hAnsiTheme="majorBidi" w:cstheme="majorBidi"/>
          <w:color w:val="222222"/>
          <w:shd w:val="clear" w:color="auto" w:fill="FFFFFF"/>
        </w:rPr>
        <w:t xml:space="preserve"> mobile</w:t>
      </w:r>
      <w:r w:rsidR="00FD3BC8">
        <w:rPr>
          <w:rFonts w:asciiTheme="majorBidi" w:hAnsiTheme="majorBidi" w:cstheme="majorBidi"/>
          <w:color w:val="222222"/>
          <w:shd w:val="clear" w:color="auto" w:fill="FFFFFF"/>
        </w:rPr>
        <w:t>s</w:t>
      </w:r>
      <w:r>
        <w:rPr>
          <w:rFonts w:asciiTheme="majorBidi" w:hAnsiTheme="majorBidi" w:cstheme="majorBidi"/>
          <w:color w:val="222222"/>
          <w:shd w:val="clear" w:color="auto" w:fill="FFFFFF"/>
        </w:rPr>
        <w:t xml:space="preserve"> pour </w:t>
      </w:r>
      <w:r w:rsidR="00FD3BC8">
        <w:rPr>
          <w:rFonts w:asciiTheme="majorBidi" w:hAnsiTheme="majorBidi" w:cstheme="majorBidi"/>
          <w:color w:val="222222"/>
          <w:shd w:val="clear" w:color="auto" w:fill="FFFFFF"/>
        </w:rPr>
        <w:t>avoir</w:t>
      </w:r>
      <w:r>
        <w:rPr>
          <w:rFonts w:asciiTheme="majorBidi" w:hAnsiTheme="majorBidi" w:cstheme="majorBidi"/>
          <w:color w:val="222222"/>
          <w:shd w:val="clear" w:color="auto" w:fill="FFFFFF"/>
        </w:rPr>
        <w:t xml:space="preserve"> plus d’</w:t>
      </w:r>
      <w:r w:rsidR="00FD3BC8">
        <w:rPr>
          <w:rFonts w:asciiTheme="majorBidi" w:hAnsiTheme="majorBidi" w:cstheme="majorBidi"/>
          <w:color w:val="222222"/>
          <w:shd w:val="clear" w:color="auto" w:fill="FFFFFF"/>
        </w:rPr>
        <w:t>accessibilité,</w:t>
      </w:r>
      <w:r>
        <w:rPr>
          <w:rFonts w:asciiTheme="majorBidi" w:hAnsiTheme="majorBidi" w:cstheme="majorBidi"/>
          <w:color w:val="222222"/>
          <w:shd w:val="clear" w:color="auto" w:fill="FFFFFF"/>
        </w:rPr>
        <w:t xml:space="preserve"> </w:t>
      </w:r>
      <w:r w:rsidR="00FD3BC8">
        <w:rPr>
          <w:rFonts w:asciiTheme="majorBidi" w:hAnsiTheme="majorBidi" w:cstheme="majorBidi"/>
          <w:color w:val="222222"/>
          <w:shd w:val="clear" w:color="auto" w:fill="FFFFFF"/>
        </w:rPr>
        <w:t>puisque</w:t>
      </w:r>
      <w:r>
        <w:rPr>
          <w:rFonts w:asciiTheme="majorBidi" w:hAnsiTheme="majorBidi" w:cstheme="majorBidi"/>
          <w:color w:val="222222"/>
          <w:shd w:val="clear" w:color="auto" w:fill="FFFFFF"/>
        </w:rPr>
        <w:t xml:space="preserve"> les </w:t>
      </w:r>
      <w:r w:rsidR="00FD3BC8">
        <w:rPr>
          <w:rFonts w:asciiTheme="majorBidi" w:hAnsiTheme="majorBidi" w:cstheme="majorBidi"/>
          <w:color w:val="222222"/>
          <w:shd w:val="clear" w:color="auto" w:fill="FFFFFF"/>
        </w:rPr>
        <w:t>appareils</w:t>
      </w:r>
      <w:r>
        <w:rPr>
          <w:rFonts w:asciiTheme="majorBidi" w:hAnsiTheme="majorBidi" w:cstheme="majorBidi"/>
          <w:color w:val="222222"/>
          <w:shd w:val="clear" w:color="auto" w:fill="FFFFFF"/>
        </w:rPr>
        <w:t xml:space="preserve"> mobile</w:t>
      </w:r>
      <w:r w:rsidR="00FD3BC8">
        <w:rPr>
          <w:rFonts w:asciiTheme="majorBidi" w:hAnsiTheme="majorBidi" w:cstheme="majorBidi"/>
          <w:color w:val="222222"/>
          <w:shd w:val="clear" w:color="auto" w:fill="FFFFFF"/>
        </w:rPr>
        <w:t>s</w:t>
      </w:r>
      <w:r>
        <w:rPr>
          <w:rFonts w:asciiTheme="majorBidi" w:hAnsiTheme="majorBidi" w:cstheme="majorBidi"/>
          <w:color w:val="222222"/>
          <w:shd w:val="clear" w:color="auto" w:fill="FFFFFF"/>
        </w:rPr>
        <w:t xml:space="preserve"> sont devenue a la porté de presque touts.</w:t>
      </w:r>
    </w:p>
    <w:p w:rsidR="00160FA8" w:rsidRDefault="00160FA8">
      <w:pPr>
        <w:rPr>
          <w:rFonts w:asciiTheme="majorBidi" w:hAnsiTheme="majorBidi" w:cstheme="majorBidi"/>
          <w:color w:val="222222"/>
          <w:shd w:val="clear" w:color="auto" w:fill="FFFFFF"/>
        </w:rPr>
      </w:pPr>
    </w:p>
    <w:p w:rsidR="00E701E9" w:rsidRDefault="00E701E9">
      <w:pPr>
        <w:rPr>
          <w:rFonts w:ascii="Arial" w:hAnsi="Arial" w:cs="Arial"/>
          <w:color w:val="222222"/>
          <w:sz w:val="14"/>
          <w:szCs w:val="14"/>
          <w:shd w:val="clear" w:color="auto" w:fill="FFFFFF"/>
        </w:rPr>
      </w:pPr>
      <w:r>
        <w:rPr>
          <w:rFonts w:ascii="Arial" w:hAnsi="Arial" w:cs="Arial"/>
          <w:color w:val="222222"/>
          <w:sz w:val="14"/>
          <w:szCs w:val="14"/>
          <w:shd w:val="clear" w:color="auto" w:fill="FFFFFF"/>
        </w:rPr>
        <w:br w:type="page"/>
      </w:r>
    </w:p>
    <w:p w:rsidR="00E60CC0" w:rsidRDefault="00FE174B">
      <w:pPr>
        <w:pStyle w:val="Titreniveau1"/>
        <w:rPr>
          <w:rFonts w:eastAsia="Aileron"/>
          <w:shd w:val="clear" w:color="auto" w:fill="FFFFFF"/>
        </w:rPr>
      </w:pPr>
      <w:bookmarkStart w:id="185" w:name="_GoBack"/>
      <w:bookmarkStart w:id="186" w:name="_Toc517734774"/>
      <w:bookmarkEnd w:id="185"/>
      <w:r w:rsidRPr="001D5212">
        <w:rPr>
          <w:rFonts w:eastAsia="Aileron"/>
          <w:shd w:val="clear" w:color="auto" w:fill="FFFFFF"/>
        </w:rPr>
        <w:lastRenderedPageBreak/>
        <w:t>Bibliographie</w:t>
      </w:r>
      <w:bookmarkEnd w:id="186"/>
    </w:p>
    <w:p w:rsidR="00E60CC0" w:rsidRDefault="008B6E02">
      <w:pPr>
        <w:pStyle w:val="Bibliographie"/>
      </w:pPr>
      <w:r w:rsidRPr="008B6E02">
        <w:rPr>
          <w:rFonts w:eastAsiaTheme="minorEastAsia"/>
          <w:shd w:val="clear" w:color="auto" w:fill="FFFFFF"/>
        </w:rPr>
        <w:fldChar w:fldCharType="begin"/>
      </w:r>
      <w:r w:rsidR="00166D62">
        <w:rPr>
          <w:shd w:val="clear" w:color="auto" w:fill="FFFFFF"/>
        </w:rPr>
        <w:instrText xml:space="preserve"> ADDIN ZOTERO_BIBL {"uncited":[],"omitted":[],"custom":[]} CSL_BIBLIOGRAPHY </w:instrText>
      </w:r>
      <w:r w:rsidRPr="008B6E02">
        <w:rPr>
          <w:rFonts w:eastAsiaTheme="minorEastAsia"/>
          <w:shd w:val="clear" w:color="auto" w:fill="FFFFFF"/>
        </w:rPr>
        <w:fldChar w:fldCharType="separate"/>
      </w:r>
      <w:r w:rsidR="00166D62">
        <w:t>[1]</w:t>
      </w:r>
      <w:r w:rsidR="00166D62">
        <w:tab/>
        <w:t>« CSP for Java programmers, Part 1 », 21-juin-2005. [En ligne]. Disponible sur: http://www.ibm.com/developerworks/library/j-csp1/index.html. [Consulté le: 17-juin-2018].</w:t>
      </w:r>
    </w:p>
    <w:p w:rsidR="00E60CC0" w:rsidRDefault="00166D62">
      <w:pPr>
        <w:pStyle w:val="Bibliographie"/>
      </w:pPr>
      <w:r>
        <w:t>[2]</w:t>
      </w:r>
      <w:r>
        <w:tab/>
        <w:t>DR. D MESLATI, « SYSTEMES DISTRIBUES ET SERVICES WEB ». .</w:t>
      </w:r>
    </w:p>
    <w:p w:rsidR="00E60CC0" w:rsidRDefault="00166D62">
      <w:pPr>
        <w:pStyle w:val="Bibliographie"/>
      </w:pPr>
      <w:r>
        <w:t>[3]</w:t>
      </w:r>
      <w:r>
        <w:tab/>
        <w:t>J. F.- js.foundation, « jQuery.ajax() | jQuery API Documentation ». .</w:t>
      </w:r>
    </w:p>
    <w:p w:rsidR="00E60CC0" w:rsidRDefault="00166D62">
      <w:pPr>
        <w:pStyle w:val="Bibliographie"/>
      </w:pPr>
      <w:r>
        <w:t>[4]</w:t>
      </w:r>
      <w:r>
        <w:tab/>
        <w:t>« Java Remote Method Invocation: 8 - Stub/Skeleton Interfaces ». [En ligne]. Disponible sur: https://docs.oracle.com/javase/7/docs/platform/rmi/spec/rmi-stubs2a.html. [Consulté le: 18-juin-2018].</w:t>
      </w:r>
    </w:p>
    <w:p w:rsidR="00E60CC0" w:rsidRDefault="00166D62">
      <w:pPr>
        <w:pStyle w:val="Bibliographie"/>
      </w:pPr>
      <w:r>
        <w:t>[5]</w:t>
      </w:r>
      <w:r>
        <w:tab/>
        <w:t>« NICOLAS - Remote Method Invocation Invocation de méthodes di.pdf ». .</w:t>
      </w:r>
    </w:p>
    <w:p w:rsidR="00E60CC0" w:rsidRDefault="00166D62">
      <w:pPr>
        <w:pStyle w:val="Bibliographie"/>
      </w:pPr>
      <w:r>
        <w:t>[6]</w:t>
      </w:r>
      <w:r>
        <w:tab/>
        <w:t>« Java Remote Method Invocation: 2 - Distributed Object Model ». [En ligne]. Disponible sur: https://docs.oracle.com/javase/7/docs/platform/rmi/spec/rmi-objmodel2.html. [Consulté le: 18-juin-2018].</w:t>
      </w:r>
    </w:p>
    <w:p w:rsidR="00E60CC0" w:rsidRDefault="00166D62">
      <w:pPr>
        <w:pStyle w:val="Bibliographie"/>
      </w:pPr>
      <w:r>
        <w:t>[7]</w:t>
      </w:r>
      <w:r>
        <w:tab/>
        <w:t>« Java Remote Method Invocation: 7 - Remote Object Activation ». [En ligne]. Disponible sur: https://docs.oracle.com/javase/7/docs/platform/rmi/spec/rmi-activation.html#1997. [Consulté le: 18-juin-2018].</w:t>
      </w:r>
    </w:p>
    <w:p w:rsidR="00E60CC0" w:rsidRDefault="00166D62">
      <w:pPr>
        <w:pStyle w:val="Bibliographie"/>
      </w:pPr>
      <w:r>
        <w:t>[8]</w:t>
      </w:r>
      <w:r>
        <w:tab/>
        <w:t>S. NICOLAS, « Remote Method Invocation Invocation de méthodes distantes (RMI) », p. 46.</w:t>
      </w:r>
    </w:p>
    <w:p w:rsidR="00E60CC0" w:rsidRDefault="00166D62">
      <w:pPr>
        <w:pStyle w:val="Bibliographie"/>
      </w:pPr>
      <w:r>
        <w:t>[9]</w:t>
      </w:r>
      <w:r>
        <w:tab/>
        <w:t>« Java Remote Method Invocation: 9 - Garbage Collector Interfaces ». [En ligne]. Disponible sur: https://docs.oracle.com/javase/7/docs/platform/rmi/spec/rmi-dgc2a.html. [Consulté le: 18-juin-2018].</w:t>
      </w:r>
    </w:p>
    <w:p w:rsidR="00E60CC0" w:rsidRDefault="00166D62">
      <w:pPr>
        <w:pStyle w:val="Bibliographie"/>
      </w:pPr>
      <w:r>
        <w:t>[10]</w:t>
      </w:r>
      <w:r>
        <w:tab/>
        <w:t>Equipe de redaction de ORACLE, « An Overview of RMI Applications (The Java</w:t>
      </w:r>
      <w:r>
        <w:rPr>
          <w:vertAlign w:val="superscript"/>
        </w:rPr>
        <w:t>TM</w:t>
      </w:r>
      <w:r>
        <w:t xml:space="preserve"> Tutorials &gt; RMI) ». [En ligne]. Disponible sur: https://docs.oracle.com/javase/tutorial/rmi/overview.html. [Consulté le: 03-mars-2018].</w:t>
      </w:r>
    </w:p>
    <w:p w:rsidR="00E60CC0" w:rsidRDefault="00166D62">
      <w:pPr>
        <w:pStyle w:val="Bibliographie"/>
      </w:pPr>
      <w:r>
        <w:t>[11]</w:t>
      </w:r>
      <w:r>
        <w:tab/>
        <w:t>« Java Remote Method Invocation ». .</w:t>
      </w:r>
    </w:p>
    <w:p w:rsidR="00E60CC0" w:rsidRDefault="00166D62">
      <w:pPr>
        <w:pStyle w:val="Bibliographie"/>
      </w:pPr>
      <w:r>
        <w:t>[12]</w:t>
      </w:r>
      <w:r>
        <w:tab/>
        <w:t>P. H. Welch et J. M. R. MARTIN, « Formal Analysis of Concurrent Java Systems », p. 27.</w:t>
      </w:r>
    </w:p>
    <w:p w:rsidR="00E60CC0" w:rsidRDefault="00166D62">
      <w:pPr>
        <w:pStyle w:val="Bibliographie"/>
      </w:pPr>
      <w:r>
        <w:t>[13]</w:t>
      </w:r>
      <w:r>
        <w:tab/>
        <w:t>« Programming Java threads in the real world, Part 2 | JavaWorld ». .</w:t>
      </w:r>
    </w:p>
    <w:p w:rsidR="00E60CC0" w:rsidRDefault="00166D62">
      <w:pPr>
        <w:pStyle w:val="Bibliographie"/>
      </w:pPr>
      <w:r>
        <w:t>[14]</w:t>
      </w:r>
      <w:r>
        <w:tab/>
        <w:t>DR. T. BENOUHIBA, « Chapitre 1  spécification formelle des systèmes ».</w:t>
      </w:r>
    </w:p>
    <w:p w:rsidR="00E60CC0" w:rsidRDefault="00166D62">
      <w:pPr>
        <w:pStyle w:val="Bibliographie"/>
      </w:pPr>
      <w:r>
        <w:t>[15]</w:t>
      </w:r>
      <w:r>
        <w:tab/>
        <w:t>DR. T. BENOUHIBA, « Chapitre 3  les formalismes sémantiques de spécification ».</w:t>
      </w:r>
    </w:p>
    <w:p w:rsidR="00E60CC0" w:rsidRDefault="00166D62">
      <w:pPr>
        <w:pStyle w:val="Bibliographie"/>
      </w:pPr>
      <w:r>
        <w:t>[16]</w:t>
      </w:r>
      <w:r>
        <w:tab/>
        <w:t xml:space="preserve">C. A. R. Hoare, « Communicating Sequential Processes », in </w:t>
      </w:r>
      <w:r>
        <w:rPr>
          <w:i/>
          <w:iCs/>
        </w:rPr>
        <w:t>Programming Languages</w:t>
      </w:r>
      <w:r>
        <w:t>, E. Horowitz, Éd. Berlin, Heidelberg: Springer Berlin Heidelberg, 1983, p. 306</w:t>
      </w:r>
      <w:r>
        <w:rPr>
          <w:rFonts w:ascii="MS Mincho" w:eastAsia="MS Mincho" w:hAnsi="MS Mincho" w:cs="MS Mincho" w:hint="eastAsia"/>
        </w:rPr>
        <w:t>‑</w:t>
      </w:r>
      <w:r>
        <w:t>317.</w:t>
      </w:r>
    </w:p>
    <w:p w:rsidR="00E60CC0" w:rsidRDefault="00166D62">
      <w:pPr>
        <w:pStyle w:val="Bibliographie"/>
      </w:pPr>
      <w:r>
        <w:t>[17]</w:t>
      </w:r>
      <w:r>
        <w:tab/>
        <w:t>« occam-pi and KRoC: blending CSP and the pi-calculus ». [En ligne]. Disponible sur: https://www.cs.kent.ac.uk/projects/ofa/kroc/. [Consulté le: 18-juin-2018].</w:t>
      </w:r>
    </w:p>
    <w:p w:rsidR="00E60CC0" w:rsidRDefault="00166D62">
      <w:pPr>
        <w:pStyle w:val="Bibliographie"/>
      </w:pPr>
      <w:r>
        <w:t>[18]</w:t>
      </w:r>
      <w:r>
        <w:tab/>
        <w:t>B. M. Cook (ed, G. Hilderink, J. F. Broenink, et A. Bakkers, « Communicating Threads for Java », nov. 1999.</w:t>
      </w:r>
    </w:p>
    <w:p w:rsidR="00E60CC0" w:rsidRDefault="00166D62">
      <w:pPr>
        <w:pStyle w:val="Bibliographie"/>
      </w:pPr>
      <w:r>
        <w:t>[19]</w:t>
      </w:r>
      <w:r>
        <w:tab/>
        <w:t>« C++CSP2: Main Page ». [En ligne]. Disponible sur: https://www.cs.kent.ac.uk/projects/ofa/c++csp/doc/index.html. [Consulté le: 18-juin-2018].</w:t>
      </w:r>
    </w:p>
    <w:p w:rsidR="00E60CC0" w:rsidRDefault="00166D62">
      <w:pPr>
        <w:pStyle w:val="Bibliographie"/>
      </w:pPr>
      <w:r>
        <w:t>[20]</w:t>
      </w:r>
      <w:r>
        <w:tab/>
        <w:t>A. A. LEHMBERG et M. N. OLSEN, « An Introduction to CSP.NET », p. 18.</w:t>
      </w:r>
    </w:p>
    <w:p w:rsidR="00E60CC0" w:rsidRDefault="00166D62">
      <w:pPr>
        <w:pStyle w:val="Bibliographie"/>
      </w:pPr>
      <w:r>
        <w:t>[21]</w:t>
      </w:r>
      <w:r>
        <w:tab/>
        <w:t xml:space="preserve">P. Welch, « Process Oriented Design for Java: Concurrency for All », in </w:t>
      </w:r>
      <w:r>
        <w:rPr>
          <w:i/>
          <w:iCs/>
        </w:rPr>
        <w:t>Computational Science — ICCS 2002</w:t>
      </w:r>
      <w:r>
        <w:t>, vol. 2330, P. M. A. Sloot, A. G. Hoekstra, C. J. K. Tan, et J. J. Dongarra, Éd. Berlin, Heidelberg: Springer Berlin Heidelberg, 2002, p. 687</w:t>
      </w:r>
      <w:r>
        <w:rPr>
          <w:rFonts w:ascii="MS Mincho" w:eastAsia="MS Mincho" w:hAnsi="MS Mincho" w:cs="MS Mincho" w:hint="eastAsia"/>
        </w:rPr>
        <w:t>‑</w:t>
      </w:r>
      <w:r>
        <w:t>687.</w:t>
      </w:r>
    </w:p>
    <w:p w:rsidR="00E60CC0" w:rsidRDefault="00166D62">
      <w:pPr>
        <w:pStyle w:val="Bibliographie"/>
      </w:pPr>
      <w:r>
        <w:t>[22]</w:t>
      </w:r>
      <w:r>
        <w:tab/>
        <w:t>« CSP for Java programmers, Part 2 ». [En ligne]. Disponible sur: https://www.ibm.com/developerworks/java/library/j-csp2/. [Consulté le: 16-mars-2018].</w:t>
      </w:r>
    </w:p>
    <w:p w:rsidR="00E60CC0" w:rsidRDefault="00166D62">
      <w:pPr>
        <w:pStyle w:val="Bibliographie"/>
      </w:pPr>
      <w:r>
        <w:lastRenderedPageBreak/>
        <w:t>[23]</w:t>
      </w:r>
      <w:r>
        <w:tab/>
        <w:t>university of kent, « JCSP Networking – Some Tutorial  examples ». university of kent.</w:t>
      </w:r>
    </w:p>
    <w:p w:rsidR="00E60CC0" w:rsidRDefault="00166D62">
      <w:pPr>
        <w:pStyle w:val="Bibliographie"/>
      </w:pPr>
      <w:r>
        <w:t>[24]</w:t>
      </w:r>
      <w:r>
        <w:tab/>
        <w:t>J. Aldous, J. Foster, et P. Welch, « CSP Networking for Java (JCSP.net) », p. 117.</w:t>
      </w:r>
    </w:p>
    <w:p w:rsidR="00E60CC0" w:rsidRDefault="00166D62">
      <w:pPr>
        <w:pStyle w:val="Bibliographie"/>
      </w:pPr>
      <w:r>
        <w:t>[25]</w:t>
      </w:r>
      <w:r>
        <w:tab/>
        <w:t>« Astah Community - Free UML Modeling tool | Astah.net ». [En ligne]. Disponible sur: http://astah.net/editions/community. [Consulté le: 17-juin-2018].</w:t>
      </w:r>
    </w:p>
    <w:p w:rsidR="00E60CC0" w:rsidRDefault="00166D62">
      <w:pPr>
        <w:pStyle w:val="Bibliographie"/>
      </w:pPr>
      <w:r>
        <w:t>[26]</w:t>
      </w:r>
      <w:r>
        <w:tab/>
        <w:t>Djikstra, E. W, « Co-operating Sequential Processes ».</w:t>
      </w:r>
    </w:p>
    <w:p w:rsidR="00E60CC0" w:rsidRDefault="00166D62">
      <w:pPr>
        <w:pStyle w:val="Bibliographie"/>
      </w:pPr>
      <w:r>
        <w:t>[27]</w:t>
      </w:r>
      <w:r>
        <w:tab/>
        <w:t xml:space="preserve">J. T. Boag, « Multi-Role Health Services Users In A Wireless Environment », </w:t>
      </w:r>
      <w:r>
        <w:rPr>
          <w:i/>
          <w:iCs/>
        </w:rPr>
        <w:t>Softw. Eng.</w:t>
      </w:r>
      <w:r>
        <w:t>, p. 171, 2006.</w:t>
      </w:r>
    </w:p>
    <w:p w:rsidR="00E60CC0" w:rsidRDefault="00166D62">
      <w:pPr>
        <w:pStyle w:val="Bibliographie"/>
      </w:pPr>
      <w:r>
        <w:t>[28]</w:t>
      </w:r>
      <w:r>
        <w:tab/>
        <w:t xml:space="preserve">R. Elmansouri, H. Hamrouche, et A. Chaoui, </w:t>
      </w:r>
      <w:r>
        <w:rPr>
          <w:i/>
          <w:iCs/>
        </w:rPr>
        <w:t>From UML Activity Diagrams to CSP Expressions: A Graph Transformation Approach using Atom 3 Tool</w:t>
      </w:r>
      <w:r>
        <w:t>. .</w:t>
      </w:r>
    </w:p>
    <w:p w:rsidR="00E60CC0" w:rsidRDefault="00166D62">
      <w:pPr>
        <w:pStyle w:val="Bibliographie"/>
      </w:pPr>
      <w:r>
        <w:t>[29]</w:t>
      </w:r>
      <w:r>
        <w:tab/>
        <w:t>L. Dan et L. Danning, « An Approach to Formalize UML Sequence Diagrams in CSP », p. 7.</w:t>
      </w:r>
    </w:p>
    <w:p w:rsidR="00E60CC0" w:rsidRDefault="00166D62">
      <w:pPr>
        <w:pStyle w:val="Bibliographie"/>
      </w:pPr>
      <w:r>
        <w:t>[30]</w:t>
      </w:r>
      <w:r>
        <w:tab/>
        <w:t>Teddy Ward et Professor Susan Rodger, « Programming in Alice 3.1 ».</w:t>
      </w:r>
    </w:p>
    <w:p w:rsidR="00E60CC0" w:rsidRDefault="00166D62">
      <w:pPr>
        <w:pStyle w:val="Bibliographie"/>
      </w:pPr>
      <w:r>
        <w:t>[31]</w:t>
      </w:r>
      <w:r>
        <w:tab/>
        <w:t>« Welcome to NetBeans ». .</w:t>
      </w:r>
    </w:p>
    <w:p w:rsidR="00E60CC0" w:rsidRDefault="00166D62">
      <w:pPr>
        <w:pStyle w:val="Bibliographie"/>
      </w:pPr>
      <w:r>
        <w:t>[32]</w:t>
      </w:r>
      <w:r>
        <w:tab/>
        <w:t>« Working with the Java DB (Derby) Database - NetBeans IDE Tutorial ». .</w:t>
      </w:r>
    </w:p>
    <w:p w:rsidR="00E60CC0" w:rsidRDefault="00166D62">
      <w:pPr>
        <w:pStyle w:val="Bibliographie"/>
      </w:pPr>
      <w:r>
        <w:t>[33]</w:t>
      </w:r>
      <w:r>
        <w:tab/>
        <w:t>« Hibernate. Everything data. - Hibernate ». [En ligne]. Disponible sur: http://hibernate.org/. [Consulté le: 17-juin-2018].</w:t>
      </w:r>
    </w:p>
    <w:p w:rsidR="00E60CC0" w:rsidRDefault="00166D62">
      <w:pPr>
        <w:pStyle w:val="Bibliographie"/>
      </w:pPr>
      <w:r>
        <w:t>[34]</w:t>
      </w:r>
      <w:r>
        <w:tab/>
        <w:t>DR BOUNOUR NORA, « CHAPITRE 1 INTRODUCTION A LA  MESURE DE LOGICIEL », Univercité Badji Mokhtar.</w:t>
      </w:r>
    </w:p>
    <w:p w:rsidR="00E60CC0" w:rsidRDefault="00166D62">
      <w:pPr>
        <w:pStyle w:val="Bibliographie"/>
      </w:pPr>
      <w:r>
        <w:t>[35]</w:t>
      </w:r>
      <w:r>
        <w:tab/>
        <w:t>DR BOUNOUR NORA, « Chapitre 4 Métriques Orientées Objets », Univercité Badji Mokhtar.</w:t>
      </w:r>
    </w:p>
    <w:p w:rsidR="00E60CC0" w:rsidRDefault="00166D62">
      <w:pPr>
        <w:pStyle w:val="Bibliographie"/>
      </w:pPr>
      <w:r>
        <w:t>[36]</w:t>
      </w:r>
      <w:r>
        <w:tab/>
        <w:t>« Simple Code Metrics - NetBeans Plugin detail ». [En ligne]. Disponible sur: http://plugins.netbeans.org/plugin/9494/simple-code-metrics. [Consulté le: 22-juin-2018].</w:t>
      </w:r>
    </w:p>
    <w:p w:rsidR="00E60CC0" w:rsidRDefault="00166D62">
      <w:pPr>
        <w:pStyle w:val="Bibliographie"/>
      </w:pPr>
      <w:r>
        <w:t>[37]</w:t>
      </w:r>
      <w:r>
        <w:tab/>
        <w:t>DR BOUNOUR NORA, « Chapitre 3 Mesure de produits logiciels », Univercité Badji Mokhtar.</w:t>
      </w:r>
    </w:p>
    <w:p w:rsidR="00E60CC0" w:rsidRDefault="008B6E02">
      <w:pPr>
        <w:pStyle w:val="Bibliographie"/>
        <w:rPr>
          <w:rFonts w:eastAsia="Aileron"/>
          <w:shd w:val="clear" w:color="auto" w:fill="FFFFFF"/>
        </w:rPr>
      </w:pPr>
      <w:r w:rsidRPr="001D5212">
        <w:rPr>
          <w:rFonts w:eastAsia="Aileron"/>
          <w:shd w:val="clear" w:color="auto" w:fill="FFFFFF"/>
        </w:rPr>
        <w:fldChar w:fldCharType="end"/>
      </w:r>
    </w:p>
    <w:p w:rsidR="00621084" w:rsidRPr="001D5212" w:rsidRDefault="00621084">
      <w:pPr>
        <w:rPr>
          <w:rFonts w:asciiTheme="majorBidi" w:hAnsiTheme="majorBidi" w:cstheme="majorBidi"/>
          <w:color w:val="000000"/>
        </w:rPr>
      </w:pPr>
    </w:p>
    <w:p w:rsidR="00C61A25" w:rsidRPr="001D5212" w:rsidRDefault="00C61A25">
      <w:pPr>
        <w:rPr>
          <w:rFonts w:ascii="sans-serif" w:eastAsia="sans-serif" w:hAnsi="sans-serif" w:cs="sans-serif"/>
          <w:color w:val="222222"/>
          <w:sz w:val="21"/>
          <w:szCs w:val="21"/>
          <w:shd w:val="clear" w:color="auto" w:fill="FFFFFF"/>
        </w:rPr>
      </w:pPr>
    </w:p>
    <w:p w:rsidR="00C61A25" w:rsidRPr="001D5212" w:rsidRDefault="00C61A25">
      <w:pPr>
        <w:rPr>
          <w:rFonts w:ascii="sans-serif" w:eastAsia="sans-serif" w:hAnsi="sans-serif" w:cs="sans-serif"/>
          <w:color w:val="222222"/>
          <w:sz w:val="21"/>
          <w:szCs w:val="21"/>
          <w:shd w:val="clear" w:color="auto" w:fill="FFFFFF"/>
        </w:rPr>
      </w:pPr>
    </w:p>
    <w:p w:rsidR="00994378" w:rsidRDefault="00994378" w:rsidP="00994378">
      <w:pPr>
        <w:pStyle w:val="Paragraphe"/>
        <w:rPr>
          <w:b/>
          <w:bCs/>
          <w:i/>
          <w:iCs/>
          <w:color w:val="17365D"/>
          <w:sz w:val="48"/>
          <w:szCs w:val="52"/>
          <w:rtl/>
        </w:rPr>
      </w:pPr>
    </w:p>
    <w:p w:rsidR="00994378" w:rsidRDefault="00994378" w:rsidP="00994378">
      <w:pPr>
        <w:pStyle w:val="Paragraphe"/>
        <w:rPr>
          <w:b/>
          <w:bCs/>
          <w:i/>
          <w:iCs/>
          <w:color w:val="17365D"/>
          <w:sz w:val="48"/>
          <w:szCs w:val="52"/>
          <w:rtl/>
        </w:rPr>
      </w:pPr>
    </w:p>
    <w:p w:rsidR="00994378" w:rsidRDefault="00994378" w:rsidP="00994378">
      <w:pPr>
        <w:pStyle w:val="Paragraphe"/>
        <w:rPr>
          <w:b/>
          <w:bCs/>
          <w:i/>
          <w:iCs/>
          <w:color w:val="17365D"/>
          <w:sz w:val="48"/>
          <w:szCs w:val="52"/>
          <w:rtl/>
        </w:rPr>
      </w:pPr>
    </w:p>
    <w:p w:rsidR="00994378" w:rsidRDefault="00994378" w:rsidP="00994378">
      <w:pPr>
        <w:pStyle w:val="Paragraphe"/>
        <w:rPr>
          <w:b/>
          <w:bCs/>
          <w:i/>
          <w:iCs/>
          <w:color w:val="17365D"/>
          <w:sz w:val="48"/>
          <w:szCs w:val="52"/>
          <w:rtl/>
        </w:rPr>
      </w:pPr>
    </w:p>
    <w:p w:rsidR="00994378" w:rsidRDefault="00994378" w:rsidP="00994378">
      <w:pPr>
        <w:pStyle w:val="Paragraphe"/>
        <w:rPr>
          <w:b/>
          <w:bCs/>
          <w:i/>
          <w:iCs/>
          <w:color w:val="17365D"/>
          <w:sz w:val="48"/>
          <w:szCs w:val="52"/>
          <w:rtl/>
        </w:rPr>
      </w:pPr>
    </w:p>
    <w:p w:rsidR="00994378" w:rsidRDefault="00994378" w:rsidP="00994378">
      <w:pPr>
        <w:pStyle w:val="Paragraphe"/>
        <w:rPr>
          <w:b/>
          <w:bCs/>
          <w:i/>
          <w:iCs/>
          <w:color w:val="17365D"/>
          <w:sz w:val="48"/>
          <w:szCs w:val="52"/>
          <w:rtl/>
        </w:rPr>
      </w:pPr>
    </w:p>
    <w:p w:rsidR="00994378" w:rsidRDefault="00994378" w:rsidP="00994378">
      <w:pPr>
        <w:pStyle w:val="Paragraphe"/>
        <w:rPr>
          <w:b/>
          <w:bCs/>
          <w:i/>
          <w:iCs/>
          <w:color w:val="17365D"/>
          <w:sz w:val="48"/>
          <w:szCs w:val="52"/>
          <w:rtl/>
        </w:rPr>
      </w:pPr>
    </w:p>
    <w:p w:rsidR="00994378" w:rsidRDefault="00994378" w:rsidP="00994378">
      <w:pPr>
        <w:pStyle w:val="Paragraphe"/>
        <w:rPr>
          <w:b/>
          <w:bCs/>
          <w:i/>
          <w:iCs/>
          <w:color w:val="17365D"/>
          <w:sz w:val="48"/>
          <w:szCs w:val="52"/>
          <w:rtl/>
        </w:rPr>
      </w:pPr>
    </w:p>
    <w:p w:rsidR="00994378" w:rsidRPr="001D5212" w:rsidRDefault="008B6E02" w:rsidP="00994378">
      <w:pPr>
        <w:pStyle w:val="Paragraphe"/>
        <w:rPr>
          <w:b/>
          <w:bCs/>
          <w:i/>
          <w:iCs/>
          <w:color w:val="17365D"/>
        </w:rPr>
      </w:pPr>
      <w:r w:rsidRPr="008B6E02">
        <w:pict>
          <v:rect id="_x0000_s1053" style="position:absolute;left:0;text-align:left;margin-left:-84.25pt;margin-top:-73.55pt;width:209.7pt;height:848.45pt;z-index:-251655168" fillcolor="#fbd4b4" strokecolor="white">
            <v:textbox style="mso-next-textbox:#_x0000_s1053">
              <w:txbxContent>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p w:rsidR="004108CE" w:rsidRDefault="004108CE"/>
              </w:txbxContent>
            </v:textbox>
          </v:rect>
        </w:pict>
      </w:r>
      <w:r w:rsidR="00994378" w:rsidRPr="001D5212">
        <w:rPr>
          <w:b/>
          <w:bCs/>
          <w:i/>
          <w:iCs/>
          <w:color w:val="17365D"/>
          <w:sz w:val="48"/>
          <w:szCs w:val="52"/>
        </w:rPr>
        <w:t>Résumé</w:t>
      </w:r>
    </w:p>
    <w:p w:rsidR="00994378" w:rsidRDefault="00994378" w:rsidP="00A02C22">
      <w:pPr>
        <w:pStyle w:val="Paragraphe"/>
      </w:pPr>
      <w:r>
        <w:t xml:space="preserve">Les systèmes distribués </w:t>
      </w:r>
      <w:r w:rsidR="00A02C22">
        <w:t xml:space="preserve">se </w:t>
      </w:r>
      <w:r>
        <w:t xml:space="preserve">basent sur l’échange des messages, </w:t>
      </w:r>
      <w:r w:rsidR="00A02C22">
        <w:t>qui peuvent être perdus ce qui mettrait en panne un système.</w:t>
      </w:r>
      <w:r>
        <w:t xml:space="preserve"> </w:t>
      </w:r>
      <w:r w:rsidR="00A02C22">
        <w:t>Les</w:t>
      </w:r>
      <w:r>
        <w:t xml:space="preserve"> systèmes distribuées sont</w:t>
      </w:r>
      <w:r w:rsidR="00A02C22">
        <w:t xml:space="preserve">, de nature, </w:t>
      </w:r>
      <w:r>
        <w:t>complexe</w:t>
      </w:r>
      <w:r w:rsidR="00A02C22">
        <w:t>s</w:t>
      </w:r>
      <w:r>
        <w:t xml:space="preserve">, ce qui mène les grands firmes </w:t>
      </w:r>
      <w:r w:rsidR="00486BC2">
        <w:t>à</w:t>
      </w:r>
      <w:r>
        <w:t xml:space="preserve"> développer des plateformes pour facilite</w:t>
      </w:r>
      <w:r w:rsidR="00A02C22">
        <w:t>r</w:t>
      </w:r>
      <w:r>
        <w:t xml:space="preserve"> l’échange des messages</w:t>
      </w:r>
      <w:r w:rsidR="00A02C22">
        <w:t>.</w:t>
      </w:r>
      <w:r>
        <w:t xml:space="preserve"> </w:t>
      </w:r>
      <w:r w:rsidR="00A02C22">
        <w:t>P</w:t>
      </w:r>
      <w:r>
        <w:t xml:space="preserve">armi les </w:t>
      </w:r>
      <w:r w:rsidR="00A02C22">
        <w:t>technologies existantes</w:t>
      </w:r>
      <w:r>
        <w:t xml:space="preserve">, </w:t>
      </w:r>
      <w:r w:rsidR="00A02C22">
        <w:t xml:space="preserve">il y </w:t>
      </w:r>
      <w:r>
        <w:t xml:space="preserve">RMI qui </w:t>
      </w:r>
      <w:r w:rsidR="00A02C22">
        <w:t>s</w:t>
      </w:r>
      <w:r>
        <w:t>e base sur le paradigme orienté objet, et JCSP.net qui se base sur le paradigme orienté processus.</w:t>
      </w:r>
    </w:p>
    <w:p w:rsidR="00994378" w:rsidRDefault="00994378" w:rsidP="00A02C22">
      <w:pPr>
        <w:pStyle w:val="Paragraphe"/>
      </w:pPr>
      <w:r>
        <w:t>Ce mémoire tente de comparer les deux paradigmes pour connaitre les points forts et les points faibles de chacune.</w:t>
      </w:r>
    </w:p>
    <w:p w:rsidR="00994378" w:rsidRPr="001D5212" w:rsidRDefault="00994378" w:rsidP="00BC19B9">
      <w:pPr>
        <w:pStyle w:val="Paragraphe"/>
      </w:pPr>
      <w:r>
        <w:t xml:space="preserve">Nous avons validé dans ce mémoire </w:t>
      </w:r>
      <w:r w:rsidR="00C730C3">
        <w:t>par des résultats obtenus de l’application de</w:t>
      </w:r>
      <w:r>
        <w:t xml:space="preserve"> métrique</w:t>
      </w:r>
      <w:r w:rsidR="00C730C3">
        <w:t>s</w:t>
      </w:r>
      <w:r>
        <w:t xml:space="preserve"> </w:t>
      </w:r>
      <w:r w:rsidR="00C730C3">
        <w:t xml:space="preserve">sur </w:t>
      </w:r>
      <w:r w:rsidR="00BC6703">
        <w:t>une application</w:t>
      </w:r>
      <w:r w:rsidR="00C730C3">
        <w:t xml:space="preserve"> réalisé</w:t>
      </w:r>
      <w:r w:rsidR="00BC6703">
        <w:t xml:space="preserve"> par les deux technologie</w:t>
      </w:r>
      <w:r w:rsidR="00BC19B9">
        <w:t>s</w:t>
      </w:r>
      <w:r w:rsidR="00C730C3">
        <w:t>.</w:t>
      </w:r>
    </w:p>
    <w:p w:rsidR="00994378" w:rsidRPr="001D5212" w:rsidRDefault="00994378" w:rsidP="00994378">
      <w:pPr>
        <w:pStyle w:val="Paragraphe"/>
      </w:pPr>
    </w:p>
    <w:p w:rsidR="00994378" w:rsidRPr="001D5212" w:rsidRDefault="00994378" w:rsidP="00994378">
      <w:pPr>
        <w:pStyle w:val="Paragraphe"/>
      </w:pPr>
    </w:p>
    <w:p w:rsidR="00994378" w:rsidRPr="00106893" w:rsidRDefault="00994378" w:rsidP="00A02C22">
      <w:pPr>
        <w:pStyle w:val="Paragraphe"/>
        <w:rPr>
          <w:b/>
          <w:bCs/>
        </w:rPr>
      </w:pPr>
      <w:r w:rsidRPr="001D5212">
        <w:rPr>
          <w:b/>
          <w:bCs/>
          <w:sz w:val="28"/>
          <w:szCs w:val="32"/>
        </w:rPr>
        <w:t>Mots clés</w:t>
      </w:r>
      <w:r w:rsidRPr="001D5212">
        <w:t xml:space="preserve">. </w:t>
      </w:r>
      <w:r>
        <w:t>RMI</w:t>
      </w:r>
      <w:r w:rsidRPr="001D5212">
        <w:t xml:space="preserve">, </w:t>
      </w:r>
      <w:r w:rsidR="00B149CE" w:rsidRPr="00B149CE">
        <w:t>Communicating Sequential Processes</w:t>
      </w:r>
      <w:r>
        <w:t xml:space="preserve">, JCSP, concurrence, système distribué.   </w:t>
      </w:r>
    </w:p>
    <w:p w:rsidR="00994378" w:rsidRPr="001D5212" w:rsidRDefault="00994378" w:rsidP="00994378">
      <w:pPr>
        <w:pStyle w:val="Paragraphe"/>
      </w:pPr>
    </w:p>
    <w:p w:rsidR="00994378" w:rsidRPr="001D5212" w:rsidRDefault="00994378" w:rsidP="00994378">
      <w:pPr>
        <w:pStyle w:val="Paragraphe"/>
        <w:jc w:val="right"/>
        <w:rPr>
          <w:b/>
          <w:bCs/>
          <w:sz w:val="48"/>
          <w:szCs w:val="52"/>
        </w:rPr>
      </w:pPr>
      <w:r w:rsidRPr="001D5212">
        <w:rPr>
          <w:b/>
          <w:bCs/>
          <w:sz w:val="48"/>
          <w:szCs w:val="52"/>
          <w:rtl/>
        </w:rPr>
        <w:t>ملخص</w:t>
      </w:r>
    </w:p>
    <w:p w:rsidR="00994378" w:rsidRPr="00312E8B" w:rsidRDefault="00994378" w:rsidP="00E1249C">
      <w:pPr>
        <w:pStyle w:val="Textenormal"/>
        <w:bidi/>
        <w:ind w:right="567"/>
        <w:rPr>
          <w:rFonts w:ascii="Calibri" w:hAnsi="Calibri" w:cs="Tahoma"/>
          <w:color w:val="17365D"/>
        </w:rPr>
      </w:pPr>
      <w:r w:rsidRPr="00312E8B">
        <w:rPr>
          <w:rFonts w:ascii="Calibri" w:hAnsi="Calibri" w:cs="Tahoma"/>
          <w:color w:val="17365D"/>
          <w:rtl/>
        </w:rPr>
        <w:t xml:space="preserve">تعتمد الأنظمة الموزعة على تبادل الرسائل ، ويمكن </w:t>
      </w:r>
      <w:r>
        <w:rPr>
          <w:rFonts w:ascii="Calibri" w:hAnsi="Calibri" w:cs="Tahoma" w:hint="cs"/>
          <w:color w:val="17365D"/>
          <w:rtl/>
        </w:rPr>
        <w:t xml:space="preserve">لهذه </w:t>
      </w:r>
      <w:r w:rsidRPr="00312E8B">
        <w:rPr>
          <w:rFonts w:ascii="Calibri" w:hAnsi="Calibri" w:cs="Tahoma"/>
          <w:color w:val="17365D"/>
          <w:rtl/>
        </w:rPr>
        <w:t>الرسا</w:t>
      </w:r>
      <w:r>
        <w:rPr>
          <w:rFonts w:ascii="Calibri" w:hAnsi="Calibri" w:cs="Tahoma" w:hint="cs"/>
          <w:color w:val="17365D"/>
          <w:rtl/>
        </w:rPr>
        <w:t>ئل أن تتعرض للفقدان أو التلف</w:t>
      </w:r>
      <w:r>
        <w:rPr>
          <w:rFonts w:ascii="Calibri" w:hAnsi="Calibri" w:cs="Tahoma"/>
          <w:color w:val="17365D"/>
          <w:rtl/>
        </w:rPr>
        <w:t xml:space="preserve">، </w:t>
      </w:r>
      <w:r>
        <w:rPr>
          <w:rFonts w:ascii="Calibri" w:hAnsi="Calibri" w:cs="Tahoma" w:hint="cs"/>
          <w:color w:val="17365D"/>
          <w:rtl/>
        </w:rPr>
        <w:t>بالإضافة لهذا فإن</w:t>
      </w:r>
      <w:r w:rsidRPr="00312E8B">
        <w:rPr>
          <w:rFonts w:ascii="Calibri" w:hAnsi="Calibri" w:cs="Tahoma"/>
          <w:color w:val="17365D"/>
          <w:rtl/>
        </w:rPr>
        <w:t xml:space="preserve"> الأنظمة الموزعة معقدة بطبيعتها ، مما </w:t>
      </w:r>
      <w:r w:rsidR="00D94DF0">
        <w:rPr>
          <w:rFonts w:ascii="Calibri" w:hAnsi="Calibri" w:cs="Tahoma" w:hint="cs"/>
          <w:color w:val="17365D"/>
          <w:rtl/>
        </w:rPr>
        <w:t>أدى</w:t>
      </w:r>
      <w:r w:rsidRPr="00312E8B">
        <w:rPr>
          <w:rFonts w:ascii="Calibri" w:hAnsi="Calibri" w:cs="Tahoma"/>
          <w:color w:val="17365D"/>
          <w:rtl/>
        </w:rPr>
        <w:t xml:space="preserve"> إلى قيام الشركات الرائدة بتطوير منصات لتسهيل تبادل الرسائل ، </w:t>
      </w:r>
      <w:r>
        <w:rPr>
          <w:rFonts w:ascii="Calibri" w:hAnsi="Calibri" w:cs="Tahoma" w:hint="cs"/>
          <w:color w:val="17365D"/>
          <w:rtl/>
        </w:rPr>
        <w:t xml:space="preserve">من بين هذه المنصات </w:t>
      </w:r>
      <w:r>
        <w:rPr>
          <w:rFonts w:ascii="Calibri" w:hAnsi="Calibri" w:cs="Tahoma"/>
          <w:color w:val="17365D"/>
        </w:rPr>
        <w:t>JAVA</w:t>
      </w:r>
      <w:r>
        <w:rPr>
          <w:rFonts w:ascii="Calibri" w:hAnsi="Calibri" w:cs="Tahoma" w:hint="cs"/>
          <w:color w:val="17365D"/>
          <w:rtl/>
          <w:lang w:bidi="ar-DZ"/>
        </w:rPr>
        <w:t xml:space="preserve"> عن طريق </w:t>
      </w:r>
      <w:r w:rsidRPr="00312E8B">
        <w:rPr>
          <w:rFonts w:ascii="Calibri" w:hAnsi="Calibri" w:cs="Tahoma"/>
          <w:color w:val="17365D"/>
          <w:rtl/>
        </w:rPr>
        <w:t xml:space="preserve"> </w:t>
      </w:r>
      <w:r w:rsidRPr="00312E8B">
        <w:rPr>
          <w:rFonts w:ascii="Calibri" w:hAnsi="Calibri" w:cs="Tahoma"/>
          <w:color w:val="17365D"/>
        </w:rPr>
        <w:t>RMI</w:t>
      </w:r>
      <w:r w:rsidRPr="00312E8B">
        <w:rPr>
          <w:rFonts w:ascii="Calibri" w:hAnsi="Calibri" w:cs="Tahoma"/>
          <w:color w:val="17365D"/>
          <w:rtl/>
        </w:rPr>
        <w:t xml:space="preserve"> </w:t>
      </w:r>
      <w:r>
        <w:rPr>
          <w:rFonts w:ascii="Calibri" w:hAnsi="Calibri" w:cs="Tahoma" w:hint="cs"/>
          <w:color w:val="17365D"/>
          <w:rtl/>
        </w:rPr>
        <w:t xml:space="preserve">التي </w:t>
      </w:r>
      <w:r w:rsidRPr="00312E8B">
        <w:rPr>
          <w:rFonts w:ascii="Calibri" w:hAnsi="Calibri" w:cs="Tahoma"/>
          <w:color w:val="17365D"/>
          <w:rtl/>
        </w:rPr>
        <w:t xml:space="preserve">تستند إلى نموذج </w:t>
      </w:r>
      <w:r>
        <w:rPr>
          <w:rFonts w:ascii="Calibri" w:hAnsi="Calibri" w:cs="Tahoma" w:hint="cs"/>
          <w:color w:val="17365D"/>
          <w:rtl/>
        </w:rPr>
        <w:t>الكائنات</w:t>
      </w:r>
      <w:r w:rsidRPr="00312E8B">
        <w:rPr>
          <w:rFonts w:ascii="Calibri" w:hAnsi="Calibri" w:cs="Tahoma"/>
          <w:color w:val="17365D"/>
          <w:rtl/>
        </w:rPr>
        <w:t xml:space="preserve"> ، و </w:t>
      </w:r>
      <w:r w:rsidRPr="00312E8B">
        <w:rPr>
          <w:rFonts w:ascii="Calibri" w:hAnsi="Calibri" w:cs="Tahoma"/>
          <w:color w:val="17365D"/>
        </w:rPr>
        <w:t>JCSP.net</w:t>
      </w:r>
      <w:r w:rsidRPr="00312E8B">
        <w:rPr>
          <w:rFonts w:ascii="Calibri" w:hAnsi="Calibri" w:cs="Tahoma"/>
          <w:color w:val="17365D"/>
          <w:rtl/>
        </w:rPr>
        <w:t xml:space="preserve"> التي تقوم على نموذج العملية.</w:t>
      </w:r>
    </w:p>
    <w:p w:rsidR="00C61A25" w:rsidRDefault="00994378" w:rsidP="00E1249C">
      <w:pPr>
        <w:bidi/>
        <w:ind w:left="851" w:right="567"/>
        <w:jc w:val="both"/>
        <w:rPr>
          <w:rFonts w:ascii="Calibri" w:hAnsi="Calibri" w:cs="Tahoma"/>
          <w:color w:val="17365D"/>
          <w:rtl/>
          <w:lang w:bidi="ar-DZ"/>
        </w:rPr>
      </w:pPr>
      <w:r w:rsidRPr="00312E8B">
        <w:rPr>
          <w:rFonts w:ascii="Calibri" w:hAnsi="Calibri" w:cs="Tahoma"/>
          <w:color w:val="17365D"/>
          <w:rtl/>
        </w:rPr>
        <w:t>تحاول هذه الذاكرة المقارنة بين النموذجين لمعرفة نقاط القوة والضعف في كل</w:t>
      </w:r>
      <w:r w:rsidR="005F2394">
        <w:rPr>
          <w:rFonts w:ascii="Calibri" w:hAnsi="Calibri" w:cs="Tahoma"/>
          <w:color w:val="17365D"/>
        </w:rPr>
        <w:t xml:space="preserve"> </w:t>
      </w:r>
      <w:r w:rsidR="005F2394">
        <w:rPr>
          <w:rFonts w:ascii="Calibri" w:hAnsi="Calibri" w:cs="Tahoma" w:hint="cs"/>
          <w:color w:val="17365D"/>
          <w:rtl/>
          <w:lang w:bidi="ar-DZ"/>
        </w:rPr>
        <w:t>منهما.</w:t>
      </w:r>
    </w:p>
    <w:p w:rsidR="00DF40FD" w:rsidRPr="001D5212" w:rsidRDefault="00DF40FD" w:rsidP="00E1249C">
      <w:pPr>
        <w:bidi/>
        <w:ind w:left="851" w:right="567"/>
        <w:jc w:val="both"/>
        <w:rPr>
          <w:rFonts w:ascii="sans-serif" w:eastAsia="sans-serif" w:hAnsi="sans-serif" w:cs="sans-serif"/>
          <w:color w:val="222222"/>
          <w:sz w:val="21"/>
          <w:szCs w:val="21"/>
          <w:shd w:val="clear" w:color="auto" w:fill="FFFFFF"/>
          <w:rtl/>
          <w:lang w:bidi="ar-DZ"/>
        </w:rPr>
      </w:pPr>
      <w:r>
        <w:rPr>
          <w:rFonts w:ascii="Calibri" w:hAnsi="Calibri" w:cs="Tahoma" w:hint="cs"/>
          <w:color w:val="17365D"/>
          <w:rtl/>
          <w:lang w:bidi="ar-DZ"/>
        </w:rPr>
        <w:t xml:space="preserve">و لقد قمنا في هذه المذكرة بتدعيم نتائجنا عن طريق تطبيق القياسات على برنامج قمنا بكتابته </w:t>
      </w:r>
      <w:r w:rsidR="00BC6703">
        <w:rPr>
          <w:rFonts w:ascii="Calibri" w:hAnsi="Calibri" w:cs="Tahoma" w:hint="cs"/>
          <w:color w:val="17365D"/>
          <w:rtl/>
          <w:lang w:bidi="ar-DZ"/>
        </w:rPr>
        <w:t>بكلا التكنولوجيتين.</w:t>
      </w:r>
    </w:p>
    <w:bookmarkEnd w:id="8"/>
    <w:bookmarkEnd w:id="9"/>
    <w:bookmarkEnd w:id="10"/>
    <w:bookmarkEnd w:id="11"/>
    <w:p w:rsidR="002D1D09" w:rsidRPr="001D5212" w:rsidDel="008D5B8C" w:rsidRDefault="002D1D09" w:rsidP="002D1D09">
      <w:pPr>
        <w:pStyle w:val="TitreChapitre"/>
        <w:rPr>
          <w:del w:id="187" w:author="soufiane" w:date="2018-06-26T01:05:00Z"/>
          <w:b w:val="0"/>
          <w:bCs w:val="0"/>
          <w:i w:val="0"/>
          <w:iCs/>
          <w:color w:val="17365D"/>
          <w:sz w:val="48"/>
          <w:szCs w:val="52"/>
        </w:rPr>
      </w:pPr>
      <w:del w:id="188" w:author="soufiane" w:date="2018-06-26T01:05:00Z">
        <w:r w:rsidRPr="001D5212" w:rsidDel="008D5B8C">
          <w:rPr>
            <w:b w:val="0"/>
            <w:bCs w:val="0"/>
            <w:i w:val="0"/>
            <w:iCs/>
            <w:color w:val="17365D"/>
            <w:sz w:val="48"/>
            <w:szCs w:val="52"/>
          </w:rPr>
          <w:delText xml:space="preserve"> </w:delText>
        </w:r>
      </w:del>
    </w:p>
    <w:p w:rsidR="004108CE" w:rsidRDefault="00D20F43">
      <w:pPr>
        <w:pStyle w:val="TitreChapitre"/>
        <w:rPr>
          <w:del w:id="189" w:author="soufiane" w:date="2018-06-26T01:05:00Z"/>
          <w:rFonts w:ascii="Arial" w:hAnsi="Arial"/>
          <w:color w:val="17365D"/>
        </w:rPr>
        <w:pPrChange w:id="190" w:author="soufiane" w:date="2018-06-26T01:05:00Z">
          <w:pPr>
            <w:pStyle w:val="Textenormal"/>
            <w:bidi/>
            <w:ind w:left="0" w:right="567"/>
            <w:jc w:val="left"/>
          </w:pPr>
        </w:pPrChange>
      </w:pPr>
      <w:del w:id="191" w:author="soufiane" w:date="2018-06-26T01:05:00Z">
        <w:r w:rsidRPr="001D5212" w:rsidDel="008D5B8C">
          <w:rPr>
            <w:rFonts w:ascii="Arial" w:hAnsi="Arial"/>
            <w:color w:val="17365D"/>
            <w:sz w:val="24"/>
            <w:szCs w:val="28"/>
            <w:rtl/>
          </w:rPr>
          <w:delText xml:space="preserve"> </w:delText>
        </w:r>
      </w:del>
    </w:p>
    <w:p w:rsidR="004108CE" w:rsidRDefault="004108CE">
      <w:pPr>
        <w:pStyle w:val="TitreChapitre"/>
        <w:rPr>
          <w:del w:id="192" w:author="soufiane" w:date="2018-06-26T01:05:00Z"/>
          <w:color w:val="17365D"/>
        </w:rPr>
        <w:pPrChange w:id="193" w:author="soufiane" w:date="2018-06-26T01:05:00Z">
          <w:pPr>
            <w:pStyle w:val="Textenormal"/>
            <w:ind w:left="3261"/>
            <w:jc w:val="right"/>
          </w:pPr>
        </w:pPrChange>
      </w:pPr>
    </w:p>
    <w:p w:rsidR="00C61A25" w:rsidRPr="001D5212" w:rsidRDefault="00C61A25">
      <w:pPr>
        <w:pStyle w:val="Textenormal"/>
        <w:rPr>
          <w:color w:val="17365D"/>
        </w:rPr>
      </w:pPr>
    </w:p>
    <w:p w:rsidR="00C61A25" w:rsidRPr="001D5212" w:rsidRDefault="008B6E02" w:rsidP="001902A8">
      <w:pPr>
        <w:pStyle w:val="Textenormal"/>
        <w:ind w:left="0"/>
        <w:rPr>
          <w:color w:val="17365D"/>
        </w:rPr>
      </w:pPr>
      <w:r>
        <w:rPr>
          <w:color w:val="17365D"/>
        </w:rPr>
        <w:pict>
          <v:rect id="_x0000_s1036" style="position:absolute;left:0;text-align:left;margin-left:137.85pt;margin-top:771.4pt;width:341.8pt;height:46.55pt;z-index:251655168;mso-position-vertical-relative:page" strokecolor="white">
            <w10:wrap anchory="page"/>
          </v:rect>
        </w:pict>
      </w:r>
    </w:p>
    <w:sectPr w:rsidR="00C61A25" w:rsidRPr="001D5212" w:rsidSect="00C61A25">
      <w:footerReference w:type="default" r:id="rId64"/>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31D4C" w:rsidRDefault="00831D4C" w:rsidP="00C61A25">
      <w:pPr>
        <w:spacing w:after="0" w:line="240" w:lineRule="auto"/>
      </w:pPr>
      <w:r>
        <w:separator/>
      </w:r>
    </w:p>
  </w:endnote>
  <w:endnote w:type="continuationSeparator" w:id="1">
    <w:p w:rsidR="00831D4C" w:rsidRDefault="00831D4C" w:rsidP="00C61A2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 w:name="Aileron">
    <w:altName w:val="Segoe Print"/>
    <w:charset w:val="00"/>
    <w:family w:val="auto"/>
    <w:pitch w:val="default"/>
    <w:sig w:usb0="00000000" w:usb1="00000000" w:usb2="00000000" w:usb3="00000000" w:csb0="00000000" w:csb1="00000000"/>
  </w:font>
  <w:font w:name="MS Mincho">
    <w:altName w:val="ＭＳ 明朝"/>
    <w:panose1 w:val="02020609040205080304"/>
    <w:charset w:val="80"/>
    <w:family w:val="modern"/>
    <w:pitch w:val="fixed"/>
    <w:sig w:usb0="E00002FF" w:usb1="6AC7FDFB" w:usb2="00000012" w:usb3="00000000" w:csb0="0002009F" w:csb1="00000000"/>
  </w:font>
  <w:font w:name="sans-serif">
    <w:altName w:val="Segoe Print"/>
    <w:charset w:val="00"/>
    <w:family w:val="auto"/>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08CE" w:rsidRDefault="004108CE">
    <w:pPr>
      <w:pStyle w:val="Pieddepage"/>
      <w:pBdr>
        <w:top w:val="single" w:sz="6" w:space="1" w:color="800000"/>
      </w:pBdr>
      <w:tabs>
        <w:tab w:val="right" w:pos="8493"/>
      </w:tabs>
      <w:ind w:right="10"/>
      <w:jc w:val="right"/>
      <w:rPr>
        <w:color w:val="800000"/>
      </w:rPr>
    </w:pPr>
    <w:r>
      <w:rPr>
        <w:rStyle w:val="Numrodepage"/>
        <w:color w:val="800000"/>
      </w:rPr>
      <w:fldChar w:fldCharType="begin"/>
    </w:r>
    <w:r>
      <w:rPr>
        <w:rStyle w:val="Numrodepage"/>
        <w:color w:val="800000"/>
      </w:rPr>
      <w:instrText xml:space="preserve"> PAGE </w:instrText>
    </w:r>
    <w:r>
      <w:rPr>
        <w:rStyle w:val="Numrodepage"/>
        <w:color w:val="800000"/>
      </w:rPr>
      <w:fldChar w:fldCharType="separate"/>
    </w:r>
    <w:r w:rsidR="00037861">
      <w:rPr>
        <w:rStyle w:val="Numrodepage"/>
        <w:noProof/>
        <w:color w:val="800000"/>
      </w:rPr>
      <w:t>99</w:t>
    </w:r>
    <w:r>
      <w:rPr>
        <w:rStyle w:val="Numrodepage"/>
        <w:color w:val="80000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31D4C" w:rsidRDefault="00831D4C" w:rsidP="00C61A25">
      <w:pPr>
        <w:spacing w:after="0" w:line="240" w:lineRule="auto"/>
      </w:pPr>
      <w:r>
        <w:separator/>
      </w:r>
    </w:p>
  </w:footnote>
  <w:footnote w:type="continuationSeparator" w:id="1">
    <w:p w:rsidR="00831D4C" w:rsidRDefault="00831D4C" w:rsidP="00C61A2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966C455"/>
    <w:multiLevelType w:val="singleLevel"/>
    <w:tmpl w:val="8966C455"/>
    <w:lvl w:ilvl="0">
      <w:start w:val="1"/>
      <w:numFmt w:val="upperLetter"/>
      <w:suff w:val="space"/>
      <w:lvlText w:val="%1)"/>
      <w:lvlJc w:val="left"/>
    </w:lvl>
  </w:abstractNum>
  <w:abstractNum w:abstractNumId="1">
    <w:nsid w:val="8C4AC250"/>
    <w:multiLevelType w:val="singleLevel"/>
    <w:tmpl w:val="8C4AC250"/>
    <w:lvl w:ilvl="0">
      <w:start w:val="1"/>
      <w:numFmt w:val="upperLetter"/>
      <w:suff w:val="space"/>
      <w:lvlText w:val="%1)"/>
      <w:lvlJc w:val="left"/>
    </w:lvl>
  </w:abstractNum>
  <w:abstractNum w:abstractNumId="2">
    <w:nsid w:val="914F0D55"/>
    <w:multiLevelType w:val="singleLevel"/>
    <w:tmpl w:val="914F0D55"/>
    <w:lvl w:ilvl="0">
      <w:start w:val="1"/>
      <w:numFmt w:val="decimal"/>
      <w:lvlText w:val="%1."/>
      <w:lvlJc w:val="left"/>
      <w:pPr>
        <w:tabs>
          <w:tab w:val="left" w:pos="425"/>
        </w:tabs>
        <w:ind w:left="425" w:hanging="425"/>
      </w:pPr>
      <w:rPr>
        <w:rFonts w:hint="default"/>
      </w:rPr>
    </w:lvl>
  </w:abstractNum>
  <w:abstractNum w:abstractNumId="3">
    <w:nsid w:val="9C1E6134"/>
    <w:multiLevelType w:val="singleLevel"/>
    <w:tmpl w:val="9C1E6134"/>
    <w:lvl w:ilvl="0">
      <w:start w:val="1"/>
      <w:numFmt w:val="decimal"/>
      <w:suff w:val="space"/>
      <w:lvlText w:val="%1."/>
      <w:lvlJc w:val="left"/>
    </w:lvl>
  </w:abstractNum>
  <w:abstractNum w:abstractNumId="4">
    <w:nsid w:val="B14F6E46"/>
    <w:multiLevelType w:val="singleLevel"/>
    <w:tmpl w:val="B14F6E46"/>
    <w:lvl w:ilvl="0">
      <w:start w:val="1"/>
      <w:numFmt w:val="decimal"/>
      <w:lvlText w:val="%1."/>
      <w:lvlJc w:val="left"/>
      <w:pPr>
        <w:tabs>
          <w:tab w:val="left" w:pos="425"/>
        </w:tabs>
        <w:ind w:left="425" w:hanging="425"/>
      </w:pPr>
      <w:rPr>
        <w:rFonts w:hint="default"/>
      </w:rPr>
    </w:lvl>
  </w:abstractNum>
  <w:abstractNum w:abstractNumId="5">
    <w:nsid w:val="C754B174"/>
    <w:multiLevelType w:val="singleLevel"/>
    <w:tmpl w:val="C754B174"/>
    <w:lvl w:ilvl="0">
      <w:start w:val="1"/>
      <w:numFmt w:val="decimal"/>
      <w:suff w:val="space"/>
      <w:lvlText w:val="%1-"/>
      <w:lvlJc w:val="left"/>
    </w:lvl>
  </w:abstractNum>
  <w:abstractNum w:abstractNumId="6">
    <w:nsid w:val="D21D3D77"/>
    <w:multiLevelType w:val="singleLevel"/>
    <w:tmpl w:val="D21D3D77"/>
    <w:lvl w:ilvl="0">
      <w:start w:val="1"/>
      <w:numFmt w:val="decimal"/>
      <w:suff w:val="space"/>
      <w:lvlText w:val="%1-"/>
      <w:lvlJc w:val="left"/>
    </w:lvl>
  </w:abstractNum>
  <w:abstractNum w:abstractNumId="7">
    <w:nsid w:val="E1AAD0A8"/>
    <w:multiLevelType w:val="singleLevel"/>
    <w:tmpl w:val="E1AAD0A8"/>
    <w:lvl w:ilvl="0">
      <w:start w:val="1"/>
      <w:numFmt w:val="upperLetter"/>
      <w:suff w:val="space"/>
      <w:lvlText w:val="%1)"/>
      <w:lvlJc w:val="left"/>
    </w:lvl>
  </w:abstractNum>
  <w:abstractNum w:abstractNumId="8">
    <w:nsid w:val="F26B3BB7"/>
    <w:multiLevelType w:val="singleLevel"/>
    <w:tmpl w:val="F26B3BB7"/>
    <w:lvl w:ilvl="0">
      <w:start w:val="2"/>
      <w:numFmt w:val="decimal"/>
      <w:suff w:val="space"/>
      <w:lvlText w:val="%1."/>
      <w:lvlJc w:val="left"/>
    </w:lvl>
  </w:abstractNum>
  <w:abstractNum w:abstractNumId="9">
    <w:nsid w:val="FFC1126C"/>
    <w:multiLevelType w:val="singleLevel"/>
    <w:tmpl w:val="FFC1126C"/>
    <w:lvl w:ilvl="0">
      <w:start w:val="1"/>
      <w:numFmt w:val="upperLetter"/>
      <w:suff w:val="space"/>
      <w:lvlText w:val="%1)"/>
      <w:lvlJc w:val="left"/>
    </w:lvl>
  </w:abstractNum>
  <w:abstractNum w:abstractNumId="10">
    <w:nsid w:val="FFFFFF88"/>
    <w:multiLevelType w:val="singleLevel"/>
    <w:tmpl w:val="5272556A"/>
    <w:lvl w:ilvl="0">
      <w:start w:val="1"/>
      <w:numFmt w:val="decimal"/>
      <w:lvlText w:val="%1."/>
      <w:lvlJc w:val="left"/>
      <w:pPr>
        <w:tabs>
          <w:tab w:val="num" w:pos="360"/>
        </w:tabs>
        <w:ind w:left="360" w:hanging="360"/>
      </w:pPr>
    </w:lvl>
  </w:abstractNum>
  <w:abstractNum w:abstractNumId="11">
    <w:nsid w:val="FFFFFF89"/>
    <w:multiLevelType w:val="singleLevel"/>
    <w:tmpl w:val="36B2BFE6"/>
    <w:lvl w:ilvl="0">
      <w:start w:val="1"/>
      <w:numFmt w:val="bullet"/>
      <w:lvlText w:val=""/>
      <w:lvlJc w:val="left"/>
      <w:pPr>
        <w:tabs>
          <w:tab w:val="num" w:pos="360"/>
        </w:tabs>
        <w:ind w:left="360" w:hanging="360"/>
      </w:pPr>
      <w:rPr>
        <w:rFonts w:ascii="Symbol" w:hAnsi="Symbol" w:hint="default"/>
      </w:rPr>
    </w:lvl>
  </w:abstractNum>
  <w:abstractNum w:abstractNumId="12">
    <w:nsid w:val="011D564C"/>
    <w:multiLevelType w:val="multilevel"/>
    <w:tmpl w:val="885A57DE"/>
    <w:lvl w:ilvl="0">
      <w:start w:val="1"/>
      <w:numFmt w:val="decimal"/>
      <w:lvlText w:val="%1."/>
      <w:lvlJc w:val="left"/>
      <w:pPr>
        <w:ind w:left="1571" w:hanging="360"/>
      </w:pPr>
    </w:lvl>
    <w:lvl w:ilvl="1">
      <w:start w:val="2"/>
      <w:numFmt w:val="decimal"/>
      <w:isLgl/>
      <w:lvlText w:val="%1.%2"/>
      <w:lvlJc w:val="left"/>
      <w:pPr>
        <w:ind w:left="1571" w:hanging="36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13">
    <w:nsid w:val="06203BAD"/>
    <w:multiLevelType w:val="singleLevel"/>
    <w:tmpl w:val="06203BAD"/>
    <w:lvl w:ilvl="0">
      <w:start w:val="1"/>
      <w:numFmt w:val="decimal"/>
      <w:suff w:val="space"/>
      <w:lvlText w:val="%1-"/>
      <w:lvlJc w:val="left"/>
    </w:lvl>
  </w:abstractNum>
  <w:abstractNum w:abstractNumId="14">
    <w:nsid w:val="0A046A97"/>
    <w:multiLevelType w:val="hybridMultilevel"/>
    <w:tmpl w:val="E2F69E96"/>
    <w:lvl w:ilvl="0" w:tplc="1222FB32">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0B323776"/>
    <w:multiLevelType w:val="hybridMultilevel"/>
    <w:tmpl w:val="F56829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0D313024"/>
    <w:multiLevelType w:val="multilevel"/>
    <w:tmpl w:val="3C56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07D266D"/>
    <w:multiLevelType w:val="singleLevel"/>
    <w:tmpl w:val="107D266D"/>
    <w:lvl w:ilvl="0">
      <w:start w:val="1"/>
      <w:numFmt w:val="decimal"/>
      <w:suff w:val="space"/>
      <w:lvlText w:val="%1."/>
      <w:lvlJc w:val="left"/>
    </w:lvl>
  </w:abstractNum>
  <w:abstractNum w:abstractNumId="18">
    <w:nsid w:val="13486A65"/>
    <w:multiLevelType w:val="hybridMultilevel"/>
    <w:tmpl w:val="E2FC7DB8"/>
    <w:lvl w:ilvl="0" w:tplc="040C000D">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9">
    <w:nsid w:val="17F36A08"/>
    <w:multiLevelType w:val="multilevel"/>
    <w:tmpl w:val="DF7A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A666048"/>
    <w:multiLevelType w:val="hybridMultilevel"/>
    <w:tmpl w:val="070A77B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1CD4203F"/>
    <w:multiLevelType w:val="hybridMultilevel"/>
    <w:tmpl w:val="A440A69E"/>
    <w:lvl w:ilvl="0" w:tplc="72AA5148">
      <w:start w:val="1"/>
      <w:numFmt w:val="bullet"/>
      <w:lvlText w:val=""/>
      <w:lvlJc w:val="left"/>
      <w:pPr>
        <w:tabs>
          <w:tab w:val="num" w:pos="360"/>
        </w:tabs>
        <w:ind w:left="360" w:hanging="360"/>
      </w:pPr>
      <w:rPr>
        <w:rFonts w:ascii="Wingdings 2" w:hAnsi="Wingdings 2" w:hint="default"/>
      </w:rPr>
    </w:lvl>
    <w:lvl w:ilvl="1" w:tplc="A40AA376" w:tentative="1">
      <w:start w:val="1"/>
      <w:numFmt w:val="bullet"/>
      <w:lvlText w:val=""/>
      <w:lvlJc w:val="left"/>
      <w:pPr>
        <w:tabs>
          <w:tab w:val="num" w:pos="1080"/>
        </w:tabs>
        <w:ind w:left="1080" w:hanging="360"/>
      </w:pPr>
      <w:rPr>
        <w:rFonts w:ascii="Wingdings 2" w:hAnsi="Wingdings 2" w:hint="default"/>
      </w:rPr>
    </w:lvl>
    <w:lvl w:ilvl="2" w:tplc="92203D7C" w:tentative="1">
      <w:start w:val="1"/>
      <w:numFmt w:val="bullet"/>
      <w:lvlText w:val=""/>
      <w:lvlJc w:val="left"/>
      <w:pPr>
        <w:tabs>
          <w:tab w:val="num" w:pos="1800"/>
        </w:tabs>
        <w:ind w:left="1800" w:hanging="360"/>
      </w:pPr>
      <w:rPr>
        <w:rFonts w:ascii="Wingdings 2" w:hAnsi="Wingdings 2" w:hint="default"/>
      </w:rPr>
    </w:lvl>
    <w:lvl w:ilvl="3" w:tplc="3A5E9192" w:tentative="1">
      <w:start w:val="1"/>
      <w:numFmt w:val="bullet"/>
      <w:lvlText w:val=""/>
      <w:lvlJc w:val="left"/>
      <w:pPr>
        <w:tabs>
          <w:tab w:val="num" w:pos="2520"/>
        </w:tabs>
        <w:ind w:left="2520" w:hanging="360"/>
      </w:pPr>
      <w:rPr>
        <w:rFonts w:ascii="Wingdings 2" w:hAnsi="Wingdings 2" w:hint="default"/>
      </w:rPr>
    </w:lvl>
    <w:lvl w:ilvl="4" w:tplc="2ABE16D6" w:tentative="1">
      <w:start w:val="1"/>
      <w:numFmt w:val="bullet"/>
      <w:lvlText w:val=""/>
      <w:lvlJc w:val="left"/>
      <w:pPr>
        <w:tabs>
          <w:tab w:val="num" w:pos="3240"/>
        </w:tabs>
        <w:ind w:left="3240" w:hanging="360"/>
      </w:pPr>
      <w:rPr>
        <w:rFonts w:ascii="Wingdings 2" w:hAnsi="Wingdings 2" w:hint="default"/>
      </w:rPr>
    </w:lvl>
    <w:lvl w:ilvl="5" w:tplc="50D0BD5A" w:tentative="1">
      <w:start w:val="1"/>
      <w:numFmt w:val="bullet"/>
      <w:lvlText w:val=""/>
      <w:lvlJc w:val="left"/>
      <w:pPr>
        <w:tabs>
          <w:tab w:val="num" w:pos="3960"/>
        </w:tabs>
        <w:ind w:left="3960" w:hanging="360"/>
      </w:pPr>
      <w:rPr>
        <w:rFonts w:ascii="Wingdings 2" w:hAnsi="Wingdings 2" w:hint="default"/>
      </w:rPr>
    </w:lvl>
    <w:lvl w:ilvl="6" w:tplc="BAC0CA02" w:tentative="1">
      <w:start w:val="1"/>
      <w:numFmt w:val="bullet"/>
      <w:lvlText w:val=""/>
      <w:lvlJc w:val="left"/>
      <w:pPr>
        <w:tabs>
          <w:tab w:val="num" w:pos="4680"/>
        </w:tabs>
        <w:ind w:left="4680" w:hanging="360"/>
      </w:pPr>
      <w:rPr>
        <w:rFonts w:ascii="Wingdings 2" w:hAnsi="Wingdings 2" w:hint="default"/>
      </w:rPr>
    </w:lvl>
    <w:lvl w:ilvl="7" w:tplc="28EAEF1E" w:tentative="1">
      <w:start w:val="1"/>
      <w:numFmt w:val="bullet"/>
      <w:lvlText w:val=""/>
      <w:lvlJc w:val="left"/>
      <w:pPr>
        <w:tabs>
          <w:tab w:val="num" w:pos="5400"/>
        </w:tabs>
        <w:ind w:left="5400" w:hanging="360"/>
      </w:pPr>
      <w:rPr>
        <w:rFonts w:ascii="Wingdings 2" w:hAnsi="Wingdings 2" w:hint="default"/>
      </w:rPr>
    </w:lvl>
    <w:lvl w:ilvl="8" w:tplc="D24C6CEC" w:tentative="1">
      <w:start w:val="1"/>
      <w:numFmt w:val="bullet"/>
      <w:lvlText w:val=""/>
      <w:lvlJc w:val="left"/>
      <w:pPr>
        <w:tabs>
          <w:tab w:val="num" w:pos="6120"/>
        </w:tabs>
        <w:ind w:left="6120" w:hanging="360"/>
      </w:pPr>
      <w:rPr>
        <w:rFonts w:ascii="Wingdings 2" w:hAnsi="Wingdings 2" w:hint="default"/>
      </w:rPr>
    </w:lvl>
  </w:abstractNum>
  <w:abstractNum w:abstractNumId="22">
    <w:nsid w:val="20F10094"/>
    <w:multiLevelType w:val="hybridMultilevel"/>
    <w:tmpl w:val="78469548"/>
    <w:lvl w:ilvl="0" w:tplc="32D4451C">
      <w:start w:val="1"/>
      <w:numFmt w:val="bullet"/>
      <w:lvlText w:val=""/>
      <w:lvlJc w:val="left"/>
      <w:pPr>
        <w:tabs>
          <w:tab w:val="num" w:pos="360"/>
        </w:tabs>
        <w:ind w:left="360" w:hanging="360"/>
      </w:pPr>
      <w:rPr>
        <w:rFonts w:ascii="Wingdings 2" w:hAnsi="Wingdings 2" w:hint="default"/>
      </w:rPr>
    </w:lvl>
    <w:lvl w:ilvl="1" w:tplc="040C000D">
      <w:start w:val="1"/>
      <w:numFmt w:val="bullet"/>
      <w:lvlText w:val=""/>
      <w:lvlJc w:val="left"/>
      <w:pPr>
        <w:tabs>
          <w:tab w:val="num" w:pos="1080"/>
        </w:tabs>
        <w:ind w:left="1080" w:hanging="360"/>
      </w:pPr>
      <w:rPr>
        <w:rFonts w:ascii="Wingdings" w:hAnsi="Wingdings" w:hint="default"/>
      </w:rPr>
    </w:lvl>
    <w:lvl w:ilvl="2" w:tplc="23D0556A">
      <w:start w:val="1509"/>
      <w:numFmt w:val="bullet"/>
      <w:lvlText w:val=""/>
      <w:lvlJc w:val="left"/>
      <w:pPr>
        <w:tabs>
          <w:tab w:val="num" w:pos="1800"/>
        </w:tabs>
        <w:ind w:left="1800" w:hanging="360"/>
      </w:pPr>
      <w:rPr>
        <w:rFonts w:ascii="Wingdings 2" w:hAnsi="Wingdings 2" w:hint="default"/>
      </w:rPr>
    </w:lvl>
    <w:lvl w:ilvl="3" w:tplc="18724076" w:tentative="1">
      <w:start w:val="1"/>
      <w:numFmt w:val="bullet"/>
      <w:lvlText w:val=""/>
      <w:lvlJc w:val="left"/>
      <w:pPr>
        <w:tabs>
          <w:tab w:val="num" w:pos="2520"/>
        </w:tabs>
        <w:ind w:left="2520" w:hanging="360"/>
      </w:pPr>
      <w:rPr>
        <w:rFonts w:ascii="Wingdings 2" w:hAnsi="Wingdings 2" w:hint="default"/>
      </w:rPr>
    </w:lvl>
    <w:lvl w:ilvl="4" w:tplc="5404A540" w:tentative="1">
      <w:start w:val="1"/>
      <w:numFmt w:val="bullet"/>
      <w:lvlText w:val=""/>
      <w:lvlJc w:val="left"/>
      <w:pPr>
        <w:tabs>
          <w:tab w:val="num" w:pos="3240"/>
        </w:tabs>
        <w:ind w:left="3240" w:hanging="360"/>
      </w:pPr>
      <w:rPr>
        <w:rFonts w:ascii="Wingdings 2" w:hAnsi="Wingdings 2" w:hint="default"/>
      </w:rPr>
    </w:lvl>
    <w:lvl w:ilvl="5" w:tplc="2E10A796" w:tentative="1">
      <w:start w:val="1"/>
      <w:numFmt w:val="bullet"/>
      <w:lvlText w:val=""/>
      <w:lvlJc w:val="left"/>
      <w:pPr>
        <w:tabs>
          <w:tab w:val="num" w:pos="3960"/>
        </w:tabs>
        <w:ind w:left="3960" w:hanging="360"/>
      </w:pPr>
      <w:rPr>
        <w:rFonts w:ascii="Wingdings 2" w:hAnsi="Wingdings 2" w:hint="default"/>
      </w:rPr>
    </w:lvl>
    <w:lvl w:ilvl="6" w:tplc="AC6AE3A0" w:tentative="1">
      <w:start w:val="1"/>
      <w:numFmt w:val="bullet"/>
      <w:lvlText w:val=""/>
      <w:lvlJc w:val="left"/>
      <w:pPr>
        <w:tabs>
          <w:tab w:val="num" w:pos="4680"/>
        </w:tabs>
        <w:ind w:left="4680" w:hanging="360"/>
      </w:pPr>
      <w:rPr>
        <w:rFonts w:ascii="Wingdings 2" w:hAnsi="Wingdings 2" w:hint="default"/>
      </w:rPr>
    </w:lvl>
    <w:lvl w:ilvl="7" w:tplc="1D46622C" w:tentative="1">
      <w:start w:val="1"/>
      <w:numFmt w:val="bullet"/>
      <w:lvlText w:val=""/>
      <w:lvlJc w:val="left"/>
      <w:pPr>
        <w:tabs>
          <w:tab w:val="num" w:pos="5400"/>
        </w:tabs>
        <w:ind w:left="5400" w:hanging="360"/>
      </w:pPr>
      <w:rPr>
        <w:rFonts w:ascii="Wingdings 2" w:hAnsi="Wingdings 2" w:hint="default"/>
      </w:rPr>
    </w:lvl>
    <w:lvl w:ilvl="8" w:tplc="A96E7A98" w:tentative="1">
      <w:start w:val="1"/>
      <w:numFmt w:val="bullet"/>
      <w:lvlText w:val=""/>
      <w:lvlJc w:val="left"/>
      <w:pPr>
        <w:tabs>
          <w:tab w:val="num" w:pos="6120"/>
        </w:tabs>
        <w:ind w:left="6120" w:hanging="360"/>
      </w:pPr>
      <w:rPr>
        <w:rFonts w:ascii="Wingdings 2" w:hAnsi="Wingdings 2" w:hint="default"/>
      </w:rPr>
    </w:lvl>
  </w:abstractNum>
  <w:abstractNum w:abstractNumId="23">
    <w:nsid w:val="26B0CB79"/>
    <w:multiLevelType w:val="singleLevel"/>
    <w:tmpl w:val="26B0CB79"/>
    <w:lvl w:ilvl="0">
      <w:start w:val="1"/>
      <w:numFmt w:val="decimal"/>
      <w:lvlText w:val="%1."/>
      <w:lvlJc w:val="left"/>
      <w:pPr>
        <w:tabs>
          <w:tab w:val="left" w:pos="425"/>
        </w:tabs>
        <w:ind w:left="425" w:hanging="425"/>
      </w:pPr>
      <w:rPr>
        <w:rFonts w:hint="default"/>
      </w:rPr>
    </w:lvl>
  </w:abstractNum>
  <w:abstractNum w:abstractNumId="24">
    <w:nsid w:val="272A1FDA"/>
    <w:multiLevelType w:val="hybridMultilevel"/>
    <w:tmpl w:val="87182A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28487C2A"/>
    <w:multiLevelType w:val="hybridMultilevel"/>
    <w:tmpl w:val="3FFC30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285214D0"/>
    <w:multiLevelType w:val="hybridMultilevel"/>
    <w:tmpl w:val="23221406"/>
    <w:lvl w:ilvl="0" w:tplc="32D4451C">
      <w:start w:val="1"/>
      <w:numFmt w:val="bullet"/>
      <w:lvlText w:val=""/>
      <w:lvlJc w:val="left"/>
      <w:pPr>
        <w:tabs>
          <w:tab w:val="num" w:pos="360"/>
        </w:tabs>
        <w:ind w:left="360" w:hanging="360"/>
      </w:pPr>
      <w:rPr>
        <w:rFonts w:ascii="Wingdings 2" w:hAnsi="Wingdings 2" w:hint="default"/>
      </w:rPr>
    </w:lvl>
    <w:lvl w:ilvl="1" w:tplc="040C000D">
      <w:start w:val="1"/>
      <w:numFmt w:val="bullet"/>
      <w:lvlText w:val=""/>
      <w:lvlJc w:val="left"/>
      <w:pPr>
        <w:tabs>
          <w:tab w:val="num" w:pos="1080"/>
        </w:tabs>
        <w:ind w:left="1080" w:hanging="360"/>
      </w:pPr>
      <w:rPr>
        <w:rFonts w:ascii="Wingdings" w:hAnsi="Wingdings" w:hint="default"/>
      </w:rPr>
    </w:lvl>
    <w:lvl w:ilvl="2" w:tplc="23D0556A">
      <w:start w:val="1509"/>
      <w:numFmt w:val="bullet"/>
      <w:lvlText w:val=""/>
      <w:lvlJc w:val="left"/>
      <w:pPr>
        <w:tabs>
          <w:tab w:val="num" w:pos="1800"/>
        </w:tabs>
        <w:ind w:left="1800" w:hanging="360"/>
      </w:pPr>
      <w:rPr>
        <w:rFonts w:ascii="Wingdings 2" w:hAnsi="Wingdings 2" w:hint="default"/>
      </w:rPr>
    </w:lvl>
    <w:lvl w:ilvl="3" w:tplc="18724076" w:tentative="1">
      <w:start w:val="1"/>
      <w:numFmt w:val="bullet"/>
      <w:lvlText w:val=""/>
      <w:lvlJc w:val="left"/>
      <w:pPr>
        <w:tabs>
          <w:tab w:val="num" w:pos="2520"/>
        </w:tabs>
        <w:ind w:left="2520" w:hanging="360"/>
      </w:pPr>
      <w:rPr>
        <w:rFonts w:ascii="Wingdings 2" w:hAnsi="Wingdings 2" w:hint="default"/>
      </w:rPr>
    </w:lvl>
    <w:lvl w:ilvl="4" w:tplc="5404A540" w:tentative="1">
      <w:start w:val="1"/>
      <w:numFmt w:val="bullet"/>
      <w:lvlText w:val=""/>
      <w:lvlJc w:val="left"/>
      <w:pPr>
        <w:tabs>
          <w:tab w:val="num" w:pos="3240"/>
        </w:tabs>
        <w:ind w:left="3240" w:hanging="360"/>
      </w:pPr>
      <w:rPr>
        <w:rFonts w:ascii="Wingdings 2" w:hAnsi="Wingdings 2" w:hint="default"/>
      </w:rPr>
    </w:lvl>
    <w:lvl w:ilvl="5" w:tplc="2E10A796" w:tentative="1">
      <w:start w:val="1"/>
      <w:numFmt w:val="bullet"/>
      <w:lvlText w:val=""/>
      <w:lvlJc w:val="left"/>
      <w:pPr>
        <w:tabs>
          <w:tab w:val="num" w:pos="3960"/>
        </w:tabs>
        <w:ind w:left="3960" w:hanging="360"/>
      </w:pPr>
      <w:rPr>
        <w:rFonts w:ascii="Wingdings 2" w:hAnsi="Wingdings 2" w:hint="default"/>
      </w:rPr>
    </w:lvl>
    <w:lvl w:ilvl="6" w:tplc="AC6AE3A0" w:tentative="1">
      <w:start w:val="1"/>
      <w:numFmt w:val="bullet"/>
      <w:lvlText w:val=""/>
      <w:lvlJc w:val="left"/>
      <w:pPr>
        <w:tabs>
          <w:tab w:val="num" w:pos="4680"/>
        </w:tabs>
        <w:ind w:left="4680" w:hanging="360"/>
      </w:pPr>
      <w:rPr>
        <w:rFonts w:ascii="Wingdings 2" w:hAnsi="Wingdings 2" w:hint="default"/>
      </w:rPr>
    </w:lvl>
    <w:lvl w:ilvl="7" w:tplc="1D46622C" w:tentative="1">
      <w:start w:val="1"/>
      <w:numFmt w:val="bullet"/>
      <w:lvlText w:val=""/>
      <w:lvlJc w:val="left"/>
      <w:pPr>
        <w:tabs>
          <w:tab w:val="num" w:pos="5400"/>
        </w:tabs>
        <w:ind w:left="5400" w:hanging="360"/>
      </w:pPr>
      <w:rPr>
        <w:rFonts w:ascii="Wingdings 2" w:hAnsi="Wingdings 2" w:hint="default"/>
      </w:rPr>
    </w:lvl>
    <w:lvl w:ilvl="8" w:tplc="A96E7A98" w:tentative="1">
      <w:start w:val="1"/>
      <w:numFmt w:val="bullet"/>
      <w:lvlText w:val=""/>
      <w:lvlJc w:val="left"/>
      <w:pPr>
        <w:tabs>
          <w:tab w:val="num" w:pos="6120"/>
        </w:tabs>
        <w:ind w:left="6120" w:hanging="360"/>
      </w:pPr>
      <w:rPr>
        <w:rFonts w:ascii="Wingdings 2" w:hAnsi="Wingdings 2" w:hint="default"/>
      </w:rPr>
    </w:lvl>
  </w:abstractNum>
  <w:abstractNum w:abstractNumId="27">
    <w:nsid w:val="298A4757"/>
    <w:multiLevelType w:val="hybridMultilevel"/>
    <w:tmpl w:val="3C10AA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2A1F2ABA"/>
    <w:multiLevelType w:val="hybridMultilevel"/>
    <w:tmpl w:val="C9EE50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2C0032FC"/>
    <w:multiLevelType w:val="hybridMultilevel"/>
    <w:tmpl w:val="5396099A"/>
    <w:lvl w:ilvl="0" w:tplc="5C9886D0">
      <w:start w:val="1"/>
      <w:numFmt w:val="decimal"/>
      <w:suff w:val="space"/>
      <w:lvlText w:val="%1."/>
      <w:lvlJc w:val="left"/>
      <w:pPr>
        <w:ind w:left="0" w:firstLine="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2C296F32"/>
    <w:multiLevelType w:val="hybridMultilevel"/>
    <w:tmpl w:val="3B48AEF8"/>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2F73ECE5"/>
    <w:multiLevelType w:val="singleLevel"/>
    <w:tmpl w:val="2F73ECE5"/>
    <w:lvl w:ilvl="0">
      <w:start w:val="4"/>
      <w:numFmt w:val="decimal"/>
      <w:suff w:val="space"/>
      <w:lvlText w:val="%1."/>
      <w:lvlJc w:val="left"/>
    </w:lvl>
  </w:abstractNum>
  <w:abstractNum w:abstractNumId="32">
    <w:nsid w:val="3550AAE5"/>
    <w:multiLevelType w:val="singleLevel"/>
    <w:tmpl w:val="3550AAE5"/>
    <w:lvl w:ilvl="0">
      <w:start w:val="1"/>
      <w:numFmt w:val="upperLetter"/>
      <w:suff w:val="space"/>
      <w:lvlText w:val="%1)"/>
      <w:lvlJc w:val="left"/>
    </w:lvl>
  </w:abstractNum>
  <w:abstractNum w:abstractNumId="33">
    <w:nsid w:val="362312DA"/>
    <w:multiLevelType w:val="singleLevel"/>
    <w:tmpl w:val="362312DA"/>
    <w:lvl w:ilvl="0">
      <w:start w:val="1"/>
      <w:numFmt w:val="upperLetter"/>
      <w:suff w:val="space"/>
      <w:lvlText w:val="%1)"/>
      <w:lvlJc w:val="left"/>
    </w:lvl>
  </w:abstractNum>
  <w:abstractNum w:abstractNumId="34">
    <w:nsid w:val="378493E6"/>
    <w:multiLevelType w:val="singleLevel"/>
    <w:tmpl w:val="378493E6"/>
    <w:lvl w:ilvl="0">
      <w:start w:val="1"/>
      <w:numFmt w:val="upperLetter"/>
      <w:suff w:val="space"/>
      <w:lvlText w:val="%1)"/>
      <w:lvlJc w:val="left"/>
    </w:lvl>
  </w:abstractNum>
  <w:abstractNum w:abstractNumId="35">
    <w:nsid w:val="396879BD"/>
    <w:multiLevelType w:val="hybridMultilevel"/>
    <w:tmpl w:val="4FC23192"/>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6">
    <w:nsid w:val="3AC732BF"/>
    <w:multiLevelType w:val="hybridMultilevel"/>
    <w:tmpl w:val="086A486C"/>
    <w:lvl w:ilvl="0" w:tplc="5AAABFE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40316814"/>
    <w:multiLevelType w:val="hybridMultilevel"/>
    <w:tmpl w:val="72D2826E"/>
    <w:lvl w:ilvl="0" w:tplc="1222FB32">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nsid w:val="4303A7EF"/>
    <w:multiLevelType w:val="singleLevel"/>
    <w:tmpl w:val="4303A7EF"/>
    <w:lvl w:ilvl="0">
      <w:start w:val="1"/>
      <w:numFmt w:val="upperLetter"/>
      <w:suff w:val="space"/>
      <w:lvlText w:val="%1)"/>
      <w:lvlJc w:val="left"/>
    </w:lvl>
  </w:abstractNum>
  <w:abstractNum w:abstractNumId="39">
    <w:nsid w:val="45CD5E3A"/>
    <w:multiLevelType w:val="singleLevel"/>
    <w:tmpl w:val="45CD5E3A"/>
    <w:lvl w:ilvl="0">
      <w:start w:val="1"/>
      <w:numFmt w:val="decimal"/>
      <w:suff w:val="space"/>
      <w:lvlText w:val="%1-"/>
      <w:lvlJc w:val="left"/>
    </w:lvl>
  </w:abstractNum>
  <w:abstractNum w:abstractNumId="40">
    <w:nsid w:val="4633A89A"/>
    <w:multiLevelType w:val="singleLevel"/>
    <w:tmpl w:val="4633A89A"/>
    <w:lvl w:ilvl="0">
      <w:start w:val="5"/>
      <w:numFmt w:val="decimal"/>
      <w:suff w:val="space"/>
      <w:lvlText w:val="%1)"/>
      <w:lvlJc w:val="left"/>
    </w:lvl>
  </w:abstractNum>
  <w:abstractNum w:abstractNumId="41">
    <w:nsid w:val="47BE0C2F"/>
    <w:multiLevelType w:val="multilevel"/>
    <w:tmpl w:val="47BE0C2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nsid w:val="4848AC45"/>
    <w:multiLevelType w:val="singleLevel"/>
    <w:tmpl w:val="4848AC45"/>
    <w:lvl w:ilvl="0">
      <w:start w:val="1"/>
      <w:numFmt w:val="upperLetter"/>
      <w:suff w:val="space"/>
      <w:lvlText w:val="%1)"/>
      <w:lvlJc w:val="left"/>
    </w:lvl>
  </w:abstractNum>
  <w:abstractNum w:abstractNumId="43">
    <w:nsid w:val="4E2C2D81"/>
    <w:multiLevelType w:val="hybridMultilevel"/>
    <w:tmpl w:val="D1C61E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nsid w:val="50ADD2A7"/>
    <w:multiLevelType w:val="singleLevel"/>
    <w:tmpl w:val="50ADD2A7"/>
    <w:lvl w:ilvl="0">
      <w:start w:val="1"/>
      <w:numFmt w:val="decimal"/>
      <w:suff w:val="space"/>
      <w:lvlText w:val="%1."/>
      <w:lvlJc w:val="left"/>
    </w:lvl>
  </w:abstractNum>
  <w:abstractNum w:abstractNumId="45">
    <w:nsid w:val="54686BD0"/>
    <w:multiLevelType w:val="hybridMultilevel"/>
    <w:tmpl w:val="E514DF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nsid w:val="57410FF5"/>
    <w:multiLevelType w:val="hybridMultilevel"/>
    <w:tmpl w:val="BDE481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nsid w:val="59171557"/>
    <w:multiLevelType w:val="hybridMultilevel"/>
    <w:tmpl w:val="D562A2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nsid w:val="5984085B"/>
    <w:multiLevelType w:val="singleLevel"/>
    <w:tmpl w:val="5984085B"/>
    <w:lvl w:ilvl="0">
      <w:start w:val="2"/>
      <w:numFmt w:val="decimal"/>
      <w:suff w:val="space"/>
      <w:lvlText w:val="%1)"/>
      <w:lvlJc w:val="left"/>
    </w:lvl>
  </w:abstractNum>
  <w:abstractNum w:abstractNumId="49">
    <w:nsid w:val="5A91445D"/>
    <w:multiLevelType w:val="hybridMultilevel"/>
    <w:tmpl w:val="B290B1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nsid w:val="5D9869F1"/>
    <w:multiLevelType w:val="multilevel"/>
    <w:tmpl w:val="5D9869F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nsid w:val="61582C48"/>
    <w:multiLevelType w:val="hybridMultilevel"/>
    <w:tmpl w:val="F3B629F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nsid w:val="64564A8A"/>
    <w:multiLevelType w:val="singleLevel"/>
    <w:tmpl w:val="64564A8A"/>
    <w:lvl w:ilvl="0">
      <w:start w:val="1"/>
      <w:numFmt w:val="decimal"/>
      <w:suff w:val="space"/>
      <w:lvlText w:val="%1-"/>
      <w:lvlJc w:val="left"/>
    </w:lvl>
  </w:abstractNum>
  <w:abstractNum w:abstractNumId="53">
    <w:nsid w:val="684E3773"/>
    <w:multiLevelType w:val="hybridMultilevel"/>
    <w:tmpl w:val="CF94F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nsid w:val="68D616B9"/>
    <w:multiLevelType w:val="hybridMultilevel"/>
    <w:tmpl w:val="FB4E653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nsid w:val="6C0DCD5D"/>
    <w:multiLevelType w:val="singleLevel"/>
    <w:tmpl w:val="6C0DCD5D"/>
    <w:lvl w:ilvl="0">
      <w:start w:val="1"/>
      <w:numFmt w:val="decimal"/>
      <w:lvlText w:val="%1."/>
      <w:lvlJc w:val="left"/>
      <w:pPr>
        <w:tabs>
          <w:tab w:val="left" w:pos="425"/>
        </w:tabs>
        <w:ind w:left="425" w:hanging="425"/>
      </w:pPr>
      <w:rPr>
        <w:rFonts w:hint="default"/>
      </w:rPr>
    </w:lvl>
  </w:abstractNum>
  <w:abstractNum w:abstractNumId="56">
    <w:nsid w:val="6D0E7422"/>
    <w:multiLevelType w:val="hybridMultilevel"/>
    <w:tmpl w:val="0E24CC94"/>
    <w:lvl w:ilvl="0" w:tplc="32D4451C">
      <w:start w:val="1"/>
      <w:numFmt w:val="bullet"/>
      <w:lvlText w:val=""/>
      <w:lvlJc w:val="left"/>
      <w:pPr>
        <w:tabs>
          <w:tab w:val="num" w:pos="360"/>
        </w:tabs>
        <w:ind w:left="360" w:hanging="360"/>
      </w:pPr>
      <w:rPr>
        <w:rFonts w:ascii="Wingdings 2" w:hAnsi="Wingdings 2" w:hint="default"/>
      </w:rPr>
    </w:lvl>
    <w:lvl w:ilvl="1" w:tplc="040C000D">
      <w:start w:val="1"/>
      <w:numFmt w:val="bullet"/>
      <w:lvlText w:val=""/>
      <w:lvlJc w:val="left"/>
      <w:pPr>
        <w:tabs>
          <w:tab w:val="num" w:pos="1080"/>
        </w:tabs>
        <w:ind w:left="1080" w:hanging="360"/>
      </w:pPr>
      <w:rPr>
        <w:rFonts w:ascii="Wingdings" w:hAnsi="Wingdings" w:hint="default"/>
      </w:rPr>
    </w:lvl>
    <w:lvl w:ilvl="2" w:tplc="23D0556A">
      <w:start w:val="1509"/>
      <w:numFmt w:val="bullet"/>
      <w:lvlText w:val=""/>
      <w:lvlJc w:val="left"/>
      <w:pPr>
        <w:tabs>
          <w:tab w:val="num" w:pos="1800"/>
        </w:tabs>
        <w:ind w:left="1800" w:hanging="360"/>
      </w:pPr>
      <w:rPr>
        <w:rFonts w:ascii="Wingdings 2" w:hAnsi="Wingdings 2" w:hint="default"/>
      </w:rPr>
    </w:lvl>
    <w:lvl w:ilvl="3" w:tplc="18724076" w:tentative="1">
      <w:start w:val="1"/>
      <w:numFmt w:val="bullet"/>
      <w:lvlText w:val=""/>
      <w:lvlJc w:val="left"/>
      <w:pPr>
        <w:tabs>
          <w:tab w:val="num" w:pos="2520"/>
        </w:tabs>
        <w:ind w:left="2520" w:hanging="360"/>
      </w:pPr>
      <w:rPr>
        <w:rFonts w:ascii="Wingdings 2" w:hAnsi="Wingdings 2" w:hint="default"/>
      </w:rPr>
    </w:lvl>
    <w:lvl w:ilvl="4" w:tplc="5404A540" w:tentative="1">
      <w:start w:val="1"/>
      <w:numFmt w:val="bullet"/>
      <w:lvlText w:val=""/>
      <w:lvlJc w:val="left"/>
      <w:pPr>
        <w:tabs>
          <w:tab w:val="num" w:pos="3240"/>
        </w:tabs>
        <w:ind w:left="3240" w:hanging="360"/>
      </w:pPr>
      <w:rPr>
        <w:rFonts w:ascii="Wingdings 2" w:hAnsi="Wingdings 2" w:hint="default"/>
      </w:rPr>
    </w:lvl>
    <w:lvl w:ilvl="5" w:tplc="2E10A796" w:tentative="1">
      <w:start w:val="1"/>
      <w:numFmt w:val="bullet"/>
      <w:lvlText w:val=""/>
      <w:lvlJc w:val="left"/>
      <w:pPr>
        <w:tabs>
          <w:tab w:val="num" w:pos="3960"/>
        </w:tabs>
        <w:ind w:left="3960" w:hanging="360"/>
      </w:pPr>
      <w:rPr>
        <w:rFonts w:ascii="Wingdings 2" w:hAnsi="Wingdings 2" w:hint="default"/>
      </w:rPr>
    </w:lvl>
    <w:lvl w:ilvl="6" w:tplc="AC6AE3A0" w:tentative="1">
      <w:start w:val="1"/>
      <w:numFmt w:val="bullet"/>
      <w:lvlText w:val=""/>
      <w:lvlJc w:val="left"/>
      <w:pPr>
        <w:tabs>
          <w:tab w:val="num" w:pos="4680"/>
        </w:tabs>
        <w:ind w:left="4680" w:hanging="360"/>
      </w:pPr>
      <w:rPr>
        <w:rFonts w:ascii="Wingdings 2" w:hAnsi="Wingdings 2" w:hint="default"/>
      </w:rPr>
    </w:lvl>
    <w:lvl w:ilvl="7" w:tplc="1D46622C" w:tentative="1">
      <w:start w:val="1"/>
      <w:numFmt w:val="bullet"/>
      <w:lvlText w:val=""/>
      <w:lvlJc w:val="left"/>
      <w:pPr>
        <w:tabs>
          <w:tab w:val="num" w:pos="5400"/>
        </w:tabs>
        <w:ind w:left="5400" w:hanging="360"/>
      </w:pPr>
      <w:rPr>
        <w:rFonts w:ascii="Wingdings 2" w:hAnsi="Wingdings 2" w:hint="default"/>
      </w:rPr>
    </w:lvl>
    <w:lvl w:ilvl="8" w:tplc="A96E7A98" w:tentative="1">
      <w:start w:val="1"/>
      <w:numFmt w:val="bullet"/>
      <w:lvlText w:val=""/>
      <w:lvlJc w:val="left"/>
      <w:pPr>
        <w:tabs>
          <w:tab w:val="num" w:pos="6120"/>
        </w:tabs>
        <w:ind w:left="6120" w:hanging="360"/>
      </w:pPr>
      <w:rPr>
        <w:rFonts w:ascii="Wingdings 2" w:hAnsi="Wingdings 2" w:hint="default"/>
      </w:rPr>
    </w:lvl>
  </w:abstractNum>
  <w:abstractNum w:abstractNumId="57">
    <w:nsid w:val="6E184F83"/>
    <w:multiLevelType w:val="hybridMultilevel"/>
    <w:tmpl w:val="2C704C2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nsid w:val="704C73FB"/>
    <w:multiLevelType w:val="hybridMultilevel"/>
    <w:tmpl w:val="CAEC3AB2"/>
    <w:lvl w:ilvl="0" w:tplc="AF50113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nsid w:val="709E21DC"/>
    <w:multiLevelType w:val="multilevel"/>
    <w:tmpl w:val="50F2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882549E"/>
    <w:multiLevelType w:val="hybridMultilevel"/>
    <w:tmpl w:val="FB7457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nsid w:val="797BF752"/>
    <w:multiLevelType w:val="singleLevel"/>
    <w:tmpl w:val="797BF752"/>
    <w:lvl w:ilvl="0">
      <w:start w:val="1"/>
      <w:numFmt w:val="upperLetter"/>
      <w:suff w:val="space"/>
      <w:lvlText w:val="%1)"/>
      <w:lvlJc w:val="left"/>
    </w:lvl>
  </w:abstractNum>
  <w:num w:numId="1">
    <w:abstractNumId w:val="13"/>
  </w:num>
  <w:num w:numId="2">
    <w:abstractNumId w:val="50"/>
  </w:num>
  <w:num w:numId="3">
    <w:abstractNumId w:val="41"/>
  </w:num>
  <w:num w:numId="4">
    <w:abstractNumId w:val="36"/>
  </w:num>
  <w:num w:numId="5">
    <w:abstractNumId w:val="53"/>
  </w:num>
  <w:num w:numId="6">
    <w:abstractNumId w:val="46"/>
  </w:num>
  <w:num w:numId="7">
    <w:abstractNumId w:val="30"/>
  </w:num>
  <w:num w:numId="8">
    <w:abstractNumId w:val="45"/>
  </w:num>
  <w:num w:numId="9">
    <w:abstractNumId w:val="12"/>
  </w:num>
  <w:num w:numId="10">
    <w:abstractNumId w:val="15"/>
  </w:num>
  <w:num w:numId="11">
    <w:abstractNumId w:val="22"/>
  </w:num>
  <w:num w:numId="12">
    <w:abstractNumId w:val="21"/>
  </w:num>
  <w:num w:numId="13">
    <w:abstractNumId w:val="23"/>
  </w:num>
  <w:num w:numId="14">
    <w:abstractNumId w:val="0"/>
  </w:num>
  <w:num w:numId="15">
    <w:abstractNumId w:val="3"/>
  </w:num>
  <w:num w:numId="16">
    <w:abstractNumId w:val="61"/>
  </w:num>
  <w:num w:numId="17">
    <w:abstractNumId w:val="38"/>
  </w:num>
  <w:num w:numId="18">
    <w:abstractNumId w:val="31"/>
  </w:num>
  <w:num w:numId="19">
    <w:abstractNumId w:val="9"/>
  </w:num>
  <w:num w:numId="20">
    <w:abstractNumId w:val="32"/>
  </w:num>
  <w:num w:numId="21">
    <w:abstractNumId w:val="8"/>
  </w:num>
  <w:num w:numId="22">
    <w:abstractNumId w:val="1"/>
  </w:num>
  <w:num w:numId="23">
    <w:abstractNumId w:val="42"/>
  </w:num>
  <w:num w:numId="24">
    <w:abstractNumId w:val="17"/>
  </w:num>
  <w:num w:numId="25">
    <w:abstractNumId w:val="5"/>
  </w:num>
  <w:num w:numId="26">
    <w:abstractNumId w:val="34"/>
  </w:num>
  <w:num w:numId="27">
    <w:abstractNumId w:val="44"/>
  </w:num>
  <w:num w:numId="28">
    <w:abstractNumId w:val="4"/>
  </w:num>
  <w:num w:numId="29">
    <w:abstractNumId w:val="40"/>
  </w:num>
  <w:num w:numId="30">
    <w:abstractNumId w:val="55"/>
  </w:num>
  <w:num w:numId="31">
    <w:abstractNumId w:val="48"/>
  </w:num>
  <w:num w:numId="32">
    <w:abstractNumId w:val="2"/>
  </w:num>
  <w:num w:numId="33">
    <w:abstractNumId w:val="39"/>
  </w:num>
  <w:num w:numId="34">
    <w:abstractNumId w:val="7"/>
  </w:num>
  <w:num w:numId="35">
    <w:abstractNumId w:val="6"/>
  </w:num>
  <w:num w:numId="36">
    <w:abstractNumId w:val="33"/>
  </w:num>
  <w:num w:numId="37">
    <w:abstractNumId w:val="52"/>
  </w:num>
  <w:num w:numId="38">
    <w:abstractNumId w:val="29"/>
  </w:num>
  <w:num w:numId="39">
    <w:abstractNumId w:val="54"/>
  </w:num>
  <w:num w:numId="40">
    <w:abstractNumId w:val="20"/>
  </w:num>
  <w:num w:numId="41">
    <w:abstractNumId w:val="43"/>
  </w:num>
  <w:num w:numId="42">
    <w:abstractNumId w:val="47"/>
  </w:num>
  <w:num w:numId="43">
    <w:abstractNumId w:val="49"/>
  </w:num>
  <w:num w:numId="44">
    <w:abstractNumId w:val="27"/>
  </w:num>
  <w:num w:numId="45">
    <w:abstractNumId w:val="37"/>
  </w:num>
  <w:num w:numId="46">
    <w:abstractNumId w:val="14"/>
  </w:num>
  <w:num w:numId="47">
    <w:abstractNumId w:val="26"/>
  </w:num>
  <w:num w:numId="48">
    <w:abstractNumId w:val="56"/>
  </w:num>
  <w:num w:numId="49">
    <w:abstractNumId w:val="57"/>
  </w:num>
  <w:num w:numId="50">
    <w:abstractNumId w:val="59"/>
  </w:num>
  <w:num w:numId="51">
    <w:abstractNumId w:val="19"/>
  </w:num>
  <w:num w:numId="52">
    <w:abstractNumId w:val="16"/>
  </w:num>
  <w:num w:numId="53">
    <w:abstractNumId w:val="58"/>
  </w:num>
  <w:num w:numId="54">
    <w:abstractNumId w:val="24"/>
  </w:num>
  <w:num w:numId="55">
    <w:abstractNumId w:val="25"/>
  </w:num>
  <w:num w:numId="56">
    <w:abstractNumId w:val="60"/>
  </w:num>
  <w:num w:numId="57">
    <w:abstractNumId w:val="28"/>
  </w:num>
  <w:num w:numId="58">
    <w:abstractNumId w:val="51"/>
  </w:num>
  <w:num w:numId="59">
    <w:abstractNumId w:val="10"/>
  </w:num>
  <w:num w:numId="60">
    <w:abstractNumId w:val="11"/>
  </w:num>
  <w:num w:numId="61">
    <w:abstractNumId w:val="18"/>
  </w:num>
  <w:num w:numId="62">
    <w:abstractNumId w:val="35"/>
  </w:num>
  <w:numIdMacAtCleanup w:val="5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trackRevisions/>
  <w:defaultTabStop w:val="708"/>
  <w:hyphenationZone w:val="425"/>
  <w:drawingGridHorizontalSpacing w:val="120"/>
  <w:drawingGridVerticalSpacing w:val="57"/>
  <w:displayHorizontalDrawingGridEvery w:val="2"/>
  <w:characterSpacingControl w:val="doNotCompress"/>
  <w:footnotePr>
    <w:footnote w:id="0"/>
    <w:footnote w:id="1"/>
  </w:footnotePr>
  <w:endnotePr>
    <w:endnote w:id="0"/>
    <w:endnote w:id="1"/>
  </w:endnotePr>
  <w:compat/>
  <w:rsids>
    <w:rsidRoot w:val="000C7FE1"/>
    <w:rsid w:val="00000885"/>
    <w:rsid w:val="00002567"/>
    <w:rsid w:val="000029EA"/>
    <w:rsid w:val="00003F2B"/>
    <w:rsid w:val="00004557"/>
    <w:rsid w:val="00005685"/>
    <w:rsid w:val="000070FB"/>
    <w:rsid w:val="00007DA1"/>
    <w:rsid w:val="000103F9"/>
    <w:rsid w:val="000105EA"/>
    <w:rsid w:val="00012C7B"/>
    <w:rsid w:val="00015062"/>
    <w:rsid w:val="00015627"/>
    <w:rsid w:val="00020327"/>
    <w:rsid w:val="000223C0"/>
    <w:rsid w:val="0002286B"/>
    <w:rsid w:val="0003107D"/>
    <w:rsid w:val="00031B01"/>
    <w:rsid w:val="00033CCA"/>
    <w:rsid w:val="00037861"/>
    <w:rsid w:val="000408FF"/>
    <w:rsid w:val="00040FD9"/>
    <w:rsid w:val="00041A0A"/>
    <w:rsid w:val="000431A3"/>
    <w:rsid w:val="00044AE0"/>
    <w:rsid w:val="00045D1F"/>
    <w:rsid w:val="0004681E"/>
    <w:rsid w:val="00047F2A"/>
    <w:rsid w:val="00054600"/>
    <w:rsid w:val="0005469A"/>
    <w:rsid w:val="00056726"/>
    <w:rsid w:val="00056945"/>
    <w:rsid w:val="00057AD6"/>
    <w:rsid w:val="0006054B"/>
    <w:rsid w:val="00062541"/>
    <w:rsid w:val="000632A5"/>
    <w:rsid w:val="00063E8B"/>
    <w:rsid w:val="00070722"/>
    <w:rsid w:val="00072A4E"/>
    <w:rsid w:val="00074394"/>
    <w:rsid w:val="00074486"/>
    <w:rsid w:val="00082C56"/>
    <w:rsid w:val="000841DF"/>
    <w:rsid w:val="00087CF5"/>
    <w:rsid w:val="000908E0"/>
    <w:rsid w:val="00095900"/>
    <w:rsid w:val="000A3022"/>
    <w:rsid w:val="000A6DD7"/>
    <w:rsid w:val="000B002D"/>
    <w:rsid w:val="000B05BD"/>
    <w:rsid w:val="000B2678"/>
    <w:rsid w:val="000B2A68"/>
    <w:rsid w:val="000B38BD"/>
    <w:rsid w:val="000B3C3F"/>
    <w:rsid w:val="000B5405"/>
    <w:rsid w:val="000B7879"/>
    <w:rsid w:val="000C0ED3"/>
    <w:rsid w:val="000C3DF1"/>
    <w:rsid w:val="000C3FE2"/>
    <w:rsid w:val="000C43EC"/>
    <w:rsid w:val="000C5263"/>
    <w:rsid w:val="000C7FE1"/>
    <w:rsid w:val="000D03FC"/>
    <w:rsid w:val="000D0941"/>
    <w:rsid w:val="000E0B54"/>
    <w:rsid w:val="000E2E4E"/>
    <w:rsid w:val="000E34E2"/>
    <w:rsid w:val="000E437D"/>
    <w:rsid w:val="000E58A0"/>
    <w:rsid w:val="000E6460"/>
    <w:rsid w:val="000E6FEC"/>
    <w:rsid w:val="000F6002"/>
    <w:rsid w:val="000F6F6C"/>
    <w:rsid w:val="00100369"/>
    <w:rsid w:val="00100761"/>
    <w:rsid w:val="00101F36"/>
    <w:rsid w:val="00104011"/>
    <w:rsid w:val="00106893"/>
    <w:rsid w:val="00106D37"/>
    <w:rsid w:val="00107AF9"/>
    <w:rsid w:val="00112C33"/>
    <w:rsid w:val="001164F7"/>
    <w:rsid w:val="001166C8"/>
    <w:rsid w:val="00120518"/>
    <w:rsid w:val="00121DD2"/>
    <w:rsid w:val="00123F0D"/>
    <w:rsid w:val="00123FEB"/>
    <w:rsid w:val="001308D0"/>
    <w:rsid w:val="00131123"/>
    <w:rsid w:val="00132983"/>
    <w:rsid w:val="00135961"/>
    <w:rsid w:val="00141602"/>
    <w:rsid w:val="00141FBC"/>
    <w:rsid w:val="001423B8"/>
    <w:rsid w:val="00142588"/>
    <w:rsid w:val="00144648"/>
    <w:rsid w:val="00146ACA"/>
    <w:rsid w:val="00151939"/>
    <w:rsid w:val="00151978"/>
    <w:rsid w:val="00153A6F"/>
    <w:rsid w:val="00154A5B"/>
    <w:rsid w:val="001555BE"/>
    <w:rsid w:val="0015664D"/>
    <w:rsid w:val="00157FFB"/>
    <w:rsid w:val="00160FA8"/>
    <w:rsid w:val="00160FEE"/>
    <w:rsid w:val="0016223A"/>
    <w:rsid w:val="00162596"/>
    <w:rsid w:val="00164239"/>
    <w:rsid w:val="00164780"/>
    <w:rsid w:val="0016624C"/>
    <w:rsid w:val="001662B3"/>
    <w:rsid w:val="00166D62"/>
    <w:rsid w:val="00171263"/>
    <w:rsid w:val="001723A5"/>
    <w:rsid w:val="001741FF"/>
    <w:rsid w:val="0017453A"/>
    <w:rsid w:val="001749DA"/>
    <w:rsid w:val="00175C2D"/>
    <w:rsid w:val="00175EFC"/>
    <w:rsid w:val="001777BE"/>
    <w:rsid w:val="00183410"/>
    <w:rsid w:val="00185DE2"/>
    <w:rsid w:val="00185E33"/>
    <w:rsid w:val="00190203"/>
    <w:rsid w:val="001902A8"/>
    <w:rsid w:val="0019230E"/>
    <w:rsid w:val="00193E0A"/>
    <w:rsid w:val="001948E1"/>
    <w:rsid w:val="00194FB9"/>
    <w:rsid w:val="0019649D"/>
    <w:rsid w:val="00197BAC"/>
    <w:rsid w:val="001A2423"/>
    <w:rsid w:val="001A3D57"/>
    <w:rsid w:val="001A738E"/>
    <w:rsid w:val="001B1D85"/>
    <w:rsid w:val="001B394A"/>
    <w:rsid w:val="001B5BAF"/>
    <w:rsid w:val="001B6289"/>
    <w:rsid w:val="001B6C0D"/>
    <w:rsid w:val="001C04A5"/>
    <w:rsid w:val="001C382E"/>
    <w:rsid w:val="001C44AB"/>
    <w:rsid w:val="001C47AA"/>
    <w:rsid w:val="001C4EF6"/>
    <w:rsid w:val="001C6AC6"/>
    <w:rsid w:val="001D2D57"/>
    <w:rsid w:val="001D484D"/>
    <w:rsid w:val="001D4EBF"/>
    <w:rsid w:val="001D5212"/>
    <w:rsid w:val="001D5287"/>
    <w:rsid w:val="001D6D21"/>
    <w:rsid w:val="001E0939"/>
    <w:rsid w:val="001E1F85"/>
    <w:rsid w:val="001E712C"/>
    <w:rsid w:val="001F019C"/>
    <w:rsid w:val="001F042F"/>
    <w:rsid w:val="001F27C2"/>
    <w:rsid w:val="001F2ACD"/>
    <w:rsid w:val="001F36EA"/>
    <w:rsid w:val="001F5DF5"/>
    <w:rsid w:val="001F63CE"/>
    <w:rsid w:val="001F63F9"/>
    <w:rsid w:val="001F7D20"/>
    <w:rsid w:val="00201B75"/>
    <w:rsid w:val="002064E4"/>
    <w:rsid w:val="00207729"/>
    <w:rsid w:val="00210BCB"/>
    <w:rsid w:val="00210E6D"/>
    <w:rsid w:val="0021181E"/>
    <w:rsid w:val="00213BC8"/>
    <w:rsid w:val="00216928"/>
    <w:rsid w:val="00216A39"/>
    <w:rsid w:val="00220C44"/>
    <w:rsid w:val="0022184D"/>
    <w:rsid w:val="00222C5D"/>
    <w:rsid w:val="0022373E"/>
    <w:rsid w:val="00224230"/>
    <w:rsid w:val="00224832"/>
    <w:rsid w:val="002262EE"/>
    <w:rsid w:val="002267FF"/>
    <w:rsid w:val="002309DD"/>
    <w:rsid w:val="00231251"/>
    <w:rsid w:val="002314DB"/>
    <w:rsid w:val="00234133"/>
    <w:rsid w:val="00237A9C"/>
    <w:rsid w:val="00237ABC"/>
    <w:rsid w:val="00242DF9"/>
    <w:rsid w:val="002430B4"/>
    <w:rsid w:val="00247BF8"/>
    <w:rsid w:val="0025019B"/>
    <w:rsid w:val="00251995"/>
    <w:rsid w:val="002558BF"/>
    <w:rsid w:val="002563E8"/>
    <w:rsid w:val="002608E6"/>
    <w:rsid w:val="0026505E"/>
    <w:rsid w:val="00265CE7"/>
    <w:rsid w:val="00265F8E"/>
    <w:rsid w:val="0026612A"/>
    <w:rsid w:val="00266839"/>
    <w:rsid w:val="002738AF"/>
    <w:rsid w:val="002750C8"/>
    <w:rsid w:val="00277883"/>
    <w:rsid w:val="00281151"/>
    <w:rsid w:val="002811EB"/>
    <w:rsid w:val="002825C3"/>
    <w:rsid w:val="00283988"/>
    <w:rsid w:val="00284EB5"/>
    <w:rsid w:val="00286DBC"/>
    <w:rsid w:val="00290C04"/>
    <w:rsid w:val="00291442"/>
    <w:rsid w:val="00291C63"/>
    <w:rsid w:val="00292CDB"/>
    <w:rsid w:val="00293737"/>
    <w:rsid w:val="00295484"/>
    <w:rsid w:val="00295715"/>
    <w:rsid w:val="00297A6C"/>
    <w:rsid w:val="002A0BE6"/>
    <w:rsid w:val="002A29F7"/>
    <w:rsid w:val="002A36C2"/>
    <w:rsid w:val="002A3BA0"/>
    <w:rsid w:val="002A432E"/>
    <w:rsid w:val="002A44C3"/>
    <w:rsid w:val="002A6464"/>
    <w:rsid w:val="002B05E5"/>
    <w:rsid w:val="002B06C7"/>
    <w:rsid w:val="002B1911"/>
    <w:rsid w:val="002B19AE"/>
    <w:rsid w:val="002B223C"/>
    <w:rsid w:val="002B340F"/>
    <w:rsid w:val="002B50D6"/>
    <w:rsid w:val="002C257E"/>
    <w:rsid w:val="002C3637"/>
    <w:rsid w:val="002C3DAB"/>
    <w:rsid w:val="002C5871"/>
    <w:rsid w:val="002C65F9"/>
    <w:rsid w:val="002C6B64"/>
    <w:rsid w:val="002D1D09"/>
    <w:rsid w:val="002D3F73"/>
    <w:rsid w:val="002D5102"/>
    <w:rsid w:val="002D6963"/>
    <w:rsid w:val="002E6C9B"/>
    <w:rsid w:val="002E7C95"/>
    <w:rsid w:val="002F00DC"/>
    <w:rsid w:val="002F0858"/>
    <w:rsid w:val="002F13BD"/>
    <w:rsid w:val="002F1914"/>
    <w:rsid w:val="002F1A0D"/>
    <w:rsid w:val="002F4C52"/>
    <w:rsid w:val="002F5FD2"/>
    <w:rsid w:val="002F64F3"/>
    <w:rsid w:val="003015AC"/>
    <w:rsid w:val="0030221E"/>
    <w:rsid w:val="00305871"/>
    <w:rsid w:val="00306D62"/>
    <w:rsid w:val="0031033E"/>
    <w:rsid w:val="003126F1"/>
    <w:rsid w:val="00312E8B"/>
    <w:rsid w:val="003135FC"/>
    <w:rsid w:val="00315DD2"/>
    <w:rsid w:val="003174D1"/>
    <w:rsid w:val="00317DC4"/>
    <w:rsid w:val="00321C55"/>
    <w:rsid w:val="003246DF"/>
    <w:rsid w:val="00325C92"/>
    <w:rsid w:val="0032622C"/>
    <w:rsid w:val="0032721E"/>
    <w:rsid w:val="00330CF7"/>
    <w:rsid w:val="00331350"/>
    <w:rsid w:val="00333938"/>
    <w:rsid w:val="003347E1"/>
    <w:rsid w:val="00334A26"/>
    <w:rsid w:val="00337C44"/>
    <w:rsid w:val="0034040D"/>
    <w:rsid w:val="00341708"/>
    <w:rsid w:val="00345230"/>
    <w:rsid w:val="0034526F"/>
    <w:rsid w:val="00350B40"/>
    <w:rsid w:val="003515B6"/>
    <w:rsid w:val="00351E3F"/>
    <w:rsid w:val="00355EB6"/>
    <w:rsid w:val="00360A2E"/>
    <w:rsid w:val="00360E35"/>
    <w:rsid w:val="003623D9"/>
    <w:rsid w:val="003676F5"/>
    <w:rsid w:val="003678D2"/>
    <w:rsid w:val="00367F28"/>
    <w:rsid w:val="003726F0"/>
    <w:rsid w:val="00372BB4"/>
    <w:rsid w:val="00383289"/>
    <w:rsid w:val="003832C6"/>
    <w:rsid w:val="003836AF"/>
    <w:rsid w:val="0038386C"/>
    <w:rsid w:val="00383EF6"/>
    <w:rsid w:val="00387CC0"/>
    <w:rsid w:val="00387F92"/>
    <w:rsid w:val="00390E48"/>
    <w:rsid w:val="003912C5"/>
    <w:rsid w:val="00394664"/>
    <w:rsid w:val="003A1456"/>
    <w:rsid w:val="003A3F61"/>
    <w:rsid w:val="003A6F8D"/>
    <w:rsid w:val="003B0DD3"/>
    <w:rsid w:val="003B581E"/>
    <w:rsid w:val="003B65B1"/>
    <w:rsid w:val="003B6F33"/>
    <w:rsid w:val="003C1D11"/>
    <w:rsid w:val="003C2CCD"/>
    <w:rsid w:val="003C3BCF"/>
    <w:rsid w:val="003C44EF"/>
    <w:rsid w:val="003D125F"/>
    <w:rsid w:val="003D245C"/>
    <w:rsid w:val="003D2E85"/>
    <w:rsid w:val="003D4E3D"/>
    <w:rsid w:val="003E0015"/>
    <w:rsid w:val="003E213B"/>
    <w:rsid w:val="003E36F0"/>
    <w:rsid w:val="003E399B"/>
    <w:rsid w:val="003E6E57"/>
    <w:rsid w:val="003F5169"/>
    <w:rsid w:val="003F686D"/>
    <w:rsid w:val="003F7EE4"/>
    <w:rsid w:val="003F7FE0"/>
    <w:rsid w:val="00402907"/>
    <w:rsid w:val="004029C8"/>
    <w:rsid w:val="00406F7E"/>
    <w:rsid w:val="004108CE"/>
    <w:rsid w:val="0041396A"/>
    <w:rsid w:val="00414EAC"/>
    <w:rsid w:val="00420402"/>
    <w:rsid w:val="004243C8"/>
    <w:rsid w:val="00425709"/>
    <w:rsid w:val="00425BD9"/>
    <w:rsid w:val="00426A19"/>
    <w:rsid w:val="0043347E"/>
    <w:rsid w:val="00433784"/>
    <w:rsid w:val="0043395C"/>
    <w:rsid w:val="004341C4"/>
    <w:rsid w:val="00436B75"/>
    <w:rsid w:val="00440ACA"/>
    <w:rsid w:val="004415ED"/>
    <w:rsid w:val="004433A6"/>
    <w:rsid w:val="004437A2"/>
    <w:rsid w:val="00443B81"/>
    <w:rsid w:val="0044768B"/>
    <w:rsid w:val="004523E5"/>
    <w:rsid w:val="004535FE"/>
    <w:rsid w:val="00453A5F"/>
    <w:rsid w:val="00455A82"/>
    <w:rsid w:val="00460056"/>
    <w:rsid w:val="004626EE"/>
    <w:rsid w:val="00472698"/>
    <w:rsid w:val="00474FDF"/>
    <w:rsid w:val="00475016"/>
    <w:rsid w:val="00476075"/>
    <w:rsid w:val="00476273"/>
    <w:rsid w:val="0048038F"/>
    <w:rsid w:val="0048251B"/>
    <w:rsid w:val="00484A89"/>
    <w:rsid w:val="00486BC2"/>
    <w:rsid w:val="00492E8E"/>
    <w:rsid w:val="004A1CD0"/>
    <w:rsid w:val="004B2934"/>
    <w:rsid w:val="004B2A36"/>
    <w:rsid w:val="004B5242"/>
    <w:rsid w:val="004C10FB"/>
    <w:rsid w:val="004C3C6C"/>
    <w:rsid w:val="004C4393"/>
    <w:rsid w:val="004C4741"/>
    <w:rsid w:val="004C494D"/>
    <w:rsid w:val="004C4BF5"/>
    <w:rsid w:val="004C4CE5"/>
    <w:rsid w:val="004C4D32"/>
    <w:rsid w:val="004C4D77"/>
    <w:rsid w:val="004C5303"/>
    <w:rsid w:val="004C5DBB"/>
    <w:rsid w:val="004C6418"/>
    <w:rsid w:val="004C73D7"/>
    <w:rsid w:val="004C7FA0"/>
    <w:rsid w:val="004D5974"/>
    <w:rsid w:val="004D797D"/>
    <w:rsid w:val="004E316D"/>
    <w:rsid w:val="004E4F0E"/>
    <w:rsid w:val="004F1CC0"/>
    <w:rsid w:val="004F3F43"/>
    <w:rsid w:val="004F4A13"/>
    <w:rsid w:val="004F52FC"/>
    <w:rsid w:val="004F6100"/>
    <w:rsid w:val="004F6413"/>
    <w:rsid w:val="004F73FE"/>
    <w:rsid w:val="00500B80"/>
    <w:rsid w:val="00501305"/>
    <w:rsid w:val="0050146C"/>
    <w:rsid w:val="0050221C"/>
    <w:rsid w:val="005036C2"/>
    <w:rsid w:val="00505D5F"/>
    <w:rsid w:val="00506B90"/>
    <w:rsid w:val="00510BAD"/>
    <w:rsid w:val="00512A16"/>
    <w:rsid w:val="00513058"/>
    <w:rsid w:val="005139C1"/>
    <w:rsid w:val="00513BD9"/>
    <w:rsid w:val="005150AD"/>
    <w:rsid w:val="00522524"/>
    <w:rsid w:val="00522B3C"/>
    <w:rsid w:val="005252C1"/>
    <w:rsid w:val="00525725"/>
    <w:rsid w:val="00525FCC"/>
    <w:rsid w:val="00527542"/>
    <w:rsid w:val="00535836"/>
    <w:rsid w:val="00535952"/>
    <w:rsid w:val="0053674F"/>
    <w:rsid w:val="0054086F"/>
    <w:rsid w:val="005414E7"/>
    <w:rsid w:val="005428D0"/>
    <w:rsid w:val="00550425"/>
    <w:rsid w:val="005524E8"/>
    <w:rsid w:val="00553B21"/>
    <w:rsid w:val="005560F2"/>
    <w:rsid w:val="00557522"/>
    <w:rsid w:val="005611C6"/>
    <w:rsid w:val="00561CA0"/>
    <w:rsid w:val="005627BF"/>
    <w:rsid w:val="00563518"/>
    <w:rsid w:val="00563CA5"/>
    <w:rsid w:val="00563E03"/>
    <w:rsid w:val="0056475B"/>
    <w:rsid w:val="00564B3B"/>
    <w:rsid w:val="005714F9"/>
    <w:rsid w:val="00576A8A"/>
    <w:rsid w:val="005817E2"/>
    <w:rsid w:val="005840C0"/>
    <w:rsid w:val="0058770C"/>
    <w:rsid w:val="005908E7"/>
    <w:rsid w:val="005910D6"/>
    <w:rsid w:val="005918A2"/>
    <w:rsid w:val="005942EF"/>
    <w:rsid w:val="00594348"/>
    <w:rsid w:val="005945B3"/>
    <w:rsid w:val="005953D0"/>
    <w:rsid w:val="0059568C"/>
    <w:rsid w:val="00597421"/>
    <w:rsid w:val="005A072E"/>
    <w:rsid w:val="005A10D3"/>
    <w:rsid w:val="005A119A"/>
    <w:rsid w:val="005A456F"/>
    <w:rsid w:val="005A5512"/>
    <w:rsid w:val="005A618D"/>
    <w:rsid w:val="005A79E8"/>
    <w:rsid w:val="005A7F8C"/>
    <w:rsid w:val="005B01A1"/>
    <w:rsid w:val="005B172B"/>
    <w:rsid w:val="005B422E"/>
    <w:rsid w:val="005B7627"/>
    <w:rsid w:val="005C0384"/>
    <w:rsid w:val="005C7034"/>
    <w:rsid w:val="005D05E0"/>
    <w:rsid w:val="005D0852"/>
    <w:rsid w:val="005D1F26"/>
    <w:rsid w:val="005D2635"/>
    <w:rsid w:val="005D2EF4"/>
    <w:rsid w:val="005D4221"/>
    <w:rsid w:val="005D5EDC"/>
    <w:rsid w:val="005D647F"/>
    <w:rsid w:val="005D74DE"/>
    <w:rsid w:val="005D7C0E"/>
    <w:rsid w:val="005E1062"/>
    <w:rsid w:val="005E1721"/>
    <w:rsid w:val="005E483A"/>
    <w:rsid w:val="005E498E"/>
    <w:rsid w:val="005F0F1F"/>
    <w:rsid w:val="005F2394"/>
    <w:rsid w:val="005F271E"/>
    <w:rsid w:val="005F484D"/>
    <w:rsid w:val="00605F20"/>
    <w:rsid w:val="0060607A"/>
    <w:rsid w:val="00606633"/>
    <w:rsid w:val="00607330"/>
    <w:rsid w:val="006120ED"/>
    <w:rsid w:val="00613490"/>
    <w:rsid w:val="006156E2"/>
    <w:rsid w:val="00616AB8"/>
    <w:rsid w:val="00616C00"/>
    <w:rsid w:val="00617B4A"/>
    <w:rsid w:val="00621084"/>
    <w:rsid w:val="00622BCD"/>
    <w:rsid w:val="006232DC"/>
    <w:rsid w:val="00625D26"/>
    <w:rsid w:val="006262D4"/>
    <w:rsid w:val="0062655F"/>
    <w:rsid w:val="006333CB"/>
    <w:rsid w:val="00634D70"/>
    <w:rsid w:val="00645D3E"/>
    <w:rsid w:val="00646DB9"/>
    <w:rsid w:val="00650F3F"/>
    <w:rsid w:val="00652686"/>
    <w:rsid w:val="00653812"/>
    <w:rsid w:val="0065561F"/>
    <w:rsid w:val="00657867"/>
    <w:rsid w:val="0066052B"/>
    <w:rsid w:val="006654E2"/>
    <w:rsid w:val="00667087"/>
    <w:rsid w:val="006670C4"/>
    <w:rsid w:val="00670433"/>
    <w:rsid w:val="00673EA7"/>
    <w:rsid w:val="00674A0A"/>
    <w:rsid w:val="00677703"/>
    <w:rsid w:val="00686696"/>
    <w:rsid w:val="00686E85"/>
    <w:rsid w:val="00686F15"/>
    <w:rsid w:val="00687D41"/>
    <w:rsid w:val="006905A9"/>
    <w:rsid w:val="00690D7E"/>
    <w:rsid w:val="006937F9"/>
    <w:rsid w:val="0069474B"/>
    <w:rsid w:val="00694B50"/>
    <w:rsid w:val="00697F1F"/>
    <w:rsid w:val="006A1CF3"/>
    <w:rsid w:val="006A3959"/>
    <w:rsid w:val="006A5552"/>
    <w:rsid w:val="006B34A7"/>
    <w:rsid w:val="006B35B4"/>
    <w:rsid w:val="006B428D"/>
    <w:rsid w:val="006B581F"/>
    <w:rsid w:val="006B7E4D"/>
    <w:rsid w:val="006B7F36"/>
    <w:rsid w:val="006B7FB0"/>
    <w:rsid w:val="006C292B"/>
    <w:rsid w:val="006D1163"/>
    <w:rsid w:val="006D14F7"/>
    <w:rsid w:val="006D34E1"/>
    <w:rsid w:val="006D5A39"/>
    <w:rsid w:val="006E10FA"/>
    <w:rsid w:val="006E1519"/>
    <w:rsid w:val="006E2228"/>
    <w:rsid w:val="006F00E3"/>
    <w:rsid w:val="006F2004"/>
    <w:rsid w:val="006F3C97"/>
    <w:rsid w:val="006F3DA3"/>
    <w:rsid w:val="006F4442"/>
    <w:rsid w:val="006F7FB3"/>
    <w:rsid w:val="0070172E"/>
    <w:rsid w:val="00701AC9"/>
    <w:rsid w:val="00703546"/>
    <w:rsid w:val="0070757D"/>
    <w:rsid w:val="00710113"/>
    <w:rsid w:val="00711FD8"/>
    <w:rsid w:val="00712828"/>
    <w:rsid w:val="00716978"/>
    <w:rsid w:val="0071747D"/>
    <w:rsid w:val="00717EDA"/>
    <w:rsid w:val="00717FB4"/>
    <w:rsid w:val="00725114"/>
    <w:rsid w:val="007251F1"/>
    <w:rsid w:val="0072649B"/>
    <w:rsid w:val="00727E41"/>
    <w:rsid w:val="00732BDE"/>
    <w:rsid w:val="00732E81"/>
    <w:rsid w:val="0073445B"/>
    <w:rsid w:val="0073457C"/>
    <w:rsid w:val="00736085"/>
    <w:rsid w:val="0074010B"/>
    <w:rsid w:val="0074048A"/>
    <w:rsid w:val="007411F2"/>
    <w:rsid w:val="00750802"/>
    <w:rsid w:val="007527AD"/>
    <w:rsid w:val="00752C47"/>
    <w:rsid w:val="00752F2E"/>
    <w:rsid w:val="007539B8"/>
    <w:rsid w:val="00754B2B"/>
    <w:rsid w:val="00755463"/>
    <w:rsid w:val="007567A4"/>
    <w:rsid w:val="00761F4A"/>
    <w:rsid w:val="00762657"/>
    <w:rsid w:val="0076275C"/>
    <w:rsid w:val="00762EE0"/>
    <w:rsid w:val="00765D22"/>
    <w:rsid w:val="007664FC"/>
    <w:rsid w:val="00770269"/>
    <w:rsid w:val="00771913"/>
    <w:rsid w:val="00774A29"/>
    <w:rsid w:val="007804F0"/>
    <w:rsid w:val="007810E1"/>
    <w:rsid w:val="00784C76"/>
    <w:rsid w:val="00786015"/>
    <w:rsid w:val="00792BDC"/>
    <w:rsid w:val="007940AF"/>
    <w:rsid w:val="00794B07"/>
    <w:rsid w:val="00794CA3"/>
    <w:rsid w:val="007A1EB0"/>
    <w:rsid w:val="007A2630"/>
    <w:rsid w:val="007A439D"/>
    <w:rsid w:val="007B15A1"/>
    <w:rsid w:val="007B33A1"/>
    <w:rsid w:val="007B4ADD"/>
    <w:rsid w:val="007B57E3"/>
    <w:rsid w:val="007B5EAB"/>
    <w:rsid w:val="007B635D"/>
    <w:rsid w:val="007B74F7"/>
    <w:rsid w:val="007C07F4"/>
    <w:rsid w:val="007C3565"/>
    <w:rsid w:val="007C642E"/>
    <w:rsid w:val="007C72CD"/>
    <w:rsid w:val="007D0485"/>
    <w:rsid w:val="007D1E7D"/>
    <w:rsid w:val="007D3AC6"/>
    <w:rsid w:val="007D40BB"/>
    <w:rsid w:val="007D5CFB"/>
    <w:rsid w:val="007D6007"/>
    <w:rsid w:val="007D62AA"/>
    <w:rsid w:val="007E0304"/>
    <w:rsid w:val="007E0815"/>
    <w:rsid w:val="007E1BDB"/>
    <w:rsid w:val="007E1C7E"/>
    <w:rsid w:val="007E32B2"/>
    <w:rsid w:val="007E4A91"/>
    <w:rsid w:val="007E651E"/>
    <w:rsid w:val="007E6553"/>
    <w:rsid w:val="007E6AEA"/>
    <w:rsid w:val="007E6D9E"/>
    <w:rsid w:val="007F275B"/>
    <w:rsid w:val="007F4151"/>
    <w:rsid w:val="007F4285"/>
    <w:rsid w:val="007F4EDC"/>
    <w:rsid w:val="0080365A"/>
    <w:rsid w:val="00803BFE"/>
    <w:rsid w:val="00810639"/>
    <w:rsid w:val="00811184"/>
    <w:rsid w:val="00814910"/>
    <w:rsid w:val="00814FED"/>
    <w:rsid w:val="0081695F"/>
    <w:rsid w:val="0081696D"/>
    <w:rsid w:val="00817E0A"/>
    <w:rsid w:val="00822835"/>
    <w:rsid w:val="00831D4C"/>
    <w:rsid w:val="0083270A"/>
    <w:rsid w:val="00833221"/>
    <w:rsid w:val="00833343"/>
    <w:rsid w:val="00834729"/>
    <w:rsid w:val="00835F89"/>
    <w:rsid w:val="00836190"/>
    <w:rsid w:val="0084385A"/>
    <w:rsid w:val="00843EF8"/>
    <w:rsid w:val="0084510C"/>
    <w:rsid w:val="0084574A"/>
    <w:rsid w:val="00845C22"/>
    <w:rsid w:val="008466AD"/>
    <w:rsid w:val="008501ED"/>
    <w:rsid w:val="00851488"/>
    <w:rsid w:val="00852070"/>
    <w:rsid w:val="00852D7B"/>
    <w:rsid w:val="00855037"/>
    <w:rsid w:val="0085698F"/>
    <w:rsid w:val="00860DDB"/>
    <w:rsid w:val="008627A1"/>
    <w:rsid w:val="00864081"/>
    <w:rsid w:val="00865AF3"/>
    <w:rsid w:val="00865E4E"/>
    <w:rsid w:val="00871986"/>
    <w:rsid w:val="00873C45"/>
    <w:rsid w:val="00874669"/>
    <w:rsid w:val="00875747"/>
    <w:rsid w:val="0087597C"/>
    <w:rsid w:val="0088072B"/>
    <w:rsid w:val="00881CBA"/>
    <w:rsid w:val="008916A9"/>
    <w:rsid w:val="0089355D"/>
    <w:rsid w:val="0089620F"/>
    <w:rsid w:val="008A0D9F"/>
    <w:rsid w:val="008A1C95"/>
    <w:rsid w:val="008B52BE"/>
    <w:rsid w:val="008B5DB9"/>
    <w:rsid w:val="008B6609"/>
    <w:rsid w:val="008B6E02"/>
    <w:rsid w:val="008B76F2"/>
    <w:rsid w:val="008C1F57"/>
    <w:rsid w:val="008C2E6B"/>
    <w:rsid w:val="008C35BF"/>
    <w:rsid w:val="008C3CB5"/>
    <w:rsid w:val="008C3CFD"/>
    <w:rsid w:val="008C6936"/>
    <w:rsid w:val="008D03D8"/>
    <w:rsid w:val="008D3410"/>
    <w:rsid w:val="008D3EEE"/>
    <w:rsid w:val="008D43A9"/>
    <w:rsid w:val="008D5B8C"/>
    <w:rsid w:val="008D6160"/>
    <w:rsid w:val="008D6300"/>
    <w:rsid w:val="008D6557"/>
    <w:rsid w:val="008D701E"/>
    <w:rsid w:val="008E094B"/>
    <w:rsid w:val="008E1562"/>
    <w:rsid w:val="008F03EB"/>
    <w:rsid w:val="008F260A"/>
    <w:rsid w:val="008F5F88"/>
    <w:rsid w:val="0090078A"/>
    <w:rsid w:val="00904299"/>
    <w:rsid w:val="00906F5D"/>
    <w:rsid w:val="00906F63"/>
    <w:rsid w:val="00911157"/>
    <w:rsid w:val="00913AD2"/>
    <w:rsid w:val="00915623"/>
    <w:rsid w:val="00917D83"/>
    <w:rsid w:val="00917FD5"/>
    <w:rsid w:val="009229A5"/>
    <w:rsid w:val="00922BDD"/>
    <w:rsid w:val="0092372C"/>
    <w:rsid w:val="009243CD"/>
    <w:rsid w:val="00924A12"/>
    <w:rsid w:val="00924E79"/>
    <w:rsid w:val="00925350"/>
    <w:rsid w:val="00931F01"/>
    <w:rsid w:val="009349FA"/>
    <w:rsid w:val="00935F46"/>
    <w:rsid w:val="00936323"/>
    <w:rsid w:val="009363DB"/>
    <w:rsid w:val="00940958"/>
    <w:rsid w:val="00941DCA"/>
    <w:rsid w:val="00944F3C"/>
    <w:rsid w:val="009501AD"/>
    <w:rsid w:val="00950AFA"/>
    <w:rsid w:val="00950C9F"/>
    <w:rsid w:val="00952EAD"/>
    <w:rsid w:val="00953C8A"/>
    <w:rsid w:val="00956D9C"/>
    <w:rsid w:val="00957C02"/>
    <w:rsid w:val="009603BA"/>
    <w:rsid w:val="00960C3D"/>
    <w:rsid w:val="0096309F"/>
    <w:rsid w:val="00964053"/>
    <w:rsid w:val="00965A0D"/>
    <w:rsid w:val="00965ACC"/>
    <w:rsid w:val="00972128"/>
    <w:rsid w:val="00973B55"/>
    <w:rsid w:val="00974B8A"/>
    <w:rsid w:val="0097605D"/>
    <w:rsid w:val="00976463"/>
    <w:rsid w:val="00982F01"/>
    <w:rsid w:val="009837AF"/>
    <w:rsid w:val="00990934"/>
    <w:rsid w:val="009920CE"/>
    <w:rsid w:val="00994378"/>
    <w:rsid w:val="00995042"/>
    <w:rsid w:val="0099723E"/>
    <w:rsid w:val="009A0E7B"/>
    <w:rsid w:val="009A336A"/>
    <w:rsid w:val="009A497F"/>
    <w:rsid w:val="009A7343"/>
    <w:rsid w:val="009B299D"/>
    <w:rsid w:val="009B4162"/>
    <w:rsid w:val="009B6A23"/>
    <w:rsid w:val="009C0B1F"/>
    <w:rsid w:val="009C3508"/>
    <w:rsid w:val="009C48F7"/>
    <w:rsid w:val="009D1C4F"/>
    <w:rsid w:val="009D2C23"/>
    <w:rsid w:val="009D76C4"/>
    <w:rsid w:val="009E1DA4"/>
    <w:rsid w:val="009E36A8"/>
    <w:rsid w:val="009E48DC"/>
    <w:rsid w:val="009E52E0"/>
    <w:rsid w:val="009E6C7E"/>
    <w:rsid w:val="009E7233"/>
    <w:rsid w:val="009E7380"/>
    <w:rsid w:val="009F14FE"/>
    <w:rsid w:val="009F3C74"/>
    <w:rsid w:val="009F4E55"/>
    <w:rsid w:val="009F6C55"/>
    <w:rsid w:val="009F6D4E"/>
    <w:rsid w:val="00A00595"/>
    <w:rsid w:val="00A02080"/>
    <w:rsid w:val="00A02C22"/>
    <w:rsid w:val="00A032C7"/>
    <w:rsid w:val="00A10FB3"/>
    <w:rsid w:val="00A1454C"/>
    <w:rsid w:val="00A1503A"/>
    <w:rsid w:val="00A173FD"/>
    <w:rsid w:val="00A228AC"/>
    <w:rsid w:val="00A242BB"/>
    <w:rsid w:val="00A24E9C"/>
    <w:rsid w:val="00A24EFF"/>
    <w:rsid w:val="00A264E9"/>
    <w:rsid w:val="00A27615"/>
    <w:rsid w:val="00A27F8E"/>
    <w:rsid w:val="00A328F3"/>
    <w:rsid w:val="00A35A25"/>
    <w:rsid w:val="00A35B3B"/>
    <w:rsid w:val="00A37200"/>
    <w:rsid w:val="00A4010F"/>
    <w:rsid w:val="00A40808"/>
    <w:rsid w:val="00A40B4F"/>
    <w:rsid w:val="00A47DEC"/>
    <w:rsid w:val="00A50762"/>
    <w:rsid w:val="00A51FBC"/>
    <w:rsid w:val="00A54378"/>
    <w:rsid w:val="00A548B7"/>
    <w:rsid w:val="00A573C5"/>
    <w:rsid w:val="00A57503"/>
    <w:rsid w:val="00A57A34"/>
    <w:rsid w:val="00A57BC2"/>
    <w:rsid w:val="00A60979"/>
    <w:rsid w:val="00A61CF8"/>
    <w:rsid w:val="00A62E18"/>
    <w:rsid w:val="00A63D79"/>
    <w:rsid w:val="00A65F15"/>
    <w:rsid w:val="00A66190"/>
    <w:rsid w:val="00A6661B"/>
    <w:rsid w:val="00A66893"/>
    <w:rsid w:val="00A668F2"/>
    <w:rsid w:val="00A67E72"/>
    <w:rsid w:val="00A71A5E"/>
    <w:rsid w:val="00A83CFB"/>
    <w:rsid w:val="00A84C37"/>
    <w:rsid w:val="00A90189"/>
    <w:rsid w:val="00A90402"/>
    <w:rsid w:val="00A914CB"/>
    <w:rsid w:val="00A91C48"/>
    <w:rsid w:val="00A927EA"/>
    <w:rsid w:val="00A93198"/>
    <w:rsid w:val="00A93A0E"/>
    <w:rsid w:val="00A95C22"/>
    <w:rsid w:val="00A97EFB"/>
    <w:rsid w:val="00AA170B"/>
    <w:rsid w:val="00AA190E"/>
    <w:rsid w:val="00AA22E2"/>
    <w:rsid w:val="00AA5117"/>
    <w:rsid w:val="00AA52ED"/>
    <w:rsid w:val="00AA708C"/>
    <w:rsid w:val="00AA735B"/>
    <w:rsid w:val="00AB0215"/>
    <w:rsid w:val="00AB0D01"/>
    <w:rsid w:val="00AB305B"/>
    <w:rsid w:val="00AB5941"/>
    <w:rsid w:val="00AC0EF6"/>
    <w:rsid w:val="00AC181D"/>
    <w:rsid w:val="00AC3699"/>
    <w:rsid w:val="00AC3EE0"/>
    <w:rsid w:val="00AC5F41"/>
    <w:rsid w:val="00AC6012"/>
    <w:rsid w:val="00AC6B0E"/>
    <w:rsid w:val="00AC7091"/>
    <w:rsid w:val="00AD0013"/>
    <w:rsid w:val="00AD1819"/>
    <w:rsid w:val="00AD1BD8"/>
    <w:rsid w:val="00AD2338"/>
    <w:rsid w:val="00AD5CD0"/>
    <w:rsid w:val="00AD792B"/>
    <w:rsid w:val="00AE00E9"/>
    <w:rsid w:val="00AE08BC"/>
    <w:rsid w:val="00AE4115"/>
    <w:rsid w:val="00AE4228"/>
    <w:rsid w:val="00AF21BB"/>
    <w:rsid w:val="00AF3501"/>
    <w:rsid w:val="00AF4AE4"/>
    <w:rsid w:val="00B05A8B"/>
    <w:rsid w:val="00B05DFB"/>
    <w:rsid w:val="00B0647E"/>
    <w:rsid w:val="00B07619"/>
    <w:rsid w:val="00B1119D"/>
    <w:rsid w:val="00B1197C"/>
    <w:rsid w:val="00B13292"/>
    <w:rsid w:val="00B149CE"/>
    <w:rsid w:val="00B16BA2"/>
    <w:rsid w:val="00B2194F"/>
    <w:rsid w:val="00B22769"/>
    <w:rsid w:val="00B23B16"/>
    <w:rsid w:val="00B245A9"/>
    <w:rsid w:val="00B25F4F"/>
    <w:rsid w:val="00B33FC3"/>
    <w:rsid w:val="00B357ED"/>
    <w:rsid w:val="00B36973"/>
    <w:rsid w:val="00B4177C"/>
    <w:rsid w:val="00B4412F"/>
    <w:rsid w:val="00B46F54"/>
    <w:rsid w:val="00B543A9"/>
    <w:rsid w:val="00B55365"/>
    <w:rsid w:val="00B574DE"/>
    <w:rsid w:val="00B60651"/>
    <w:rsid w:val="00B625F9"/>
    <w:rsid w:val="00B63571"/>
    <w:rsid w:val="00B655FE"/>
    <w:rsid w:val="00B7132F"/>
    <w:rsid w:val="00B71BC6"/>
    <w:rsid w:val="00B725BD"/>
    <w:rsid w:val="00B73A4C"/>
    <w:rsid w:val="00B73E62"/>
    <w:rsid w:val="00B765AE"/>
    <w:rsid w:val="00B76D9F"/>
    <w:rsid w:val="00B77ADA"/>
    <w:rsid w:val="00B8474C"/>
    <w:rsid w:val="00B86BB2"/>
    <w:rsid w:val="00B91233"/>
    <w:rsid w:val="00B93847"/>
    <w:rsid w:val="00B93E31"/>
    <w:rsid w:val="00B94528"/>
    <w:rsid w:val="00B958BC"/>
    <w:rsid w:val="00BA0616"/>
    <w:rsid w:val="00BA145B"/>
    <w:rsid w:val="00BA29B1"/>
    <w:rsid w:val="00BA2B90"/>
    <w:rsid w:val="00BA42A7"/>
    <w:rsid w:val="00BA5A3F"/>
    <w:rsid w:val="00BB2E40"/>
    <w:rsid w:val="00BC19B9"/>
    <w:rsid w:val="00BC356E"/>
    <w:rsid w:val="00BC3C04"/>
    <w:rsid w:val="00BC3CD2"/>
    <w:rsid w:val="00BC46C0"/>
    <w:rsid w:val="00BC5580"/>
    <w:rsid w:val="00BC57E2"/>
    <w:rsid w:val="00BC5AD5"/>
    <w:rsid w:val="00BC616C"/>
    <w:rsid w:val="00BC6703"/>
    <w:rsid w:val="00BC7566"/>
    <w:rsid w:val="00BD0D7B"/>
    <w:rsid w:val="00BD1933"/>
    <w:rsid w:val="00BE198E"/>
    <w:rsid w:val="00BE31D9"/>
    <w:rsid w:val="00BE3A92"/>
    <w:rsid w:val="00BF1733"/>
    <w:rsid w:val="00BF2A09"/>
    <w:rsid w:val="00BF78D0"/>
    <w:rsid w:val="00C01B81"/>
    <w:rsid w:val="00C05594"/>
    <w:rsid w:val="00C06888"/>
    <w:rsid w:val="00C1353B"/>
    <w:rsid w:val="00C1396E"/>
    <w:rsid w:val="00C1524C"/>
    <w:rsid w:val="00C158A7"/>
    <w:rsid w:val="00C17295"/>
    <w:rsid w:val="00C17481"/>
    <w:rsid w:val="00C20054"/>
    <w:rsid w:val="00C20C76"/>
    <w:rsid w:val="00C21568"/>
    <w:rsid w:val="00C218C5"/>
    <w:rsid w:val="00C22101"/>
    <w:rsid w:val="00C228F1"/>
    <w:rsid w:val="00C2407A"/>
    <w:rsid w:val="00C27290"/>
    <w:rsid w:val="00C30501"/>
    <w:rsid w:val="00C32421"/>
    <w:rsid w:val="00C35D22"/>
    <w:rsid w:val="00C364A2"/>
    <w:rsid w:val="00C37D0B"/>
    <w:rsid w:val="00C43D45"/>
    <w:rsid w:val="00C4597B"/>
    <w:rsid w:val="00C476BB"/>
    <w:rsid w:val="00C50D88"/>
    <w:rsid w:val="00C5210D"/>
    <w:rsid w:val="00C578D1"/>
    <w:rsid w:val="00C61A25"/>
    <w:rsid w:val="00C6254D"/>
    <w:rsid w:val="00C639E4"/>
    <w:rsid w:val="00C63C91"/>
    <w:rsid w:val="00C64535"/>
    <w:rsid w:val="00C66E3F"/>
    <w:rsid w:val="00C70EC2"/>
    <w:rsid w:val="00C72908"/>
    <w:rsid w:val="00C730C3"/>
    <w:rsid w:val="00C76580"/>
    <w:rsid w:val="00C76985"/>
    <w:rsid w:val="00C77658"/>
    <w:rsid w:val="00C8046E"/>
    <w:rsid w:val="00C85F6D"/>
    <w:rsid w:val="00C918B3"/>
    <w:rsid w:val="00C93B28"/>
    <w:rsid w:val="00C97DF7"/>
    <w:rsid w:val="00CA2957"/>
    <w:rsid w:val="00CA45B7"/>
    <w:rsid w:val="00CA5167"/>
    <w:rsid w:val="00CA5B21"/>
    <w:rsid w:val="00CB0C97"/>
    <w:rsid w:val="00CB128F"/>
    <w:rsid w:val="00CB1F7B"/>
    <w:rsid w:val="00CB2184"/>
    <w:rsid w:val="00CB630E"/>
    <w:rsid w:val="00CB749B"/>
    <w:rsid w:val="00CC19D4"/>
    <w:rsid w:val="00CC383C"/>
    <w:rsid w:val="00CC51C4"/>
    <w:rsid w:val="00CC534C"/>
    <w:rsid w:val="00CC674B"/>
    <w:rsid w:val="00CC7542"/>
    <w:rsid w:val="00CC78F2"/>
    <w:rsid w:val="00CC7BCD"/>
    <w:rsid w:val="00CD1BCB"/>
    <w:rsid w:val="00CD2003"/>
    <w:rsid w:val="00CD2F90"/>
    <w:rsid w:val="00CD3A2E"/>
    <w:rsid w:val="00CD3E6A"/>
    <w:rsid w:val="00CD6583"/>
    <w:rsid w:val="00CD76C8"/>
    <w:rsid w:val="00CD78CA"/>
    <w:rsid w:val="00CD7C3E"/>
    <w:rsid w:val="00CE2123"/>
    <w:rsid w:val="00CE3E66"/>
    <w:rsid w:val="00CE4DF9"/>
    <w:rsid w:val="00CE5746"/>
    <w:rsid w:val="00CF3AE1"/>
    <w:rsid w:val="00CF52FF"/>
    <w:rsid w:val="00CF6674"/>
    <w:rsid w:val="00CF68F8"/>
    <w:rsid w:val="00CF6CE9"/>
    <w:rsid w:val="00CF6DCF"/>
    <w:rsid w:val="00CF7C79"/>
    <w:rsid w:val="00D0042D"/>
    <w:rsid w:val="00D00E8C"/>
    <w:rsid w:val="00D02C23"/>
    <w:rsid w:val="00D030D7"/>
    <w:rsid w:val="00D04025"/>
    <w:rsid w:val="00D04CD1"/>
    <w:rsid w:val="00D1091E"/>
    <w:rsid w:val="00D20F43"/>
    <w:rsid w:val="00D21CAD"/>
    <w:rsid w:val="00D26DD3"/>
    <w:rsid w:val="00D27E0E"/>
    <w:rsid w:val="00D27F09"/>
    <w:rsid w:val="00D33278"/>
    <w:rsid w:val="00D33695"/>
    <w:rsid w:val="00D3371F"/>
    <w:rsid w:val="00D33CB5"/>
    <w:rsid w:val="00D351F8"/>
    <w:rsid w:val="00D3520F"/>
    <w:rsid w:val="00D36247"/>
    <w:rsid w:val="00D3630F"/>
    <w:rsid w:val="00D37DBE"/>
    <w:rsid w:val="00D43761"/>
    <w:rsid w:val="00D54ADA"/>
    <w:rsid w:val="00D56073"/>
    <w:rsid w:val="00D5667B"/>
    <w:rsid w:val="00D643B7"/>
    <w:rsid w:val="00D656B6"/>
    <w:rsid w:val="00D67D78"/>
    <w:rsid w:val="00D71A1D"/>
    <w:rsid w:val="00D725B2"/>
    <w:rsid w:val="00D72C2E"/>
    <w:rsid w:val="00D73237"/>
    <w:rsid w:val="00D74BDF"/>
    <w:rsid w:val="00D82A68"/>
    <w:rsid w:val="00D83064"/>
    <w:rsid w:val="00D835D2"/>
    <w:rsid w:val="00D85A93"/>
    <w:rsid w:val="00D85EE7"/>
    <w:rsid w:val="00D876EB"/>
    <w:rsid w:val="00D90A58"/>
    <w:rsid w:val="00D9167D"/>
    <w:rsid w:val="00D91724"/>
    <w:rsid w:val="00D91BE3"/>
    <w:rsid w:val="00D944C4"/>
    <w:rsid w:val="00D94DF0"/>
    <w:rsid w:val="00D96497"/>
    <w:rsid w:val="00D96DAB"/>
    <w:rsid w:val="00DA01F2"/>
    <w:rsid w:val="00DA2059"/>
    <w:rsid w:val="00DA31F2"/>
    <w:rsid w:val="00DA3E45"/>
    <w:rsid w:val="00DA49B0"/>
    <w:rsid w:val="00DA7F94"/>
    <w:rsid w:val="00DB28E9"/>
    <w:rsid w:val="00DB3C41"/>
    <w:rsid w:val="00DB4A92"/>
    <w:rsid w:val="00DB4D86"/>
    <w:rsid w:val="00DB7A1A"/>
    <w:rsid w:val="00DC50C8"/>
    <w:rsid w:val="00DC6F2C"/>
    <w:rsid w:val="00DC7AF3"/>
    <w:rsid w:val="00DD0A5E"/>
    <w:rsid w:val="00DD2580"/>
    <w:rsid w:val="00DD27B3"/>
    <w:rsid w:val="00DD47F5"/>
    <w:rsid w:val="00DD49F7"/>
    <w:rsid w:val="00DD63CD"/>
    <w:rsid w:val="00DE07B5"/>
    <w:rsid w:val="00DE1CAB"/>
    <w:rsid w:val="00DE450B"/>
    <w:rsid w:val="00DE7F59"/>
    <w:rsid w:val="00DF1E48"/>
    <w:rsid w:val="00DF279E"/>
    <w:rsid w:val="00DF2BD9"/>
    <w:rsid w:val="00DF40FD"/>
    <w:rsid w:val="00DF445E"/>
    <w:rsid w:val="00E01F18"/>
    <w:rsid w:val="00E04049"/>
    <w:rsid w:val="00E043E2"/>
    <w:rsid w:val="00E0776A"/>
    <w:rsid w:val="00E12294"/>
    <w:rsid w:val="00E1249C"/>
    <w:rsid w:val="00E12E4A"/>
    <w:rsid w:val="00E134A0"/>
    <w:rsid w:val="00E1355E"/>
    <w:rsid w:val="00E15977"/>
    <w:rsid w:val="00E16727"/>
    <w:rsid w:val="00E24AAB"/>
    <w:rsid w:val="00E24B92"/>
    <w:rsid w:val="00E26C5F"/>
    <w:rsid w:val="00E27ACE"/>
    <w:rsid w:val="00E27D24"/>
    <w:rsid w:val="00E314BD"/>
    <w:rsid w:val="00E33AC9"/>
    <w:rsid w:val="00E3508C"/>
    <w:rsid w:val="00E363BA"/>
    <w:rsid w:val="00E36EDF"/>
    <w:rsid w:val="00E4236D"/>
    <w:rsid w:val="00E44470"/>
    <w:rsid w:val="00E46187"/>
    <w:rsid w:val="00E46B7F"/>
    <w:rsid w:val="00E503EB"/>
    <w:rsid w:val="00E51056"/>
    <w:rsid w:val="00E51638"/>
    <w:rsid w:val="00E53740"/>
    <w:rsid w:val="00E54C0F"/>
    <w:rsid w:val="00E56CCA"/>
    <w:rsid w:val="00E60CC0"/>
    <w:rsid w:val="00E6173C"/>
    <w:rsid w:val="00E64C7B"/>
    <w:rsid w:val="00E6513B"/>
    <w:rsid w:val="00E6542A"/>
    <w:rsid w:val="00E701E9"/>
    <w:rsid w:val="00E70ED8"/>
    <w:rsid w:val="00E71C9E"/>
    <w:rsid w:val="00E71CA0"/>
    <w:rsid w:val="00E720F9"/>
    <w:rsid w:val="00E73912"/>
    <w:rsid w:val="00E76883"/>
    <w:rsid w:val="00E80476"/>
    <w:rsid w:val="00E82E24"/>
    <w:rsid w:val="00E86318"/>
    <w:rsid w:val="00E86C26"/>
    <w:rsid w:val="00E957E5"/>
    <w:rsid w:val="00E95E0E"/>
    <w:rsid w:val="00E96F26"/>
    <w:rsid w:val="00EA2815"/>
    <w:rsid w:val="00EA3BE4"/>
    <w:rsid w:val="00EA7348"/>
    <w:rsid w:val="00EB0CBC"/>
    <w:rsid w:val="00EB0F4D"/>
    <w:rsid w:val="00EB2E2E"/>
    <w:rsid w:val="00EB66BC"/>
    <w:rsid w:val="00EB6A05"/>
    <w:rsid w:val="00EC03ED"/>
    <w:rsid w:val="00EC2421"/>
    <w:rsid w:val="00ED29CD"/>
    <w:rsid w:val="00ED356B"/>
    <w:rsid w:val="00ED380A"/>
    <w:rsid w:val="00ED5E08"/>
    <w:rsid w:val="00EE0298"/>
    <w:rsid w:val="00EE383F"/>
    <w:rsid w:val="00EE745A"/>
    <w:rsid w:val="00EF16C5"/>
    <w:rsid w:val="00EF174B"/>
    <w:rsid w:val="00EF29E0"/>
    <w:rsid w:val="00F03D1E"/>
    <w:rsid w:val="00F043DA"/>
    <w:rsid w:val="00F0465A"/>
    <w:rsid w:val="00F048DC"/>
    <w:rsid w:val="00F04BC3"/>
    <w:rsid w:val="00F050D0"/>
    <w:rsid w:val="00F05887"/>
    <w:rsid w:val="00F07F6D"/>
    <w:rsid w:val="00F11609"/>
    <w:rsid w:val="00F123FC"/>
    <w:rsid w:val="00F12569"/>
    <w:rsid w:val="00F125CC"/>
    <w:rsid w:val="00F13670"/>
    <w:rsid w:val="00F14487"/>
    <w:rsid w:val="00F20A9A"/>
    <w:rsid w:val="00F2402E"/>
    <w:rsid w:val="00F24910"/>
    <w:rsid w:val="00F266D2"/>
    <w:rsid w:val="00F275E6"/>
    <w:rsid w:val="00F276F0"/>
    <w:rsid w:val="00F31D46"/>
    <w:rsid w:val="00F32C03"/>
    <w:rsid w:val="00F32C8D"/>
    <w:rsid w:val="00F34933"/>
    <w:rsid w:val="00F354F9"/>
    <w:rsid w:val="00F40D7F"/>
    <w:rsid w:val="00F41828"/>
    <w:rsid w:val="00F422BD"/>
    <w:rsid w:val="00F47951"/>
    <w:rsid w:val="00F56793"/>
    <w:rsid w:val="00F610DF"/>
    <w:rsid w:val="00F61495"/>
    <w:rsid w:val="00F61D3E"/>
    <w:rsid w:val="00F63F7A"/>
    <w:rsid w:val="00F64104"/>
    <w:rsid w:val="00F74A92"/>
    <w:rsid w:val="00F767E7"/>
    <w:rsid w:val="00F76CA5"/>
    <w:rsid w:val="00F80135"/>
    <w:rsid w:val="00F80991"/>
    <w:rsid w:val="00F81A64"/>
    <w:rsid w:val="00F83DC0"/>
    <w:rsid w:val="00F9171F"/>
    <w:rsid w:val="00F91E58"/>
    <w:rsid w:val="00F93C29"/>
    <w:rsid w:val="00F93CB1"/>
    <w:rsid w:val="00F95258"/>
    <w:rsid w:val="00FA08D8"/>
    <w:rsid w:val="00FA30F7"/>
    <w:rsid w:val="00FA57A1"/>
    <w:rsid w:val="00FA609F"/>
    <w:rsid w:val="00FA6C6A"/>
    <w:rsid w:val="00FA7011"/>
    <w:rsid w:val="00FA7A26"/>
    <w:rsid w:val="00FB2632"/>
    <w:rsid w:val="00FB44BC"/>
    <w:rsid w:val="00FC1448"/>
    <w:rsid w:val="00FC1D36"/>
    <w:rsid w:val="00FC30D7"/>
    <w:rsid w:val="00FC330F"/>
    <w:rsid w:val="00FC34D1"/>
    <w:rsid w:val="00FC40A8"/>
    <w:rsid w:val="00FC6457"/>
    <w:rsid w:val="00FD0B0E"/>
    <w:rsid w:val="00FD1430"/>
    <w:rsid w:val="00FD2A3B"/>
    <w:rsid w:val="00FD3BC8"/>
    <w:rsid w:val="00FD4027"/>
    <w:rsid w:val="00FD46D2"/>
    <w:rsid w:val="00FE174B"/>
    <w:rsid w:val="00FE2BE3"/>
    <w:rsid w:val="00FE5494"/>
    <w:rsid w:val="00FF0ECA"/>
    <w:rsid w:val="00FF4050"/>
    <w:rsid w:val="0B6D47FB"/>
    <w:rsid w:val="10C43644"/>
    <w:rsid w:val="28B92DFA"/>
    <w:rsid w:val="2F7C2B08"/>
    <w:rsid w:val="32297F64"/>
    <w:rsid w:val="32C31A8C"/>
    <w:rsid w:val="3CC67FC9"/>
    <w:rsid w:val="524C0455"/>
    <w:rsid w:val="5B08021C"/>
    <w:rsid w:val="5EC93E22"/>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4" fillcolor="white">
      <v:fill color="white"/>
    </o:shapedefaults>
    <o:shapelayout v:ext="edit">
      <o:idmap v:ext="edit" data="1,2"/>
      <o:rules v:ext="edit">
        <o:r id="V:Rule1" type="arc" idref="#_x0000_s1047"/>
        <o:r id="V:Rule2" type="callout" idref="#AutoShape 82"/>
        <o:r id="V:Rule9" type="callout" idref="#AutoShape 84"/>
        <o:r id="V:Rule10" type="callout" idref="#AutoShape 83"/>
        <o:r id="V:Rule11" type="callout" idref="#AutoShape 85"/>
        <o:r id="V:Rule20" type="arc" idref="#_x0000_s2331"/>
        <o:r id="V:Rule21" type="arc" idref="#_x0000_s2332"/>
        <o:r id="V:Rule40" type="connector" idref="#Straight Arrow Connector 47">
          <o:proxy end="" idref="#Rounded Rectangle 52" connectloc="1"/>
        </o:r>
        <o:r id="V:Rule41" type="connector" idref="#Straight Arrow Connector 43">
          <o:proxy start="" idref="#Rounded Rectangle 40" connectloc="0"/>
        </o:r>
        <o:r id="V:Rule42" type="connector" idref="#AutoShape 51"/>
        <o:r id="V:Rule43" type="connector" idref="#AutoShape 68"/>
        <o:r id="V:Rule44" type="connector" idref="#AutoShape 53"/>
        <o:r id="V:Rule45" type="connector" idref="#AutoShape 50"/>
        <o:r id="V:Rule46" type="connector" idref="#Straight Arrow Connector 12"/>
        <o:r id="V:Rule47" type="connector" idref="#Straight Arrow Connector 9"/>
        <o:r id="V:Rule48" type="connector" idref="#Elbow Connector 11"/>
        <o:r id="V:Rule49" type="connector" idref="#Straight Arrow Connector 49">
          <o:proxy start="" idref="#Rounded Rectangle 51" connectloc="0"/>
        </o:r>
        <o:r id="V:Rule50" type="connector" idref="#Straight Connector 25"/>
        <o:r id="V:Rule51" type="connector" idref="#Straight Arrow Connector 46">
          <o:proxy start="" idref="#Rounded Rectangle 50" connectloc="0"/>
        </o:r>
        <o:r id="V:Rule52" type="connector" idref="#Elbow Connector 13"/>
        <o:r id="V:Rule53" type="connector" idref="#Straight Arrow Connector 48">
          <o:proxy start="" idref="#Rounded Rectangle 52" connectloc="3"/>
        </o:r>
        <o:r id="V:Rule54" type="connector" idref="#AutoShape 74"/>
        <o:r id="V:Rule55" type="connector" idref="#AutoShape 49"/>
        <o:r id="V:Rule56" type="connector" idref="#Straight Connector 24"/>
        <o:r id="V:Rule57" type="connector" idref="#Elbow Connector 19"/>
        <o:r id="V:Rule58" type="connector" idref="#AutoShape 71"/>
        <o:r id="V:Rule59" type="connector" idref="#AutoShape 70"/>
        <o:r id="V:Rule60" type="connector" idref="#Straight Connector 57"/>
        <o:r id="V:Rule61" type="connector" idref="#AutoShape 72"/>
        <o:r id="V:Rule62" type="connector" idref="#AutoShape 69"/>
        <o:r id="V:Rule63" type="connector" idref="#AutoShape 54"/>
        <o:r id="V:Rule64" type="connector" idref="#Straight Arrow Connector 15"/>
        <o:r id="V:Rule65" type="connector" idref="#_x0000_s2329"/>
        <o:r id="V:Rule66" type="connector" idref="#Straight Arrow Connector 45">
          <o:proxy start="" idref="#Rounded Rectangle 39" connectloc="3"/>
        </o:r>
        <o:r id="V:Rule67" type="connector" idref="#Straight Arrow Connector 16"/>
        <o:r id="V:Rule68" type="connector" idref="#Straight Connector 26"/>
        <o:r id="V:Rule69" type="connector" idref="#Elbow Connector 17"/>
        <o:r id="V:Rule70" type="connector" idref="#Straight Arrow Connector 42"/>
        <o:r id="V:Rule71" type="connector" idref="#AutoShape 52"/>
        <o:r id="V:Rule72" type="connector" idref="#Straight Arrow Connector 18"/>
        <o:r id="V:Rule73" type="connector" idref="#_x0000_s2328"/>
        <o:r id="V:Rule74" type="connector" idref="#Straight Arrow Connector 44"/>
        <o:r id="V:Rule75" type="connector" idref="#Straight Arrow Connector 21"/>
      </o:rules>
      <o:regrouptable v:ext="edit">
        <o:entry new="1" old="0"/>
        <o:entry new="2" old="0"/>
        <o:entry new="3" old="0"/>
        <o:entry new="4" old="0"/>
        <o:entry new="5" old="0"/>
        <o:entry new="6" old="0"/>
        <o:entry new="7"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fr-FR" w:eastAsia="fr-FR" w:bidi="ar-SA"/>
      </w:rPr>
    </w:rPrDefault>
    <w:pPrDefault>
      <w:pPr>
        <w:spacing w:after="200" w:line="276" w:lineRule="auto"/>
      </w:pPr>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qFormat="1"/>
    <w:lsdException w:name="table of figures" w:uiPriority="99"/>
    <w:lsdException w:name="page number" w:qFormat="1"/>
    <w:lsdException w:name="macro" w:semiHidden="0" w:unhideWhenUsed="0"/>
    <w:lsdException w:name="List Bullet" w:semiHidden="0" w:unhideWhenUsed="0"/>
    <w:lsdException w:name="List Number" w:semiHidden="0" w:unhideWhenUsed="0"/>
    <w:lsdException w:name="Title" w:semiHidden="0" w:unhideWhenUsed="0" w:qFormat="1"/>
    <w:lsdException w:name="Default Paragraph Font" w:uiPriority="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Web)" w:uiPriority="99" w:qFormat="1"/>
    <w:lsdException w:name="HTML Code" w:uiPriority="99"/>
    <w:lsdException w:name="HTML Preformatted" w:qFormat="1"/>
    <w:lsdException w:name="HTML Typewriter"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Web 3" w:semiHidden="0" w:unhideWhenUsed="0"/>
    <w:lsdException w:name="Balloon Text" w:semiHidden="0" w:unhideWhenUsed="0" w:qFormat="1"/>
    <w:lsdException w:name="Table Grid" w:semiHidden="0" w:unhideWhenUsed="0" w:qFormat="1"/>
    <w:lsdException w:name="Table Theme" w:semiHidden="0" w:unhideWhenUsed="0"/>
    <w:lsdException w:name="Placeholder Text" w:uiPriority="99"/>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1A25"/>
    <w:rPr>
      <w:sz w:val="24"/>
      <w:szCs w:val="24"/>
    </w:rPr>
  </w:style>
  <w:style w:type="paragraph" w:styleId="Titre1">
    <w:name w:val="heading 1"/>
    <w:basedOn w:val="Normal"/>
    <w:next w:val="Normal"/>
    <w:link w:val="Titre1Car"/>
    <w:uiPriority w:val="9"/>
    <w:qFormat/>
    <w:rsid w:val="00C61A25"/>
    <w:pPr>
      <w:keepNext/>
      <w:spacing w:before="240" w:after="60"/>
      <w:outlineLvl w:val="0"/>
    </w:pPr>
    <w:rPr>
      <w:rFonts w:ascii="Arial" w:hAnsi="Arial" w:cs="Arial"/>
      <w:b/>
      <w:bCs/>
      <w:kern w:val="32"/>
      <w:sz w:val="32"/>
      <w:szCs w:val="32"/>
    </w:rPr>
  </w:style>
  <w:style w:type="paragraph" w:styleId="Titre2">
    <w:name w:val="heading 2"/>
    <w:basedOn w:val="Normal"/>
    <w:next w:val="Normal"/>
    <w:qFormat/>
    <w:rsid w:val="00C61A25"/>
    <w:pPr>
      <w:keepNext/>
      <w:spacing w:before="240" w:after="60"/>
      <w:outlineLvl w:val="1"/>
    </w:pPr>
    <w:rPr>
      <w:rFonts w:ascii="Arial" w:hAnsi="Arial" w:cs="Arial"/>
      <w:b/>
      <w:bCs/>
      <w:i/>
      <w:iCs/>
      <w:sz w:val="28"/>
      <w:szCs w:val="28"/>
    </w:rPr>
  </w:style>
  <w:style w:type="paragraph" w:styleId="Titre3">
    <w:name w:val="heading 3"/>
    <w:basedOn w:val="Normal"/>
    <w:next w:val="Normal"/>
    <w:qFormat/>
    <w:rsid w:val="00C61A25"/>
    <w:pPr>
      <w:keepNext/>
      <w:spacing w:before="240" w:after="60"/>
      <w:outlineLvl w:val="2"/>
    </w:pPr>
    <w:rPr>
      <w:rFonts w:ascii="Arial" w:hAnsi="Arial" w:cs="Arial"/>
      <w:b/>
      <w:bCs/>
      <w:sz w:val="26"/>
      <w:szCs w:val="26"/>
    </w:rPr>
  </w:style>
  <w:style w:type="paragraph" w:styleId="Titre5">
    <w:name w:val="heading 5"/>
    <w:next w:val="Normal"/>
    <w:unhideWhenUsed/>
    <w:qFormat/>
    <w:rsid w:val="00C61A25"/>
    <w:pPr>
      <w:spacing w:beforeAutospacing="1" w:after="0" w:afterAutospacing="1"/>
      <w:outlineLvl w:val="4"/>
    </w:pPr>
    <w:rPr>
      <w:rFonts w:ascii="SimSun" w:eastAsia="SimSun" w:hAnsi="SimSun" w:hint="eastAsia"/>
      <w:b/>
      <w:bCs/>
      <w:lang w:val="en-US"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qFormat/>
    <w:rsid w:val="00C61A25"/>
    <w:rPr>
      <w:rFonts w:ascii="Tahoma" w:hAnsi="Tahoma" w:cs="Tahoma"/>
      <w:sz w:val="16"/>
      <w:szCs w:val="16"/>
    </w:rPr>
  </w:style>
  <w:style w:type="paragraph" w:styleId="Explorateurdedocuments">
    <w:name w:val="Document Map"/>
    <w:basedOn w:val="Normal"/>
    <w:semiHidden/>
    <w:qFormat/>
    <w:rsid w:val="00C61A25"/>
    <w:pPr>
      <w:shd w:val="clear" w:color="auto" w:fill="000080"/>
    </w:pPr>
    <w:rPr>
      <w:rFonts w:ascii="Tahoma" w:hAnsi="Tahoma" w:cs="Tahoma"/>
      <w:sz w:val="20"/>
      <w:szCs w:val="20"/>
    </w:rPr>
  </w:style>
  <w:style w:type="paragraph" w:styleId="Pieddepage">
    <w:name w:val="footer"/>
    <w:basedOn w:val="Normal"/>
    <w:qFormat/>
    <w:rsid w:val="00C61A25"/>
    <w:pPr>
      <w:tabs>
        <w:tab w:val="center" w:pos="4536"/>
        <w:tab w:val="right" w:pos="9072"/>
      </w:tabs>
    </w:pPr>
  </w:style>
  <w:style w:type="paragraph" w:styleId="Notedebasdepage">
    <w:name w:val="footnote text"/>
    <w:basedOn w:val="Normal"/>
    <w:link w:val="NotedebasdepageCar"/>
    <w:rsid w:val="00C61A25"/>
    <w:rPr>
      <w:sz w:val="20"/>
      <w:szCs w:val="20"/>
    </w:rPr>
  </w:style>
  <w:style w:type="paragraph" w:styleId="En-tte">
    <w:name w:val="header"/>
    <w:basedOn w:val="Normal"/>
    <w:qFormat/>
    <w:rsid w:val="00C61A25"/>
    <w:pPr>
      <w:tabs>
        <w:tab w:val="center" w:pos="4536"/>
        <w:tab w:val="right" w:pos="9072"/>
      </w:tabs>
    </w:pPr>
  </w:style>
  <w:style w:type="paragraph" w:styleId="PrformatHTML">
    <w:name w:val="HTML Preformatted"/>
    <w:basedOn w:val="Normal"/>
    <w:link w:val="PrformatHTMLCar"/>
    <w:unhideWhenUsed/>
    <w:qFormat/>
    <w:rsid w:val="00C61A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NormalWeb">
    <w:name w:val="Normal (Web)"/>
    <w:basedOn w:val="Normal"/>
    <w:uiPriority w:val="99"/>
    <w:qFormat/>
    <w:rsid w:val="00C61A25"/>
    <w:pPr>
      <w:spacing w:before="100" w:beforeAutospacing="1" w:after="100" w:afterAutospacing="1"/>
    </w:pPr>
  </w:style>
  <w:style w:type="paragraph" w:styleId="Titre">
    <w:name w:val="Title"/>
    <w:basedOn w:val="Normal"/>
    <w:qFormat/>
    <w:rsid w:val="00C61A25"/>
    <w:pPr>
      <w:spacing w:before="240" w:after="60"/>
      <w:jc w:val="center"/>
      <w:outlineLvl w:val="0"/>
    </w:pPr>
    <w:rPr>
      <w:rFonts w:ascii="Arial" w:hAnsi="Arial" w:cs="Arial"/>
      <w:b/>
      <w:bCs/>
      <w:kern w:val="28"/>
      <w:sz w:val="32"/>
      <w:szCs w:val="32"/>
    </w:rPr>
  </w:style>
  <w:style w:type="paragraph" w:styleId="TM1">
    <w:name w:val="toc 1"/>
    <w:basedOn w:val="Normal"/>
    <w:next w:val="Normal"/>
    <w:uiPriority w:val="39"/>
    <w:qFormat/>
    <w:rsid w:val="00C61A25"/>
  </w:style>
  <w:style w:type="character" w:styleId="Appelnotedebasdep">
    <w:name w:val="footnote reference"/>
    <w:basedOn w:val="Policepardfaut"/>
    <w:rsid w:val="00C61A25"/>
    <w:rPr>
      <w:vertAlign w:val="superscript"/>
    </w:rPr>
  </w:style>
  <w:style w:type="character" w:styleId="CodeHTML">
    <w:name w:val="HTML Code"/>
    <w:basedOn w:val="Policepardfaut"/>
    <w:uiPriority w:val="99"/>
    <w:unhideWhenUsed/>
    <w:rsid w:val="00C61A25"/>
    <w:rPr>
      <w:rFonts w:ascii="Courier New" w:eastAsia="Times New Roman" w:hAnsi="Courier New" w:cs="Courier New"/>
      <w:sz w:val="20"/>
      <w:szCs w:val="20"/>
    </w:rPr>
  </w:style>
  <w:style w:type="character" w:styleId="Lienhypertexte">
    <w:name w:val="Hyperlink"/>
    <w:basedOn w:val="Policepardfaut"/>
    <w:uiPriority w:val="99"/>
    <w:unhideWhenUsed/>
    <w:qFormat/>
    <w:rsid w:val="00C61A25"/>
    <w:rPr>
      <w:color w:val="0000FF"/>
      <w:u w:val="single"/>
    </w:rPr>
  </w:style>
  <w:style w:type="character" w:styleId="Numrodepage">
    <w:name w:val="page number"/>
    <w:basedOn w:val="Policepardfaut"/>
    <w:qFormat/>
    <w:rsid w:val="00C61A25"/>
  </w:style>
  <w:style w:type="character" w:styleId="lev">
    <w:name w:val="Strong"/>
    <w:basedOn w:val="Policepardfaut"/>
    <w:qFormat/>
    <w:rsid w:val="00C61A25"/>
    <w:rPr>
      <w:b/>
      <w:bCs/>
    </w:rPr>
  </w:style>
  <w:style w:type="table" w:styleId="Grilledutableau">
    <w:name w:val="Table Grid"/>
    <w:basedOn w:val="TableauNormal"/>
    <w:qFormat/>
    <w:rsid w:val="00C61A2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enormal">
    <w:name w:val="Texte normal"/>
    <w:basedOn w:val="Normal"/>
    <w:link w:val="TextenormalCar"/>
    <w:rsid w:val="00C61A25"/>
    <w:pPr>
      <w:spacing w:before="120" w:after="120" w:line="288" w:lineRule="auto"/>
      <w:ind w:left="851"/>
      <w:jc w:val="both"/>
    </w:pPr>
    <w:rPr>
      <w:color w:val="0F243E"/>
      <w:sz w:val="22"/>
    </w:rPr>
  </w:style>
  <w:style w:type="paragraph" w:customStyle="1" w:styleId="TitreFigure">
    <w:name w:val="Titre Figure"/>
    <w:basedOn w:val="Normal"/>
    <w:next w:val="Textenormal"/>
    <w:rsid w:val="00C61A25"/>
    <w:pPr>
      <w:jc w:val="center"/>
    </w:pPr>
    <w:rPr>
      <w:rFonts w:ascii="Arial" w:hAnsi="Arial"/>
      <w:sz w:val="22"/>
    </w:rPr>
  </w:style>
  <w:style w:type="paragraph" w:customStyle="1" w:styleId="TitreTable">
    <w:name w:val="Titre Table"/>
    <w:basedOn w:val="Normal"/>
    <w:next w:val="Textenormal"/>
    <w:rsid w:val="00C61A25"/>
    <w:pPr>
      <w:jc w:val="center"/>
    </w:pPr>
    <w:rPr>
      <w:rFonts w:ascii="Arial" w:hAnsi="Arial"/>
      <w:sz w:val="20"/>
    </w:rPr>
  </w:style>
  <w:style w:type="paragraph" w:customStyle="1" w:styleId="TitreProgramme">
    <w:name w:val="Titre Programme"/>
    <w:basedOn w:val="Normal"/>
    <w:next w:val="Textenormal"/>
    <w:rsid w:val="00C61A25"/>
    <w:pPr>
      <w:jc w:val="center"/>
    </w:pPr>
    <w:rPr>
      <w:rFonts w:ascii="Arial" w:hAnsi="Arial"/>
      <w:sz w:val="20"/>
    </w:rPr>
  </w:style>
  <w:style w:type="paragraph" w:customStyle="1" w:styleId="TitreChapitre">
    <w:name w:val="Titre Chapitre"/>
    <w:basedOn w:val="Titre"/>
    <w:next w:val="Textenormal"/>
    <w:rsid w:val="00C61A25"/>
    <w:pPr>
      <w:spacing w:before="840" w:after="720"/>
      <w:jc w:val="right"/>
    </w:pPr>
    <w:rPr>
      <w:rFonts w:ascii="Tahoma" w:hAnsi="Tahoma"/>
      <w:i/>
      <w:smallCaps/>
      <w:color w:val="0C86AC"/>
      <w:sz w:val="64"/>
    </w:rPr>
  </w:style>
  <w:style w:type="paragraph" w:customStyle="1" w:styleId="Titreniveau1">
    <w:name w:val="Titre niveau 1"/>
    <w:basedOn w:val="Titre1"/>
    <w:next w:val="Textenormal"/>
    <w:rsid w:val="00C61A25"/>
    <w:pPr>
      <w:pBdr>
        <w:bottom w:val="single" w:sz="18" w:space="1" w:color="D99594"/>
      </w:pBdr>
      <w:spacing w:before="480" w:after="240"/>
    </w:pPr>
    <w:rPr>
      <w:color w:val="943634"/>
      <w:sz w:val="52"/>
    </w:rPr>
  </w:style>
  <w:style w:type="paragraph" w:customStyle="1" w:styleId="Titreniveau2">
    <w:name w:val="Titre niveau 2"/>
    <w:basedOn w:val="Titre2"/>
    <w:next w:val="Textenormal"/>
    <w:qFormat/>
    <w:rsid w:val="00C61A25"/>
    <w:pPr>
      <w:pBdr>
        <w:bottom w:val="single" w:sz="12" w:space="1" w:color="008080"/>
      </w:pBdr>
      <w:spacing w:before="360" w:after="240"/>
    </w:pPr>
    <w:rPr>
      <w:i w:val="0"/>
      <w:color w:val="008080"/>
      <w:sz w:val="44"/>
    </w:rPr>
  </w:style>
  <w:style w:type="paragraph" w:customStyle="1" w:styleId="Titreniveau3">
    <w:name w:val="Titre niveau 3"/>
    <w:basedOn w:val="Titre3"/>
    <w:next w:val="Textenormal"/>
    <w:qFormat/>
    <w:rsid w:val="00C61A25"/>
    <w:pPr>
      <w:pBdr>
        <w:bottom w:val="single" w:sz="6" w:space="1" w:color="008080"/>
      </w:pBdr>
      <w:spacing w:after="120"/>
    </w:pPr>
    <w:rPr>
      <w:color w:val="008080"/>
      <w:sz w:val="36"/>
    </w:rPr>
  </w:style>
  <w:style w:type="paragraph" w:customStyle="1" w:styleId="Figure">
    <w:name w:val="Figure"/>
    <w:basedOn w:val="Normal"/>
    <w:next w:val="Textenormal"/>
    <w:qFormat/>
    <w:rsid w:val="00C61A25"/>
    <w:pPr>
      <w:spacing w:before="240" w:after="120"/>
      <w:jc w:val="center"/>
    </w:pPr>
  </w:style>
  <w:style w:type="character" w:customStyle="1" w:styleId="TextedebullesCar">
    <w:name w:val="Texte de bulles Car"/>
    <w:basedOn w:val="Policepardfaut"/>
    <w:link w:val="Textedebulles"/>
    <w:qFormat/>
    <w:rsid w:val="00C61A25"/>
    <w:rPr>
      <w:rFonts w:ascii="Tahoma" w:hAnsi="Tahoma" w:cs="Tahoma"/>
      <w:sz w:val="16"/>
      <w:szCs w:val="16"/>
    </w:rPr>
  </w:style>
  <w:style w:type="character" w:customStyle="1" w:styleId="Titre1Car">
    <w:name w:val="Titre 1 Car"/>
    <w:basedOn w:val="Policepardfaut"/>
    <w:link w:val="Titre1"/>
    <w:uiPriority w:val="9"/>
    <w:rsid w:val="00C61A25"/>
    <w:rPr>
      <w:rFonts w:ascii="Arial" w:hAnsi="Arial" w:cs="Arial"/>
      <w:b/>
      <w:bCs/>
      <w:kern w:val="32"/>
      <w:sz w:val="32"/>
      <w:szCs w:val="32"/>
    </w:rPr>
  </w:style>
  <w:style w:type="paragraph" w:styleId="Sansinterligne">
    <w:name w:val="No Spacing"/>
    <w:link w:val="SansinterligneCar"/>
    <w:uiPriority w:val="1"/>
    <w:qFormat/>
    <w:rsid w:val="00C61A25"/>
    <w:rPr>
      <w:rFonts w:ascii="Calibri" w:hAnsi="Calibri" w:cs="Arial"/>
      <w:sz w:val="22"/>
      <w:szCs w:val="22"/>
      <w:lang w:eastAsia="en-US"/>
    </w:rPr>
  </w:style>
  <w:style w:type="character" w:customStyle="1" w:styleId="SansinterligneCar">
    <w:name w:val="Sans interligne Car"/>
    <w:basedOn w:val="Policepardfaut"/>
    <w:link w:val="Sansinterligne"/>
    <w:uiPriority w:val="1"/>
    <w:rsid w:val="00C61A25"/>
    <w:rPr>
      <w:rFonts w:ascii="Calibri" w:hAnsi="Calibri" w:cs="Arial"/>
      <w:sz w:val="22"/>
      <w:szCs w:val="22"/>
      <w:lang w:val="fr-FR" w:eastAsia="en-US" w:bidi="ar-SA"/>
    </w:rPr>
  </w:style>
  <w:style w:type="paragraph" w:customStyle="1" w:styleId="Paragraphe">
    <w:name w:val="Paragraphe"/>
    <w:basedOn w:val="Textenormal"/>
    <w:link w:val="ParagrapheCar"/>
    <w:qFormat/>
    <w:rsid w:val="00C61A25"/>
    <w:pPr>
      <w:spacing w:line="264" w:lineRule="auto"/>
    </w:pPr>
    <w:rPr>
      <w:rFonts w:ascii="Calibri" w:hAnsi="Calibri"/>
    </w:rPr>
  </w:style>
  <w:style w:type="paragraph" w:customStyle="1" w:styleId="ParagrapheFrancais">
    <w:name w:val="Paragraphe Francais"/>
    <w:basedOn w:val="Normal"/>
    <w:link w:val="ParagrapheFrancaisCar"/>
    <w:rsid w:val="00C61A25"/>
    <w:pPr>
      <w:spacing w:before="120" w:after="120" w:line="288" w:lineRule="auto"/>
      <w:ind w:left="567"/>
      <w:jc w:val="both"/>
    </w:pPr>
    <w:rPr>
      <w:rFonts w:ascii="Tahoma" w:hAnsi="Tahoma" w:cs="Tahoma"/>
      <w:sz w:val="20"/>
      <w:szCs w:val="20"/>
    </w:rPr>
  </w:style>
  <w:style w:type="character" w:customStyle="1" w:styleId="TextenormalCar">
    <w:name w:val="Texte normal Car"/>
    <w:basedOn w:val="Policepardfaut"/>
    <w:link w:val="Textenormal"/>
    <w:rsid w:val="00C61A25"/>
    <w:rPr>
      <w:color w:val="0F243E"/>
      <w:sz w:val="22"/>
      <w:szCs w:val="24"/>
    </w:rPr>
  </w:style>
  <w:style w:type="character" w:customStyle="1" w:styleId="ParagrapheCar">
    <w:name w:val="Paragraphe Car"/>
    <w:basedOn w:val="TextenormalCar"/>
    <w:link w:val="Paragraphe"/>
    <w:rsid w:val="00C61A25"/>
    <w:rPr>
      <w:color w:val="0F243E"/>
      <w:sz w:val="22"/>
      <w:szCs w:val="24"/>
    </w:rPr>
  </w:style>
  <w:style w:type="character" w:customStyle="1" w:styleId="ParagrapheFrancaisCar">
    <w:name w:val="Paragraphe Francais Car"/>
    <w:basedOn w:val="Policepardfaut"/>
    <w:link w:val="ParagrapheFrancais"/>
    <w:rsid w:val="00C61A25"/>
    <w:rPr>
      <w:rFonts w:ascii="Tahoma" w:hAnsi="Tahoma" w:cs="Tahoma"/>
    </w:rPr>
  </w:style>
  <w:style w:type="paragraph" w:customStyle="1" w:styleId="Chapitre">
    <w:name w:val="Chapitre"/>
    <w:basedOn w:val="Normal"/>
    <w:next w:val="Normal"/>
    <w:semiHidden/>
    <w:rsid w:val="00C61A25"/>
    <w:pPr>
      <w:jc w:val="right"/>
    </w:pPr>
    <w:rPr>
      <w:rFonts w:ascii="Tahoma" w:hAnsi="Tahoma"/>
      <w:b/>
      <w:bCs/>
      <w:i/>
      <w:smallCaps/>
      <w:color w:val="000080"/>
      <w:sz w:val="52"/>
      <w:szCs w:val="52"/>
    </w:rPr>
  </w:style>
  <w:style w:type="paragraph" w:customStyle="1" w:styleId="Rfrences">
    <w:name w:val="Références"/>
    <w:basedOn w:val="ParagrapheFrancais"/>
    <w:next w:val="ParagrapheFrancais"/>
    <w:rsid w:val="00C61A25"/>
    <w:pPr>
      <w:spacing w:before="0" w:after="0" w:line="240" w:lineRule="auto"/>
    </w:pPr>
    <w:rPr>
      <w:rFonts w:ascii="Arial" w:hAnsi="Arial" w:cs="Traditional Arabic"/>
      <w:color w:val="000000"/>
      <w:sz w:val="18"/>
      <w:szCs w:val="16"/>
      <w:lang w:val="en-US"/>
    </w:rPr>
  </w:style>
  <w:style w:type="character" w:customStyle="1" w:styleId="fort">
    <w:name w:val="fort"/>
    <w:basedOn w:val="Policepardfaut"/>
    <w:rsid w:val="00C61A25"/>
  </w:style>
  <w:style w:type="paragraph" w:customStyle="1" w:styleId="En-ttedetabledesmatires1">
    <w:name w:val="En-tête de table des matières1"/>
    <w:basedOn w:val="Titre1"/>
    <w:next w:val="Normal"/>
    <w:uiPriority w:val="39"/>
    <w:semiHidden/>
    <w:unhideWhenUsed/>
    <w:qFormat/>
    <w:rsid w:val="00C61A25"/>
    <w:pPr>
      <w:keepLines/>
      <w:spacing w:before="480" w:after="0"/>
      <w:outlineLvl w:val="9"/>
    </w:pPr>
    <w:rPr>
      <w:rFonts w:ascii="Cambria" w:hAnsi="Cambria" w:cs="Times New Roman"/>
      <w:color w:val="365F91"/>
      <w:kern w:val="0"/>
      <w:sz w:val="28"/>
      <w:szCs w:val="28"/>
      <w:lang w:eastAsia="en-US"/>
    </w:rPr>
  </w:style>
  <w:style w:type="character" w:customStyle="1" w:styleId="PrformatHTMLCar">
    <w:name w:val="Préformaté HTML Car"/>
    <w:basedOn w:val="Policepardfaut"/>
    <w:link w:val="PrformatHTML"/>
    <w:uiPriority w:val="99"/>
    <w:rsid w:val="00C61A25"/>
    <w:rPr>
      <w:rFonts w:ascii="Courier New" w:hAnsi="Courier New" w:cs="Courier New"/>
    </w:rPr>
  </w:style>
  <w:style w:type="character" w:customStyle="1" w:styleId="NotedebasdepageCar">
    <w:name w:val="Note de bas de page Car"/>
    <w:basedOn w:val="Policepardfaut"/>
    <w:link w:val="Notedebasdepage"/>
    <w:rsid w:val="00C61A25"/>
  </w:style>
  <w:style w:type="paragraph" w:customStyle="1" w:styleId="Bibliographie1">
    <w:name w:val="Bibliographie1"/>
    <w:basedOn w:val="Normal"/>
    <w:next w:val="Normal"/>
    <w:uiPriority w:val="37"/>
    <w:unhideWhenUsed/>
    <w:rsid w:val="00C61A25"/>
    <w:pPr>
      <w:ind w:left="720" w:hanging="720"/>
    </w:pPr>
  </w:style>
  <w:style w:type="character" w:styleId="Marquedecommentaire">
    <w:name w:val="annotation reference"/>
    <w:basedOn w:val="Policepardfaut"/>
    <w:rsid w:val="00A1503A"/>
    <w:rPr>
      <w:sz w:val="16"/>
      <w:szCs w:val="16"/>
    </w:rPr>
  </w:style>
  <w:style w:type="paragraph" w:styleId="Commentaire">
    <w:name w:val="annotation text"/>
    <w:basedOn w:val="Normal"/>
    <w:link w:val="CommentaireCar"/>
    <w:rsid w:val="00A1503A"/>
    <w:pPr>
      <w:spacing w:line="240" w:lineRule="auto"/>
    </w:pPr>
    <w:rPr>
      <w:sz w:val="20"/>
      <w:szCs w:val="20"/>
    </w:rPr>
  </w:style>
  <w:style w:type="character" w:customStyle="1" w:styleId="CommentaireCar">
    <w:name w:val="Commentaire Car"/>
    <w:basedOn w:val="Policepardfaut"/>
    <w:link w:val="Commentaire"/>
    <w:rsid w:val="00A1503A"/>
  </w:style>
  <w:style w:type="paragraph" w:styleId="Objetducommentaire">
    <w:name w:val="annotation subject"/>
    <w:basedOn w:val="Commentaire"/>
    <w:next w:val="Commentaire"/>
    <w:link w:val="ObjetducommentaireCar"/>
    <w:rsid w:val="00A1503A"/>
    <w:rPr>
      <w:b/>
      <w:bCs/>
    </w:rPr>
  </w:style>
  <w:style w:type="character" w:customStyle="1" w:styleId="ObjetducommentaireCar">
    <w:name w:val="Objet du commentaire Car"/>
    <w:basedOn w:val="CommentaireCar"/>
    <w:link w:val="Objetducommentaire"/>
    <w:rsid w:val="00A1503A"/>
    <w:rPr>
      <w:b/>
      <w:bCs/>
    </w:rPr>
  </w:style>
  <w:style w:type="paragraph" w:styleId="Rvision">
    <w:name w:val="Revision"/>
    <w:hidden/>
    <w:uiPriority w:val="99"/>
    <w:unhideWhenUsed/>
    <w:rsid w:val="00D20F43"/>
    <w:pPr>
      <w:spacing w:after="0" w:line="240" w:lineRule="auto"/>
    </w:pPr>
    <w:rPr>
      <w:sz w:val="24"/>
      <w:szCs w:val="24"/>
    </w:rPr>
  </w:style>
  <w:style w:type="paragraph" w:styleId="Paragraphedeliste">
    <w:name w:val="List Paragraph"/>
    <w:basedOn w:val="Normal"/>
    <w:uiPriority w:val="34"/>
    <w:unhideWhenUsed/>
    <w:qFormat/>
    <w:rsid w:val="00293737"/>
    <w:pPr>
      <w:ind w:left="720"/>
      <w:contextualSpacing/>
    </w:pPr>
  </w:style>
  <w:style w:type="paragraph" w:styleId="Bibliographie">
    <w:name w:val="Bibliography"/>
    <w:basedOn w:val="Normal"/>
    <w:next w:val="Normal"/>
    <w:uiPriority w:val="37"/>
    <w:unhideWhenUsed/>
    <w:rsid w:val="00F125CC"/>
    <w:pPr>
      <w:tabs>
        <w:tab w:val="left" w:pos="384"/>
      </w:tabs>
      <w:spacing w:after="0" w:line="240" w:lineRule="auto"/>
      <w:ind w:left="384" w:hanging="384"/>
    </w:pPr>
  </w:style>
  <w:style w:type="character" w:styleId="Accentuation">
    <w:name w:val="Emphasis"/>
    <w:basedOn w:val="Policepardfaut"/>
    <w:qFormat/>
    <w:rsid w:val="00FE174B"/>
    <w:rPr>
      <w:i/>
      <w:iCs/>
    </w:rPr>
  </w:style>
  <w:style w:type="paragraph" w:styleId="Lgende">
    <w:name w:val="caption"/>
    <w:basedOn w:val="Normal"/>
    <w:next w:val="Normal"/>
    <w:unhideWhenUsed/>
    <w:qFormat/>
    <w:rsid w:val="00616C00"/>
    <w:pPr>
      <w:spacing w:line="240" w:lineRule="auto"/>
    </w:pPr>
    <w:rPr>
      <w:b/>
      <w:bCs/>
      <w:color w:val="4F81BD" w:themeColor="accent1"/>
      <w:sz w:val="18"/>
      <w:szCs w:val="18"/>
    </w:rPr>
  </w:style>
  <w:style w:type="character" w:styleId="MachinecrireHTML">
    <w:name w:val="HTML Typewriter"/>
    <w:basedOn w:val="Policepardfaut"/>
    <w:uiPriority w:val="99"/>
    <w:semiHidden/>
    <w:unhideWhenUsed/>
    <w:rsid w:val="00FA57A1"/>
    <w:rPr>
      <w:rFonts w:ascii="Courier New" w:eastAsia="Times New Roman" w:hAnsi="Courier New" w:cs="Courier New"/>
      <w:sz w:val="20"/>
      <w:szCs w:val="20"/>
    </w:rPr>
  </w:style>
  <w:style w:type="paragraph" w:styleId="En-ttedetabledesmatires">
    <w:name w:val="TOC Heading"/>
    <w:basedOn w:val="Titre1"/>
    <w:next w:val="Normal"/>
    <w:uiPriority w:val="39"/>
    <w:semiHidden/>
    <w:unhideWhenUsed/>
    <w:qFormat/>
    <w:rsid w:val="007D6007"/>
    <w:pPr>
      <w:keepLines/>
      <w:spacing w:before="480" w:after="0"/>
      <w:outlineLvl w:val="9"/>
    </w:pPr>
    <w:rPr>
      <w:rFonts w:asciiTheme="majorHAnsi" w:eastAsiaTheme="majorEastAsia" w:hAnsiTheme="majorHAnsi" w:cstheme="majorBidi"/>
      <w:color w:val="365F91" w:themeColor="accent1" w:themeShade="BF"/>
      <w:kern w:val="0"/>
      <w:sz w:val="28"/>
      <w:szCs w:val="28"/>
      <w:lang w:eastAsia="en-US"/>
    </w:rPr>
  </w:style>
  <w:style w:type="paragraph" w:styleId="TM2">
    <w:name w:val="toc 2"/>
    <w:basedOn w:val="Normal"/>
    <w:next w:val="Normal"/>
    <w:autoRedefine/>
    <w:uiPriority w:val="39"/>
    <w:unhideWhenUsed/>
    <w:qFormat/>
    <w:rsid w:val="007D6007"/>
    <w:pPr>
      <w:spacing w:after="100"/>
      <w:ind w:left="220"/>
    </w:pPr>
    <w:rPr>
      <w:rFonts w:asciiTheme="minorHAnsi" w:eastAsiaTheme="minorEastAsia" w:hAnsiTheme="minorHAnsi" w:cstheme="minorBidi"/>
      <w:sz w:val="22"/>
      <w:szCs w:val="22"/>
      <w:lang w:eastAsia="en-US"/>
    </w:rPr>
  </w:style>
  <w:style w:type="paragraph" w:styleId="TM3">
    <w:name w:val="toc 3"/>
    <w:basedOn w:val="Normal"/>
    <w:next w:val="Normal"/>
    <w:autoRedefine/>
    <w:uiPriority w:val="39"/>
    <w:unhideWhenUsed/>
    <w:qFormat/>
    <w:rsid w:val="007D6007"/>
    <w:pPr>
      <w:spacing w:after="100"/>
      <w:ind w:left="440"/>
    </w:pPr>
    <w:rPr>
      <w:rFonts w:asciiTheme="minorHAnsi" w:eastAsiaTheme="minorEastAsia" w:hAnsiTheme="minorHAnsi" w:cstheme="minorBidi"/>
      <w:sz w:val="22"/>
      <w:szCs w:val="22"/>
      <w:lang w:eastAsia="en-US"/>
    </w:rPr>
  </w:style>
  <w:style w:type="paragraph" w:styleId="TM4">
    <w:name w:val="toc 4"/>
    <w:basedOn w:val="Normal"/>
    <w:next w:val="Normal"/>
    <w:autoRedefine/>
    <w:uiPriority w:val="39"/>
    <w:unhideWhenUsed/>
    <w:rsid w:val="007D6007"/>
    <w:pPr>
      <w:spacing w:after="100"/>
      <w:ind w:left="660"/>
    </w:pPr>
    <w:rPr>
      <w:rFonts w:asciiTheme="minorHAnsi" w:eastAsiaTheme="minorEastAsia" w:hAnsiTheme="minorHAnsi" w:cstheme="minorBidi"/>
      <w:sz w:val="22"/>
      <w:szCs w:val="22"/>
    </w:rPr>
  </w:style>
  <w:style w:type="paragraph" w:styleId="TM5">
    <w:name w:val="toc 5"/>
    <w:basedOn w:val="Normal"/>
    <w:next w:val="Normal"/>
    <w:autoRedefine/>
    <w:uiPriority w:val="39"/>
    <w:unhideWhenUsed/>
    <w:rsid w:val="007D6007"/>
    <w:pPr>
      <w:spacing w:after="100"/>
      <w:ind w:left="880"/>
    </w:pPr>
    <w:rPr>
      <w:rFonts w:asciiTheme="minorHAnsi" w:eastAsiaTheme="minorEastAsia" w:hAnsiTheme="minorHAnsi" w:cstheme="minorBidi"/>
      <w:sz w:val="22"/>
      <w:szCs w:val="22"/>
    </w:rPr>
  </w:style>
  <w:style w:type="paragraph" w:styleId="TM6">
    <w:name w:val="toc 6"/>
    <w:basedOn w:val="Normal"/>
    <w:next w:val="Normal"/>
    <w:autoRedefine/>
    <w:uiPriority w:val="39"/>
    <w:unhideWhenUsed/>
    <w:rsid w:val="007D6007"/>
    <w:pPr>
      <w:spacing w:after="100"/>
      <w:ind w:left="1100"/>
    </w:pPr>
    <w:rPr>
      <w:rFonts w:asciiTheme="minorHAnsi" w:eastAsiaTheme="minorEastAsia" w:hAnsiTheme="minorHAnsi" w:cstheme="minorBidi"/>
      <w:sz w:val="22"/>
      <w:szCs w:val="22"/>
    </w:rPr>
  </w:style>
  <w:style w:type="paragraph" w:styleId="TM7">
    <w:name w:val="toc 7"/>
    <w:basedOn w:val="Normal"/>
    <w:next w:val="Normal"/>
    <w:autoRedefine/>
    <w:uiPriority w:val="39"/>
    <w:unhideWhenUsed/>
    <w:rsid w:val="007D6007"/>
    <w:pPr>
      <w:spacing w:after="100"/>
      <w:ind w:left="1320"/>
    </w:pPr>
    <w:rPr>
      <w:rFonts w:asciiTheme="minorHAnsi" w:eastAsiaTheme="minorEastAsia" w:hAnsiTheme="minorHAnsi" w:cstheme="minorBidi"/>
      <w:sz w:val="22"/>
      <w:szCs w:val="22"/>
    </w:rPr>
  </w:style>
  <w:style w:type="paragraph" w:styleId="TM8">
    <w:name w:val="toc 8"/>
    <w:basedOn w:val="Normal"/>
    <w:next w:val="Normal"/>
    <w:autoRedefine/>
    <w:uiPriority w:val="39"/>
    <w:unhideWhenUsed/>
    <w:rsid w:val="007D6007"/>
    <w:pPr>
      <w:spacing w:after="100"/>
      <w:ind w:left="1540"/>
    </w:pPr>
    <w:rPr>
      <w:rFonts w:asciiTheme="minorHAnsi" w:eastAsiaTheme="minorEastAsia" w:hAnsiTheme="minorHAnsi" w:cstheme="minorBidi"/>
      <w:sz w:val="22"/>
      <w:szCs w:val="22"/>
    </w:rPr>
  </w:style>
  <w:style w:type="paragraph" w:styleId="TM9">
    <w:name w:val="toc 9"/>
    <w:basedOn w:val="Normal"/>
    <w:next w:val="Normal"/>
    <w:autoRedefine/>
    <w:uiPriority w:val="39"/>
    <w:unhideWhenUsed/>
    <w:rsid w:val="007D6007"/>
    <w:pPr>
      <w:spacing w:after="100"/>
      <w:ind w:left="1760"/>
    </w:pPr>
    <w:rPr>
      <w:rFonts w:asciiTheme="minorHAnsi" w:eastAsiaTheme="minorEastAsia" w:hAnsiTheme="minorHAnsi" w:cstheme="minorBidi"/>
      <w:sz w:val="22"/>
      <w:szCs w:val="22"/>
    </w:rPr>
  </w:style>
  <w:style w:type="paragraph" w:styleId="Tabledesillustrations">
    <w:name w:val="table of figures"/>
    <w:basedOn w:val="Normal"/>
    <w:next w:val="Normal"/>
    <w:uiPriority w:val="99"/>
    <w:unhideWhenUsed/>
    <w:rsid w:val="007D6007"/>
    <w:pPr>
      <w:spacing w:after="0"/>
    </w:pPr>
  </w:style>
</w:styles>
</file>

<file path=word/webSettings.xml><?xml version="1.0" encoding="utf-8"?>
<w:webSettings xmlns:r="http://schemas.openxmlformats.org/officeDocument/2006/relationships" xmlns:w="http://schemas.openxmlformats.org/wordprocessingml/2006/main">
  <w:divs>
    <w:div w:id="167137420">
      <w:bodyDiv w:val="1"/>
      <w:marLeft w:val="0"/>
      <w:marRight w:val="0"/>
      <w:marTop w:val="0"/>
      <w:marBottom w:val="0"/>
      <w:divBdr>
        <w:top w:val="none" w:sz="0" w:space="0" w:color="auto"/>
        <w:left w:val="none" w:sz="0" w:space="0" w:color="auto"/>
        <w:bottom w:val="none" w:sz="0" w:space="0" w:color="auto"/>
        <w:right w:val="none" w:sz="0" w:space="0" w:color="auto"/>
      </w:divBdr>
    </w:div>
    <w:div w:id="198713679">
      <w:bodyDiv w:val="1"/>
      <w:marLeft w:val="0"/>
      <w:marRight w:val="0"/>
      <w:marTop w:val="0"/>
      <w:marBottom w:val="0"/>
      <w:divBdr>
        <w:top w:val="none" w:sz="0" w:space="0" w:color="auto"/>
        <w:left w:val="none" w:sz="0" w:space="0" w:color="auto"/>
        <w:bottom w:val="none" w:sz="0" w:space="0" w:color="auto"/>
        <w:right w:val="none" w:sz="0" w:space="0" w:color="auto"/>
      </w:divBdr>
    </w:div>
    <w:div w:id="301885631">
      <w:bodyDiv w:val="1"/>
      <w:marLeft w:val="0"/>
      <w:marRight w:val="0"/>
      <w:marTop w:val="0"/>
      <w:marBottom w:val="0"/>
      <w:divBdr>
        <w:top w:val="none" w:sz="0" w:space="0" w:color="auto"/>
        <w:left w:val="none" w:sz="0" w:space="0" w:color="auto"/>
        <w:bottom w:val="none" w:sz="0" w:space="0" w:color="auto"/>
        <w:right w:val="none" w:sz="0" w:space="0" w:color="auto"/>
      </w:divBdr>
    </w:div>
    <w:div w:id="312102704">
      <w:bodyDiv w:val="1"/>
      <w:marLeft w:val="0"/>
      <w:marRight w:val="0"/>
      <w:marTop w:val="0"/>
      <w:marBottom w:val="0"/>
      <w:divBdr>
        <w:top w:val="none" w:sz="0" w:space="0" w:color="auto"/>
        <w:left w:val="none" w:sz="0" w:space="0" w:color="auto"/>
        <w:bottom w:val="none" w:sz="0" w:space="0" w:color="auto"/>
        <w:right w:val="none" w:sz="0" w:space="0" w:color="auto"/>
      </w:divBdr>
      <w:divsChild>
        <w:div w:id="1163469534">
          <w:marLeft w:val="432"/>
          <w:marRight w:val="0"/>
          <w:marTop w:val="110"/>
          <w:marBottom w:val="0"/>
          <w:divBdr>
            <w:top w:val="none" w:sz="0" w:space="0" w:color="auto"/>
            <w:left w:val="none" w:sz="0" w:space="0" w:color="auto"/>
            <w:bottom w:val="none" w:sz="0" w:space="0" w:color="auto"/>
            <w:right w:val="none" w:sz="0" w:space="0" w:color="auto"/>
          </w:divBdr>
        </w:div>
        <w:div w:id="943535605">
          <w:marLeft w:val="432"/>
          <w:marRight w:val="0"/>
          <w:marTop w:val="110"/>
          <w:marBottom w:val="0"/>
          <w:divBdr>
            <w:top w:val="none" w:sz="0" w:space="0" w:color="auto"/>
            <w:left w:val="none" w:sz="0" w:space="0" w:color="auto"/>
            <w:bottom w:val="none" w:sz="0" w:space="0" w:color="auto"/>
            <w:right w:val="none" w:sz="0" w:space="0" w:color="auto"/>
          </w:divBdr>
        </w:div>
        <w:div w:id="240411894">
          <w:marLeft w:val="864"/>
          <w:marRight w:val="0"/>
          <w:marTop w:val="91"/>
          <w:marBottom w:val="0"/>
          <w:divBdr>
            <w:top w:val="none" w:sz="0" w:space="0" w:color="auto"/>
            <w:left w:val="none" w:sz="0" w:space="0" w:color="auto"/>
            <w:bottom w:val="none" w:sz="0" w:space="0" w:color="auto"/>
            <w:right w:val="none" w:sz="0" w:space="0" w:color="auto"/>
          </w:divBdr>
        </w:div>
        <w:div w:id="1680814319">
          <w:marLeft w:val="864"/>
          <w:marRight w:val="0"/>
          <w:marTop w:val="91"/>
          <w:marBottom w:val="0"/>
          <w:divBdr>
            <w:top w:val="none" w:sz="0" w:space="0" w:color="auto"/>
            <w:left w:val="none" w:sz="0" w:space="0" w:color="auto"/>
            <w:bottom w:val="none" w:sz="0" w:space="0" w:color="auto"/>
            <w:right w:val="none" w:sz="0" w:space="0" w:color="auto"/>
          </w:divBdr>
        </w:div>
        <w:div w:id="1423260153">
          <w:marLeft w:val="1296"/>
          <w:marRight w:val="0"/>
          <w:marTop w:val="82"/>
          <w:marBottom w:val="0"/>
          <w:divBdr>
            <w:top w:val="none" w:sz="0" w:space="0" w:color="auto"/>
            <w:left w:val="none" w:sz="0" w:space="0" w:color="auto"/>
            <w:bottom w:val="none" w:sz="0" w:space="0" w:color="auto"/>
            <w:right w:val="none" w:sz="0" w:space="0" w:color="auto"/>
          </w:divBdr>
        </w:div>
        <w:div w:id="428544380">
          <w:marLeft w:val="864"/>
          <w:marRight w:val="0"/>
          <w:marTop w:val="91"/>
          <w:marBottom w:val="0"/>
          <w:divBdr>
            <w:top w:val="none" w:sz="0" w:space="0" w:color="auto"/>
            <w:left w:val="none" w:sz="0" w:space="0" w:color="auto"/>
            <w:bottom w:val="none" w:sz="0" w:space="0" w:color="auto"/>
            <w:right w:val="none" w:sz="0" w:space="0" w:color="auto"/>
          </w:divBdr>
        </w:div>
        <w:div w:id="1307974040">
          <w:marLeft w:val="1296"/>
          <w:marRight w:val="0"/>
          <w:marTop w:val="82"/>
          <w:marBottom w:val="0"/>
          <w:divBdr>
            <w:top w:val="none" w:sz="0" w:space="0" w:color="auto"/>
            <w:left w:val="none" w:sz="0" w:space="0" w:color="auto"/>
            <w:bottom w:val="none" w:sz="0" w:space="0" w:color="auto"/>
            <w:right w:val="none" w:sz="0" w:space="0" w:color="auto"/>
          </w:divBdr>
        </w:div>
        <w:div w:id="1944419387">
          <w:marLeft w:val="1296"/>
          <w:marRight w:val="0"/>
          <w:marTop w:val="82"/>
          <w:marBottom w:val="0"/>
          <w:divBdr>
            <w:top w:val="none" w:sz="0" w:space="0" w:color="auto"/>
            <w:left w:val="none" w:sz="0" w:space="0" w:color="auto"/>
            <w:bottom w:val="none" w:sz="0" w:space="0" w:color="auto"/>
            <w:right w:val="none" w:sz="0" w:space="0" w:color="auto"/>
          </w:divBdr>
        </w:div>
        <w:div w:id="112291057">
          <w:marLeft w:val="1296"/>
          <w:marRight w:val="0"/>
          <w:marTop w:val="82"/>
          <w:marBottom w:val="0"/>
          <w:divBdr>
            <w:top w:val="none" w:sz="0" w:space="0" w:color="auto"/>
            <w:left w:val="none" w:sz="0" w:space="0" w:color="auto"/>
            <w:bottom w:val="none" w:sz="0" w:space="0" w:color="auto"/>
            <w:right w:val="none" w:sz="0" w:space="0" w:color="auto"/>
          </w:divBdr>
        </w:div>
        <w:div w:id="2095009414">
          <w:marLeft w:val="1296"/>
          <w:marRight w:val="0"/>
          <w:marTop w:val="82"/>
          <w:marBottom w:val="0"/>
          <w:divBdr>
            <w:top w:val="none" w:sz="0" w:space="0" w:color="auto"/>
            <w:left w:val="none" w:sz="0" w:space="0" w:color="auto"/>
            <w:bottom w:val="none" w:sz="0" w:space="0" w:color="auto"/>
            <w:right w:val="none" w:sz="0" w:space="0" w:color="auto"/>
          </w:divBdr>
        </w:div>
      </w:divsChild>
    </w:div>
    <w:div w:id="604578412">
      <w:bodyDiv w:val="1"/>
      <w:marLeft w:val="0"/>
      <w:marRight w:val="0"/>
      <w:marTop w:val="0"/>
      <w:marBottom w:val="0"/>
      <w:divBdr>
        <w:top w:val="none" w:sz="0" w:space="0" w:color="auto"/>
        <w:left w:val="none" w:sz="0" w:space="0" w:color="auto"/>
        <w:bottom w:val="none" w:sz="0" w:space="0" w:color="auto"/>
        <w:right w:val="none" w:sz="0" w:space="0" w:color="auto"/>
      </w:divBdr>
    </w:div>
    <w:div w:id="606667595">
      <w:bodyDiv w:val="1"/>
      <w:marLeft w:val="0"/>
      <w:marRight w:val="0"/>
      <w:marTop w:val="0"/>
      <w:marBottom w:val="0"/>
      <w:divBdr>
        <w:top w:val="none" w:sz="0" w:space="0" w:color="auto"/>
        <w:left w:val="none" w:sz="0" w:space="0" w:color="auto"/>
        <w:bottom w:val="none" w:sz="0" w:space="0" w:color="auto"/>
        <w:right w:val="none" w:sz="0" w:space="0" w:color="auto"/>
      </w:divBdr>
    </w:div>
    <w:div w:id="676423205">
      <w:bodyDiv w:val="1"/>
      <w:marLeft w:val="0"/>
      <w:marRight w:val="0"/>
      <w:marTop w:val="0"/>
      <w:marBottom w:val="0"/>
      <w:divBdr>
        <w:top w:val="none" w:sz="0" w:space="0" w:color="auto"/>
        <w:left w:val="none" w:sz="0" w:space="0" w:color="auto"/>
        <w:bottom w:val="none" w:sz="0" w:space="0" w:color="auto"/>
        <w:right w:val="none" w:sz="0" w:space="0" w:color="auto"/>
      </w:divBdr>
    </w:div>
    <w:div w:id="712198932">
      <w:bodyDiv w:val="1"/>
      <w:marLeft w:val="0"/>
      <w:marRight w:val="0"/>
      <w:marTop w:val="0"/>
      <w:marBottom w:val="0"/>
      <w:divBdr>
        <w:top w:val="none" w:sz="0" w:space="0" w:color="auto"/>
        <w:left w:val="none" w:sz="0" w:space="0" w:color="auto"/>
        <w:bottom w:val="none" w:sz="0" w:space="0" w:color="auto"/>
        <w:right w:val="none" w:sz="0" w:space="0" w:color="auto"/>
      </w:divBdr>
    </w:div>
    <w:div w:id="756558841">
      <w:bodyDiv w:val="1"/>
      <w:marLeft w:val="0"/>
      <w:marRight w:val="0"/>
      <w:marTop w:val="0"/>
      <w:marBottom w:val="0"/>
      <w:divBdr>
        <w:top w:val="none" w:sz="0" w:space="0" w:color="auto"/>
        <w:left w:val="none" w:sz="0" w:space="0" w:color="auto"/>
        <w:bottom w:val="none" w:sz="0" w:space="0" w:color="auto"/>
        <w:right w:val="none" w:sz="0" w:space="0" w:color="auto"/>
      </w:divBdr>
    </w:div>
    <w:div w:id="771046833">
      <w:bodyDiv w:val="1"/>
      <w:marLeft w:val="0"/>
      <w:marRight w:val="0"/>
      <w:marTop w:val="0"/>
      <w:marBottom w:val="0"/>
      <w:divBdr>
        <w:top w:val="none" w:sz="0" w:space="0" w:color="auto"/>
        <w:left w:val="none" w:sz="0" w:space="0" w:color="auto"/>
        <w:bottom w:val="none" w:sz="0" w:space="0" w:color="auto"/>
        <w:right w:val="none" w:sz="0" w:space="0" w:color="auto"/>
      </w:divBdr>
    </w:div>
    <w:div w:id="784734108">
      <w:bodyDiv w:val="1"/>
      <w:marLeft w:val="0"/>
      <w:marRight w:val="0"/>
      <w:marTop w:val="0"/>
      <w:marBottom w:val="0"/>
      <w:divBdr>
        <w:top w:val="none" w:sz="0" w:space="0" w:color="auto"/>
        <w:left w:val="none" w:sz="0" w:space="0" w:color="auto"/>
        <w:bottom w:val="none" w:sz="0" w:space="0" w:color="auto"/>
        <w:right w:val="none" w:sz="0" w:space="0" w:color="auto"/>
      </w:divBdr>
      <w:divsChild>
        <w:div w:id="256787673">
          <w:marLeft w:val="864"/>
          <w:marRight w:val="0"/>
          <w:marTop w:val="106"/>
          <w:marBottom w:val="0"/>
          <w:divBdr>
            <w:top w:val="none" w:sz="0" w:space="0" w:color="auto"/>
            <w:left w:val="none" w:sz="0" w:space="0" w:color="auto"/>
            <w:bottom w:val="none" w:sz="0" w:space="0" w:color="auto"/>
            <w:right w:val="none" w:sz="0" w:space="0" w:color="auto"/>
          </w:divBdr>
        </w:div>
        <w:div w:id="1408724621">
          <w:marLeft w:val="864"/>
          <w:marRight w:val="0"/>
          <w:marTop w:val="106"/>
          <w:marBottom w:val="0"/>
          <w:divBdr>
            <w:top w:val="none" w:sz="0" w:space="0" w:color="auto"/>
            <w:left w:val="none" w:sz="0" w:space="0" w:color="auto"/>
            <w:bottom w:val="none" w:sz="0" w:space="0" w:color="auto"/>
            <w:right w:val="none" w:sz="0" w:space="0" w:color="auto"/>
          </w:divBdr>
        </w:div>
        <w:div w:id="1105804647">
          <w:marLeft w:val="864"/>
          <w:marRight w:val="0"/>
          <w:marTop w:val="106"/>
          <w:marBottom w:val="0"/>
          <w:divBdr>
            <w:top w:val="none" w:sz="0" w:space="0" w:color="auto"/>
            <w:left w:val="none" w:sz="0" w:space="0" w:color="auto"/>
            <w:bottom w:val="none" w:sz="0" w:space="0" w:color="auto"/>
            <w:right w:val="none" w:sz="0" w:space="0" w:color="auto"/>
          </w:divBdr>
        </w:div>
      </w:divsChild>
    </w:div>
    <w:div w:id="792481137">
      <w:bodyDiv w:val="1"/>
      <w:marLeft w:val="0"/>
      <w:marRight w:val="0"/>
      <w:marTop w:val="0"/>
      <w:marBottom w:val="0"/>
      <w:divBdr>
        <w:top w:val="none" w:sz="0" w:space="0" w:color="auto"/>
        <w:left w:val="none" w:sz="0" w:space="0" w:color="auto"/>
        <w:bottom w:val="none" w:sz="0" w:space="0" w:color="auto"/>
        <w:right w:val="none" w:sz="0" w:space="0" w:color="auto"/>
      </w:divBdr>
    </w:div>
    <w:div w:id="868764186">
      <w:bodyDiv w:val="1"/>
      <w:marLeft w:val="0"/>
      <w:marRight w:val="0"/>
      <w:marTop w:val="0"/>
      <w:marBottom w:val="0"/>
      <w:divBdr>
        <w:top w:val="none" w:sz="0" w:space="0" w:color="auto"/>
        <w:left w:val="none" w:sz="0" w:space="0" w:color="auto"/>
        <w:bottom w:val="none" w:sz="0" w:space="0" w:color="auto"/>
        <w:right w:val="none" w:sz="0" w:space="0" w:color="auto"/>
      </w:divBdr>
    </w:div>
    <w:div w:id="1005550779">
      <w:bodyDiv w:val="1"/>
      <w:marLeft w:val="0"/>
      <w:marRight w:val="0"/>
      <w:marTop w:val="0"/>
      <w:marBottom w:val="0"/>
      <w:divBdr>
        <w:top w:val="none" w:sz="0" w:space="0" w:color="auto"/>
        <w:left w:val="none" w:sz="0" w:space="0" w:color="auto"/>
        <w:bottom w:val="none" w:sz="0" w:space="0" w:color="auto"/>
        <w:right w:val="none" w:sz="0" w:space="0" w:color="auto"/>
      </w:divBdr>
    </w:div>
    <w:div w:id="1006517904">
      <w:bodyDiv w:val="1"/>
      <w:marLeft w:val="0"/>
      <w:marRight w:val="0"/>
      <w:marTop w:val="0"/>
      <w:marBottom w:val="0"/>
      <w:divBdr>
        <w:top w:val="none" w:sz="0" w:space="0" w:color="auto"/>
        <w:left w:val="none" w:sz="0" w:space="0" w:color="auto"/>
        <w:bottom w:val="none" w:sz="0" w:space="0" w:color="auto"/>
        <w:right w:val="none" w:sz="0" w:space="0" w:color="auto"/>
      </w:divBdr>
    </w:div>
    <w:div w:id="1011373324">
      <w:bodyDiv w:val="1"/>
      <w:marLeft w:val="0"/>
      <w:marRight w:val="0"/>
      <w:marTop w:val="0"/>
      <w:marBottom w:val="0"/>
      <w:divBdr>
        <w:top w:val="none" w:sz="0" w:space="0" w:color="auto"/>
        <w:left w:val="none" w:sz="0" w:space="0" w:color="auto"/>
        <w:bottom w:val="none" w:sz="0" w:space="0" w:color="auto"/>
        <w:right w:val="none" w:sz="0" w:space="0" w:color="auto"/>
      </w:divBdr>
    </w:div>
    <w:div w:id="1095979248">
      <w:bodyDiv w:val="1"/>
      <w:marLeft w:val="0"/>
      <w:marRight w:val="0"/>
      <w:marTop w:val="0"/>
      <w:marBottom w:val="0"/>
      <w:divBdr>
        <w:top w:val="none" w:sz="0" w:space="0" w:color="auto"/>
        <w:left w:val="none" w:sz="0" w:space="0" w:color="auto"/>
        <w:bottom w:val="none" w:sz="0" w:space="0" w:color="auto"/>
        <w:right w:val="none" w:sz="0" w:space="0" w:color="auto"/>
      </w:divBdr>
    </w:div>
    <w:div w:id="1132746570">
      <w:bodyDiv w:val="1"/>
      <w:marLeft w:val="0"/>
      <w:marRight w:val="0"/>
      <w:marTop w:val="0"/>
      <w:marBottom w:val="0"/>
      <w:divBdr>
        <w:top w:val="none" w:sz="0" w:space="0" w:color="auto"/>
        <w:left w:val="none" w:sz="0" w:space="0" w:color="auto"/>
        <w:bottom w:val="none" w:sz="0" w:space="0" w:color="auto"/>
        <w:right w:val="none" w:sz="0" w:space="0" w:color="auto"/>
      </w:divBdr>
    </w:div>
    <w:div w:id="1140616613">
      <w:bodyDiv w:val="1"/>
      <w:marLeft w:val="0"/>
      <w:marRight w:val="0"/>
      <w:marTop w:val="0"/>
      <w:marBottom w:val="0"/>
      <w:divBdr>
        <w:top w:val="none" w:sz="0" w:space="0" w:color="auto"/>
        <w:left w:val="none" w:sz="0" w:space="0" w:color="auto"/>
        <w:bottom w:val="none" w:sz="0" w:space="0" w:color="auto"/>
        <w:right w:val="none" w:sz="0" w:space="0" w:color="auto"/>
      </w:divBdr>
    </w:div>
    <w:div w:id="1201043077">
      <w:bodyDiv w:val="1"/>
      <w:marLeft w:val="0"/>
      <w:marRight w:val="0"/>
      <w:marTop w:val="0"/>
      <w:marBottom w:val="0"/>
      <w:divBdr>
        <w:top w:val="none" w:sz="0" w:space="0" w:color="auto"/>
        <w:left w:val="none" w:sz="0" w:space="0" w:color="auto"/>
        <w:bottom w:val="none" w:sz="0" w:space="0" w:color="auto"/>
        <w:right w:val="none" w:sz="0" w:space="0" w:color="auto"/>
      </w:divBdr>
    </w:div>
    <w:div w:id="1213813549">
      <w:bodyDiv w:val="1"/>
      <w:marLeft w:val="0"/>
      <w:marRight w:val="0"/>
      <w:marTop w:val="0"/>
      <w:marBottom w:val="0"/>
      <w:divBdr>
        <w:top w:val="none" w:sz="0" w:space="0" w:color="auto"/>
        <w:left w:val="none" w:sz="0" w:space="0" w:color="auto"/>
        <w:bottom w:val="none" w:sz="0" w:space="0" w:color="auto"/>
        <w:right w:val="none" w:sz="0" w:space="0" w:color="auto"/>
      </w:divBdr>
    </w:div>
    <w:div w:id="1223637679">
      <w:bodyDiv w:val="1"/>
      <w:marLeft w:val="0"/>
      <w:marRight w:val="0"/>
      <w:marTop w:val="0"/>
      <w:marBottom w:val="0"/>
      <w:divBdr>
        <w:top w:val="none" w:sz="0" w:space="0" w:color="auto"/>
        <w:left w:val="none" w:sz="0" w:space="0" w:color="auto"/>
        <w:bottom w:val="none" w:sz="0" w:space="0" w:color="auto"/>
        <w:right w:val="none" w:sz="0" w:space="0" w:color="auto"/>
      </w:divBdr>
    </w:div>
    <w:div w:id="1304509770">
      <w:bodyDiv w:val="1"/>
      <w:marLeft w:val="0"/>
      <w:marRight w:val="0"/>
      <w:marTop w:val="0"/>
      <w:marBottom w:val="0"/>
      <w:divBdr>
        <w:top w:val="none" w:sz="0" w:space="0" w:color="auto"/>
        <w:left w:val="none" w:sz="0" w:space="0" w:color="auto"/>
        <w:bottom w:val="none" w:sz="0" w:space="0" w:color="auto"/>
        <w:right w:val="none" w:sz="0" w:space="0" w:color="auto"/>
      </w:divBdr>
      <w:divsChild>
        <w:div w:id="467168646">
          <w:marLeft w:val="432"/>
          <w:marRight w:val="0"/>
          <w:marTop w:val="91"/>
          <w:marBottom w:val="0"/>
          <w:divBdr>
            <w:top w:val="none" w:sz="0" w:space="0" w:color="auto"/>
            <w:left w:val="none" w:sz="0" w:space="0" w:color="auto"/>
            <w:bottom w:val="none" w:sz="0" w:space="0" w:color="auto"/>
            <w:right w:val="none" w:sz="0" w:space="0" w:color="auto"/>
          </w:divBdr>
        </w:div>
        <w:div w:id="1675954950">
          <w:marLeft w:val="864"/>
          <w:marRight w:val="0"/>
          <w:marTop w:val="72"/>
          <w:marBottom w:val="0"/>
          <w:divBdr>
            <w:top w:val="none" w:sz="0" w:space="0" w:color="auto"/>
            <w:left w:val="none" w:sz="0" w:space="0" w:color="auto"/>
            <w:bottom w:val="none" w:sz="0" w:space="0" w:color="auto"/>
            <w:right w:val="none" w:sz="0" w:space="0" w:color="auto"/>
          </w:divBdr>
        </w:div>
        <w:div w:id="2072270493">
          <w:marLeft w:val="864"/>
          <w:marRight w:val="0"/>
          <w:marTop w:val="72"/>
          <w:marBottom w:val="0"/>
          <w:divBdr>
            <w:top w:val="none" w:sz="0" w:space="0" w:color="auto"/>
            <w:left w:val="none" w:sz="0" w:space="0" w:color="auto"/>
            <w:bottom w:val="none" w:sz="0" w:space="0" w:color="auto"/>
            <w:right w:val="none" w:sz="0" w:space="0" w:color="auto"/>
          </w:divBdr>
        </w:div>
        <w:div w:id="1565263180">
          <w:marLeft w:val="864"/>
          <w:marRight w:val="0"/>
          <w:marTop w:val="72"/>
          <w:marBottom w:val="0"/>
          <w:divBdr>
            <w:top w:val="none" w:sz="0" w:space="0" w:color="auto"/>
            <w:left w:val="none" w:sz="0" w:space="0" w:color="auto"/>
            <w:bottom w:val="none" w:sz="0" w:space="0" w:color="auto"/>
            <w:right w:val="none" w:sz="0" w:space="0" w:color="auto"/>
          </w:divBdr>
        </w:div>
      </w:divsChild>
    </w:div>
    <w:div w:id="1403016704">
      <w:bodyDiv w:val="1"/>
      <w:marLeft w:val="0"/>
      <w:marRight w:val="0"/>
      <w:marTop w:val="0"/>
      <w:marBottom w:val="0"/>
      <w:divBdr>
        <w:top w:val="none" w:sz="0" w:space="0" w:color="auto"/>
        <w:left w:val="none" w:sz="0" w:space="0" w:color="auto"/>
        <w:bottom w:val="none" w:sz="0" w:space="0" w:color="auto"/>
        <w:right w:val="none" w:sz="0" w:space="0" w:color="auto"/>
      </w:divBdr>
    </w:div>
    <w:div w:id="1458525855">
      <w:bodyDiv w:val="1"/>
      <w:marLeft w:val="0"/>
      <w:marRight w:val="0"/>
      <w:marTop w:val="0"/>
      <w:marBottom w:val="0"/>
      <w:divBdr>
        <w:top w:val="none" w:sz="0" w:space="0" w:color="auto"/>
        <w:left w:val="none" w:sz="0" w:space="0" w:color="auto"/>
        <w:bottom w:val="none" w:sz="0" w:space="0" w:color="auto"/>
        <w:right w:val="none" w:sz="0" w:space="0" w:color="auto"/>
      </w:divBdr>
      <w:divsChild>
        <w:div w:id="1897736834">
          <w:marLeft w:val="547"/>
          <w:marRight w:val="0"/>
          <w:marTop w:val="0"/>
          <w:marBottom w:val="0"/>
          <w:divBdr>
            <w:top w:val="none" w:sz="0" w:space="0" w:color="auto"/>
            <w:left w:val="none" w:sz="0" w:space="0" w:color="auto"/>
            <w:bottom w:val="none" w:sz="0" w:space="0" w:color="auto"/>
            <w:right w:val="none" w:sz="0" w:space="0" w:color="auto"/>
          </w:divBdr>
        </w:div>
      </w:divsChild>
    </w:div>
    <w:div w:id="1473912636">
      <w:bodyDiv w:val="1"/>
      <w:marLeft w:val="0"/>
      <w:marRight w:val="0"/>
      <w:marTop w:val="0"/>
      <w:marBottom w:val="0"/>
      <w:divBdr>
        <w:top w:val="none" w:sz="0" w:space="0" w:color="auto"/>
        <w:left w:val="none" w:sz="0" w:space="0" w:color="auto"/>
        <w:bottom w:val="none" w:sz="0" w:space="0" w:color="auto"/>
        <w:right w:val="none" w:sz="0" w:space="0" w:color="auto"/>
      </w:divBdr>
    </w:div>
    <w:div w:id="1608927183">
      <w:bodyDiv w:val="1"/>
      <w:marLeft w:val="0"/>
      <w:marRight w:val="0"/>
      <w:marTop w:val="0"/>
      <w:marBottom w:val="0"/>
      <w:divBdr>
        <w:top w:val="none" w:sz="0" w:space="0" w:color="auto"/>
        <w:left w:val="none" w:sz="0" w:space="0" w:color="auto"/>
        <w:bottom w:val="none" w:sz="0" w:space="0" w:color="auto"/>
        <w:right w:val="none" w:sz="0" w:space="0" w:color="auto"/>
      </w:divBdr>
    </w:div>
    <w:div w:id="1658806309">
      <w:bodyDiv w:val="1"/>
      <w:marLeft w:val="0"/>
      <w:marRight w:val="0"/>
      <w:marTop w:val="0"/>
      <w:marBottom w:val="0"/>
      <w:divBdr>
        <w:top w:val="none" w:sz="0" w:space="0" w:color="auto"/>
        <w:left w:val="none" w:sz="0" w:space="0" w:color="auto"/>
        <w:bottom w:val="none" w:sz="0" w:space="0" w:color="auto"/>
        <w:right w:val="none" w:sz="0" w:space="0" w:color="auto"/>
      </w:divBdr>
      <w:divsChild>
        <w:div w:id="359016460">
          <w:marLeft w:val="432"/>
          <w:marRight w:val="0"/>
          <w:marTop w:val="101"/>
          <w:marBottom w:val="0"/>
          <w:divBdr>
            <w:top w:val="none" w:sz="0" w:space="0" w:color="auto"/>
            <w:left w:val="none" w:sz="0" w:space="0" w:color="auto"/>
            <w:bottom w:val="none" w:sz="0" w:space="0" w:color="auto"/>
            <w:right w:val="none" w:sz="0" w:space="0" w:color="auto"/>
          </w:divBdr>
        </w:div>
        <w:div w:id="1010527428">
          <w:marLeft w:val="432"/>
          <w:marRight w:val="0"/>
          <w:marTop w:val="101"/>
          <w:marBottom w:val="0"/>
          <w:divBdr>
            <w:top w:val="none" w:sz="0" w:space="0" w:color="auto"/>
            <w:left w:val="none" w:sz="0" w:space="0" w:color="auto"/>
            <w:bottom w:val="none" w:sz="0" w:space="0" w:color="auto"/>
            <w:right w:val="none" w:sz="0" w:space="0" w:color="auto"/>
          </w:divBdr>
        </w:div>
        <w:div w:id="1008481858">
          <w:marLeft w:val="864"/>
          <w:marRight w:val="0"/>
          <w:marTop w:val="82"/>
          <w:marBottom w:val="0"/>
          <w:divBdr>
            <w:top w:val="none" w:sz="0" w:space="0" w:color="auto"/>
            <w:left w:val="none" w:sz="0" w:space="0" w:color="auto"/>
            <w:bottom w:val="none" w:sz="0" w:space="0" w:color="auto"/>
            <w:right w:val="none" w:sz="0" w:space="0" w:color="auto"/>
          </w:divBdr>
        </w:div>
        <w:div w:id="271516730">
          <w:marLeft w:val="864"/>
          <w:marRight w:val="0"/>
          <w:marTop w:val="82"/>
          <w:marBottom w:val="0"/>
          <w:divBdr>
            <w:top w:val="none" w:sz="0" w:space="0" w:color="auto"/>
            <w:left w:val="none" w:sz="0" w:space="0" w:color="auto"/>
            <w:bottom w:val="none" w:sz="0" w:space="0" w:color="auto"/>
            <w:right w:val="none" w:sz="0" w:space="0" w:color="auto"/>
          </w:divBdr>
        </w:div>
        <w:div w:id="545526771">
          <w:marLeft w:val="864"/>
          <w:marRight w:val="0"/>
          <w:marTop w:val="82"/>
          <w:marBottom w:val="0"/>
          <w:divBdr>
            <w:top w:val="none" w:sz="0" w:space="0" w:color="auto"/>
            <w:left w:val="none" w:sz="0" w:space="0" w:color="auto"/>
            <w:bottom w:val="none" w:sz="0" w:space="0" w:color="auto"/>
            <w:right w:val="none" w:sz="0" w:space="0" w:color="auto"/>
          </w:divBdr>
        </w:div>
      </w:divsChild>
    </w:div>
    <w:div w:id="1697610040">
      <w:bodyDiv w:val="1"/>
      <w:marLeft w:val="0"/>
      <w:marRight w:val="0"/>
      <w:marTop w:val="0"/>
      <w:marBottom w:val="0"/>
      <w:divBdr>
        <w:top w:val="none" w:sz="0" w:space="0" w:color="auto"/>
        <w:left w:val="none" w:sz="0" w:space="0" w:color="auto"/>
        <w:bottom w:val="none" w:sz="0" w:space="0" w:color="auto"/>
        <w:right w:val="none" w:sz="0" w:space="0" w:color="auto"/>
      </w:divBdr>
    </w:div>
    <w:div w:id="1862738300">
      <w:bodyDiv w:val="1"/>
      <w:marLeft w:val="0"/>
      <w:marRight w:val="0"/>
      <w:marTop w:val="0"/>
      <w:marBottom w:val="0"/>
      <w:divBdr>
        <w:top w:val="none" w:sz="0" w:space="0" w:color="auto"/>
        <w:left w:val="none" w:sz="0" w:space="0" w:color="auto"/>
        <w:bottom w:val="none" w:sz="0" w:space="0" w:color="auto"/>
        <w:right w:val="none" w:sz="0" w:space="0" w:color="auto"/>
      </w:divBdr>
      <w:divsChild>
        <w:div w:id="2029217674">
          <w:marLeft w:val="864"/>
          <w:marRight w:val="0"/>
          <w:marTop w:val="96"/>
          <w:marBottom w:val="0"/>
          <w:divBdr>
            <w:top w:val="none" w:sz="0" w:space="0" w:color="auto"/>
            <w:left w:val="none" w:sz="0" w:space="0" w:color="auto"/>
            <w:bottom w:val="none" w:sz="0" w:space="0" w:color="auto"/>
            <w:right w:val="none" w:sz="0" w:space="0" w:color="auto"/>
          </w:divBdr>
        </w:div>
        <w:div w:id="1034884274">
          <w:marLeft w:val="1296"/>
          <w:marRight w:val="0"/>
          <w:marTop w:val="91"/>
          <w:marBottom w:val="0"/>
          <w:divBdr>
            <w:top w:val="none" w:sz="0" w:space="0" w:color="auto"/>
            <w:left w:val="none" w:sz="0" w:space="0" w:color="auto"/>
            <w:bottom w:val="none" w:sz="0" w:space="0" w:color="auto"/>
            <w:right w:val="none" w:sz="0" w:space="0" w:color="auto"/>
          </w:divBdr>
        </w:div>
        <w:div w:id="167138301">
          <w:marLeft w:val="1296"/>
          <w:marRight w:val="0"/>
          <w:marTop w:val="91"/>
          <w:marBottom w:val="0"/>
          <w:divBdr>
            <w:top w:val="none" w:sz="0" w:space="0" w:color="auto"/>
            <w:left w:val="none" w:sz="0" w:space="0" w:color="auto"/>
            <w:bottom w:val="none" w:sz="0" w:space="0" w:color="auto"/>
            <w:right w:val="none" w:sz="0" w:space="0" w:color="auto"/>
          </w:divBdr>
        </w:div>
        <w:div w:id="943029427">
          <w:marLeft w:val="1296"/>
          <w:marRight w:val="0"/>
          <w:marTop w:val="91"/>
          <w:marBottom w:val="0"/>
          <w:divBdr>
            <w:top w:val="none" w:sz="0" w:space="0" w:color="auto"/>
            <w:left w:val="none" w:sz="0" w:space="0" w:color="auto"/>
            <w:bottom w:val="none" w:sz="0" w:space="0" w:color="auto"/>
            <w:right w:val="none" w:sz="0" w:space="0" w:color="auto"/>
          </w:divBdr>
        </w:div>
        <w:div w:id="1348409395">
          <w:marLeft w:val="432"/>
          <w:marRight w:val="0"/>
          <w:marTop w:val="120"/>
          <w:marBottom w:val="0"/>
          <w:divBdr>
            <w:top w:val="none" w:sz="0" w:space="0" w:color="auto"/>
            <w:left w:val="none" w:sz="0" w:space="0" w:color="auto"/>
            <w:bottom w:val="none" w:sz="0" w:space="0" w:color="auto"/>
            <w:right w:val="none" w:sz="0" w:space="0" w:color="auto"/>
          </w:divBdr>
        </w:div>
        <w:div w:id="1624068367">
          <w:marLeft w:val="864"/>
          <w:marRight w:val="0"/>
          <w:marTop w:val="96"/>
          <w:marBottom w:val="0"/>
          <w:divBdr>
            <w:top w:val="none" w:sz="0" w:space="0" w:color="auto"/>
            <w:left w:val="none" w:sz="0" w:space="0" w:color="auto"/>
            <w:bottom w:val="none" w:sz="0" w:space="0" w:color="auto"/>
            <w:right w:val="none" w:sz="0" w:space="0" w:color="auto"/>
          </w:divBdr>
        </w:div>
        <w:div w:id="998581383">
          <w:marLeft w:val="432"/>
          <w:marRight w:val="0"/>
          <w:marTop w:val="120"/>
          <w:marBottom w:val="0"/>
          <w:divBdr>
            <w:top w:val="none" w:sz="0" w:space="0" w:color="auto"/>
            <w:left w:val="none" w:sz="0" w:space="0" w:color="auto"/>
            <w:bottom w:val="none" w:sz="0" w:space="0" w:color="auto"/>
            <w:right w:val="none" w:sz="0" w:space="0" w:color="auto"/>
          </w:divBdr>
        </w:div>
      </w:divsChild>
    </w:div>
    <w:div w:id="1866675185">
      <w:bodyDiv w:val="1"/>
      <w:marLeft w:val="0"/>
      <w:marRight w:val="0"/>
      <w:marTop w:val="0"/>
      <w:marBottom w:val="0"/>
      <w:divBdr>
        <w:top w:val="none" w:sz="0" w:space="0" w:color="auto"/>
        <w:left w:val="none" w:sz="0" w:space="0" w:color="auto"/>
        <w:bottom w:val="none" w:sz="0" w:space="0" w:color="auto"/>
        <w:right w:val="none" w:sz="0" w:space="0" w:color="auto"/>
      </w:divBdr>
    </w:div>
    <w:div w:id="1957638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soufiane\Downloads\Rahim%20soufiane%20M&#233;moire%20Master%20ILC%202017%20-%202018%20(2)%20(2).docx" TargetMode="External"/><Relationship Id="rId18" Type="http://schemas.openxmlformats.org/officeDocument/2006/relationships/hyperlink" Target="file:///C:\Users\soufiane\Downloads\Rahim%20soufiane%20M&#233;moire%20Master%20ILC%202017%20-%202018%20(2)%20(2).docx"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hyperlink" Target="https://netbeans.org/images_www/screenshots/8.0/jdk8cc.png" TargetMode="External"/><Relationship Id="rId55" Type="http://schemas.openxmlformats.org/officeDocument/2006/relationships/image" Target="media/image36.png"/><Relationship Id="rId63" Type="http://schemas.openxmlformats.org/officeDocument/2006/relationships/chart" Target="charts/chart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file:///C:\Users\soufiane\Downloads\Rahim%20soufiane%20M&#233;moire%20Master%20ILC%202017%20-%202018%20(2)%20(2).docx"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soufiane\Downloads\Rahim%20soufiane%20M&#233;moire%20Master%20ILC%202017%20-%202018%20(2)%20(2).docx"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4.png"/><Relationship Id="rId58" Type="http://schemas.openxmlformats.org/officeDocument/2006/relationships/diagramData" Target="diagrams/data1.xml"/><Relationship Id="rId66"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file:///C:\Users\soufiane\Downloads\Rahim%20soufiane%20M&#233;moire%20Master%20ILC%202017%20-%202018%20(2)%20(2).docx"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8.png"/><Relationship Id="rId61" Type="http://schemas.openxmlformats.org/officeDocument/2006/relationships/diagramColors" Target="diagrams/colors1.xml"/><Relationship Id="rId10" Type="http://schemas.openxmlformats.org/officeDocument/2006/relationships/oleObject" Target="embeddings/oleObject1.bin"/><Relationship Id="rId19" Type="http://schemas.openxmlformats.org/officeDocument/2006/relationships/hyperlink" Target="https://fr.wikipedia.org/wiki/C._A._R._Hoare" TargetMode="Externa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3.png"/><Relationship Id="rId60" Type="http://schemas.openxmlformats.org/officeDocument/2006/relationships/diagramQuickStyle" Target="diagrams/quickStyle1.xml"/><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yperlink" Target="file:///C:\Users\soufiane\Downloads\Rahim%20soufiane%20M&#233;moire%20Master%20ILC%202017%20-%202018%20(2)%20(2).docx"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7.png"/><Relationship Id="rId64" Type="http://schemas.openxmlformats.org/officeDocument/2006/relationships/footer" Target="footer1.xml"/><Relationship Id="rId69" Type="http://schemas.microsoft.com/office/2007/relationships/diagramDrawing" Target="diagrams/drawing1.xml"/><Relationship Id="rId8" Type="http://schemas.openxmlformats.org/officeDocument/2006/relationships/endnotes" Target="endnotes.xml"/><Relationship Id="rId51" Type="http://schemas.openxmlformats.org/officeDocument/2006/relationships/image" Target="media/image32.png"/><Relationship Id="rId3" Type="http://schemas.openxmlformats.org/officeDocument/2006/relationships/numbering" Target="numbering.xml"/><Relationship Id="rId12" Type="http://schemas.openxmlformats.org/officeDocument/2006/relationships/hyperlink" Target="file:///C:\Users\soufiane\Downloads\Rahim%20soufiane%20M&#233;moire%20Master%20ILC%202017%20-%202018%20(2)%20(2).docx" TargetMode="External"/><Relationship Id="rId17" Type="http://schemas.openxmlformats.org/officeDocument/2006/relationships/hyperlink" Target="file:///C:\Users\soufiane\Downloads\Rahim%20soufiane%20M&#233;moire%20Master%20ILC%202017%20-%202018%20(2)%20(2).docx"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diagramLayout" Target="diagrams/layout1.xml"/><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image" Target="media/image35.png"/><Relationship Id="rId62"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Feuille_Microsoft_Office_Excel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Feuille_Microsoft_Office_Excel2.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fr-FR"/>
  <c:chart>
    <c:plotArea>
      <c:layout/>
      <c:barChart>
        <c:barDir val="col"/>
        <c:grouping val="clustered"/>
        <c:ser>
          <c:idx val="0"/>
          <c:order val="0"/>
          <c:tx>
            <c:strRef>
              <c:f>Feuil1!$B$1</c:f>
              <c:strCache>
                <c:ptCount val="1"/>
                <c:pt idx="0">
                  <c:v>RMI</c:v>
                </c:pt>
              </c:strCache>
            </c:strRef>
          </c:tx>
          <c:cat>
            <c:strRef>
              <c:f>Feuil1!$A$2:$A$6</c:f>
              <c:strCache>
                <c:ptCount val="5"/>
                <c:pt idx="0">
                  <c:v>LOC /100</c:v>
                </c:pt>
                <c:pt idx="1">
                  <c:v>Nombre des classes</c:v>
                </c:pt>
                <c:pt idx="2">
                  <c:v>Nombre des méthodes  moiyenne</c:v>
                </c:pt>
                <c:pt idx="3">
                  <c:v>Complexité cyclomatique moyenne </c:v>
                </c:pt>
                <c:pt idx="4">
                  <c:v>LCOM</c:v>
                </c:pt>
              </c:strCache>
            </c:strRef>
          </c:cat>
          <c:val>
            <c:numRef>
              <c:f>Feuil1!$B$2:$B$6</c:f>
              <c:numCache>
                <c:formatCode>#,##0.00</c:formatCode>
                <c:ptCount val="5"/>
                <c:pt idx="0">
                  <c:v>0.66000000000000303</c:v>
                </c:pt>
                <c:pt idx="1">
                  <c:v>1</c:v>
                </c:pt>
                <c:pt idx="2">
                  <c:v>5</c:v>
                </c:pt>
                <c:pt idx="3">
                  <c:v>1.4</c:v>
                </c:pt>
                <c:pt idx="4">
                  <c:v>0.30000000000000032</c:v>
                </c:pt>
              </c:numCache>
            </c:numRef>
          </c:val>
        </c:ser>
        <c:ser>
          <c:idx val="1"/>
          <c:order val="1"/>
          <c:tx>
            <c:strRef>
              <c:f>Feuil1!$C$1</c:f>
              <c:strCache>
                <c:ptCount val="1"/>
                <c:pt idx="0">
                  <c:v>JCSP,net</c:v>
                </c:pt>
              </c:strCache>
            </c:strRef>
          </c:tx>
          <c:cat>
            <c:strRef>
              <c:f>Feuil1!$A$2:$A$6</c:f>
              <c:strCache>
                <c:ptCount val="5"/>
                <c:pt idx="0">
                  <c:v>LOC /100</c:v>
                </c:pt>
                <c:pt idx="1">
                  <c:v>Nombre des classes</c:v>
                </c:pt>
                <c:pt idx="2">
                  <c:v>Nombre des méthodes  moiyenne</c:v>
                </c:pt>
                <c:pt idx="3">
                  <c:v>Complexité cyclomatique moyenne </c:v>
                </c:pt>
                <c:pt idx="4">
                  <c:v>LCOM</c:v>
                </c:pt>
              </c:strCache>
            </c:strRef>
          </c:cat>
          <c:val>
            <c:numRef>
              <c:f>Feuil1!$C$2:$C$6</c:f>
              <c:numCache>
                <c:formatCode>#,##0.00</c:formatCode>
                <c:ptCount val="5"/>
                <c:pt idx="0">
                  <c:v>1.6</c:v>
                </c:pt>
                <c:pt idx="1">
                  <c:v>2</c:v>
                </c:pt>
                <c:pt idx="2">
                  <c:v>11</c:v>
                </c:pt>
                <c:pt idx="3">
                  <c:v>1.72</c:v>
                </c:pt>
                <c:pt idx="4">
                  <c:v>0.72000000000000064</c:v>
                </c:pt>
              </c:numCache>
            </c:numRef>
          </c:val>
        </c:ser>
        <c:axId val="85642624"/>
        <c:axId val="85877888"/>
      </c:barChart>
      <c:catAx>
        <c:axId val="85642624"/>
        <c:scaling>
          <c:orientation val="minMax"/>
        </c:scaling>
        <c:axPos val="b"/>
        <c:tickLblPos val="nextTo"/>
        <c:txPr>
          <a:bodyPr rot="5400000" vert="horz"/>
          <a:lstStyle/>
          <a:p>
            <a:pPr>
              <a:defRPr/>
            </a:pPr>
            <a:endParaRPr lang="fr-FR"/>
          </a:p>
        </c:txPr>
        <c:crossAx val="85877888"/>
        <c:crosses val="autoZero"/>
        <c:auto val="1"/>
        <c:lblAlgn val="ctr"/>
        <c:lblOffset val="100"/>
      </c:catAx>
      <c:valAx>
        <c:axId val="85877888"/>
        <c:scaling>
          <c:orientation val="minMax"/>
        </c:scaling>
        <c:axPos val="l"/>
        <c:majorGridlines/>
        <c:numFmt formatCode="#,##0.00" sourceLinked="1"/>
        <c:tickLblPos val="nextTo"/>
        <c:crossAx val="85642624"/>
        <c:crosses val="autoZero"/>
        <c:crossBetween val="between"/>
      </c:valAx>
    </c:plotArea>
    <c:legend>
      <c:legendPos val="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fr-FR"/>
  <c:chart>
    <c:plotArea>
      <c:layout/>
      <c:barChart>
        <c:barDir val="col"/>
        <c:grouping val="clustered"/>
        <c:ser>
          <c:idx val="0"/>
          <c:order val="0"/>
          <c:tx>
            <c:strRef>
              <c:f>Feuil1!$B$1</c:f>
              <c:strCache>
                <c:ptCount val="1"/>
                <c:pt idx="0">
                  <c:v>Série 1</c:v>
                </c:pt>
              </c:strCache>
            </c:strRef>
          </c:tx>
          <c:cat>
            <c:strRef>
              <c:f>Feuil1!$A$2:$A$6</c:f>
              <c:strCache>
                <c:ptCount val="5"/>
                <c:pt idx="0">
                  <c:v>LOC /100</c:v>
                </c:pt>
                <c:pt idx="1">
                  <c:v>Nombre des classes </c:v>
                </c:pt>
                <c:pt idx="2">
                  <c:v>Nombre des méthodes</c:v>
                </c:pt>
                <c:pt idx="3">
                  <c:v>Complexité cyclomatique moyenne </c:v>
                </c:pt>
                <c:pt idx="4">
                  <c:v>LCOM </c:v>
                </c:pt>
              </c:strCache>
            </c:strRef>
          </c:cat>
          <c:val>
            <c:numRef>
              <c:f>Feuil1!$B$2:$B$6</c:f>
              <c:numCache>
                <c:formatCode>General</c:formatCode>
                <c:ptCount val="5"/>
                <c:pt idx="0">
                  <c:v>0.18000000000000024</c:v>
                </c:pt>
                <c:pt idx="1">
                  <c:v>2</c:v>
                </c:pt>
                <c:pt idx="2">
                  <c:v>11</c:v>
                </c:pt>
                <c:pt idx="3">
                  <c:v>1.27</c:v>
                </c:pt>
                <c:pt idx="4">
                  <c:v>0.39000000000000135</c:v>
                </c:pt>
              </c:numCache>
            </c:numRef>
          </c:val>
        </c:ser>
        <c:ser>
          <c:idx val="1"/>
          <c:order val="1"/>
          <c:tx>
            <c:strRef>
              <c:f>Feuil1!$C$1</c:f>
              <c:strCache>
                <c:ptCount val="1"/>
                <c:pt idx="0">
                  <c:v>Série 2</c:v>
                </c:pt>
              </c:strCache>
            </c:strRef>
          </c:tx>
          <c:cat>
            <c:strRef>
              <c:f>Feuil1!$A$2:$A$6</c:f>
              <c:strCache>
                <c:ptCount val="5"/>
                <c:pt idx="0">
                  <c:v>LOC /100</c:v>
                </c:pt>
                <c:pt idx="1">
                  <c:v>Nombre des classes </c:v>
                </c:pt>
                <c:pt idx="2">
                  <c:v>Nombre des méthodes</c:v>
                </c:pt>
                <c:pt idx="3">
                  <c:v>Complexité cyclomatique moyenne </c:v>
                </c:pt>
                <c:pt idx="4">
                  <c:v>LCOM </c:v>
                </c:pt>
              </c:strCache>
            </c:strRef>
          </c:cat>
          <c:val>
            <c:numRef>
              <c:f>Feuil1!$C$2:$C$6</c:f>
              <c:numCache>
                <c:formatCode>General</c:formatCode>
                <c:ptCount val="5"/>
                <c:pt idx="0">
                  <c:v>0.30000000000000032</c:v>
                </c:pt>
                <c:pt idx="1">
                  <c:v>3</c:v>
                </c:pt>
                <c:pt idx="2">
                  <c:v>20</c:v>
                </c:pt>
                <c:pt idx="3">
                  <c:v>2.0499999999999998</c:v>
                </c:pt>
                <c:pt idx="4">
                  <c:v>0.72000000000000064</c:v>
                </c:pt>
              </c:numCache>
            </c:numRef>
          </c:val>
        </c:ser>
        <c:axId val="85883136"/>
        <c:axId val="85905408"/>
      </c:barChart>
      <c:catAx>
        <c:axId val="85883136"/>
        <c:scaling>
          <c:orientation val="minMax"/>
        </c:scaling>
        <c:axPos val="b"/>
        <c:tickLblPos val="nextTo"/>
        <c:crossAx val="85905408"/>
        <c:crosses val="autoZero"/>
        <c:auto val="1"/>
        <c:lblAlgn val="ctr"/>
        <c:lblOffset val="100"/>
      </c:catAx>
      <c:valAx>
        <c:axId val="85905408"/>
        <c:scaling>
          <c:orientation val="minMax"/>
        </c:scaling>
        <c:axPos val="l"/>
        <c:majorGridlines/>
        <c:numFmt formatCode="General" sourceLinked="1"/>
        <c:tickLblPos val="nextTo"/>
        <c:crossAx val="85883136"/>
        <c:crosses val="autoZero"/>
        <c:crossBetween val="between"/>
      </c:valAx>
    </c:plotArea>
    <c:legend>
      <c:legendPos val="r"/>
    </c:legend>
    <c:plotVisOnly val="1"/>
  </c:chart>
  <c:externalData r:id="rId1"/>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C4BFEBF-2A57-491B-BDA8-AEC4E5FD5EF6}"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fr-FR"/>
        </a:p>
      </dgm:t>
    </dgm:pt>
    <dgm:pt modelId="{5194A513-074E-4AE8-9AEB-9D7DDC6F1586}">
      <dgm:prSet phldrT="[Texte]"/>
      <dgm:spPr/>
      <dgm:t>
        <a:bodyPr/>
        <a:lstStyle/>
        <a:p>
          <a:r>
            <a:rPr lang="fr-FR"/>
            <a:t>Projet développement / maintenance</a:t>
          </a:r>
        </a:p>
      </dgm:t>
    </dgm:pt>
    <dgm:pt modelId="{33CFCC10-6FBB-4E12-AA87-14A58D8C032F}" type="parTrans" cxnId="{8BCF16B2-F2F3-4B4E-9985-33B086151D10}">
      <dgm:prSet/>
      <dgm:spPr/>
      <dgm:t>
        <a:bodyPr/>
        <a:lstStyle/>
        <a:p>
          <a:endParaRPr lang="fr-FR"/>
        </a:p>
      </dgm:t>
    </dgm:pt>
    <dgm:pt modelId="{09BAACE3-A1C7-4012-8558-695D6D2D1E6E}" type="sibTrans" cxnId="{8BCF16B2-F2F3-4B4E-9985-33B086151D10}">
      <dgm:prSet/>
      <dgm:spPr/>
      <dgm:t>
        <a:bodyPr/>
        <a:lstStyle/>
        <a:p>
          <a:endParaRPr lang="fr-FR"/>
        </a:p>
      </dgm:t>
    </dgm:pt>
    <dgm:pt modelId="{F26E2026-6AB1-4BE3-9B4D-D73F7F21BC66}">
      <dgm:prSet phldrT="[Texte]"/>
      <dgm:spPr/>
      <dgm:t>
        <a:bodyPr/>
        <a:lstStyle/>
        <a:p>
          <a:r>
            <a:rPr lang="fr-FR"/>
            <a:t>Resource</a:t>
          </a:r>
        </a:p>
      </dgm:t>
    </dgm:pt>
    <dgm:pt modelId="{358AAB3A-93E3-4194-BF12-0A42E065FE26}" type="parTrans" cxnId="{95B2BA96-49AB-4687-BFC7-C1A0F41D6C22}">
      <dgm:prSet/>
      <dgm:spPr/>
      <dgm:t>
        <a:bodyPr/>
        <a:lstStyle/>
        <a:p>
          <a:endParaRPr lang="fr-FR"/>
        </a:p>
      </dgm:t>
    </dgm:pt>
    <dgm:pt modelId="{55040B4B-0D5D-4A19-A5ED-417BC3302EA4}" type="sibTrans" cxnId="{95B2BA96-49AB-4687-BFC7-C1A0F41D6C22}">
      <dgm:prSet/>
      <dgm:spPr/>
      <dgm:t>
        <a:bodyPr/>
        <a:lstStyle/>
        <a:p>
          <a:endParaRPr lang="fr-FR"/>
        </a:p>
      </dgm:t>
    </dgm:pt>
    <dgm:pt modelId="{0C64E919-F17E-4CD1-80A4-0689EA1425BE}">
      <dgm:prSet phldrT="[Texte]"/>
      <dgm:spPr/>
      <dgm:t>
        <a:bodyPr/>
        <a:lstStyle/>
        <a:p>
          <a:r>
            <a:rPr lang="fr-FR"/>
            <a:t>Processsus</a:t>
          </a:r>
        </a:p>
      </dgm:t>
    </dgm:pt>
    <dgm:pt modelId="{64CC8B43-0AC7-4519-9AE0-EB25C61C8150}" type="parTrans" cxnId="{FD1788BF-5BA9-44CB-B384-E1914B8D7C30}">
      <dgm:prSet/>
      <dgm:spPr/>
      <dgm:t>
        <a:bodyPr/>
        <a:lstStyle/>
        <a:p>
          <a:endParaRPr lang="fr-FR"/>
        </a:p>
      </dgm:t>
    </dgm:pt>
    <dgm:pt modelId="{BDDAAD19-862B-4580-9C20-B200802BF23A}" type="sibTrans" cxnId="{FD1788BF-5BA9-44CB-B384-E1914B8D7C30}">
      <dgm:prSet/>
      <dgm:spPr/>
      <dgm:t>
        <a:bodyPr/>
        <a:lstStyle/>
        <a:p>
          <a:endParaRPr lang="fr-FR"/>
        </a:p>
      </dgm:t>
    </dgm:pt>
    <dgm:pt modelId="{0B3B36E9-28E8-4B19-B4D5-8E8730DBFC86}">
      <dgm:prSet phldrT="[Texte]"/>
      <dgm:spPr/>
      <dgm:t>
        <a:bodyPr/>
        <a:lstStyle/>
        <a:p>
          <a:r>
            <a:rPr lang="fr-FR"/>
            <a:t>Produit</a:t>
          </a:r>
        </a:p>
      </dgm:t>
    </dgm:pt>
    <dgm:pt modelId="{FD82C672-A251-4840-9F63-AD3E759BE4EF}" type="parTrans" cxnId="{34E3BAF2-A3E1-413A-A5D2-B10426213AA3}">
      <dgm:prSet/>
      <dgm:spPr/>
      <dgm:t>
        <a:bodyPr/>
        <a:lstStyle/>
        <a:p>
          <a:endParaRPr lang="fr-FR"/>
        </a:p>
      </dgm:t>
    </dgm:pt>
    <dgm:pt modelId="{F0B7C64F-17A2-47BF-8CAF-4C9F5C62E081}" type="sibTrans" cxnId="{34E3BAF2-A3E1-413A-A5D2-B10426213AA3}">
      <dgm:prSet/>
      <dgm:spPr/>
      <dgm:t>
        <a:bodyPr/>
        <a:lstStyle/>
        <a:p>
          <a:endParaRPr lang="fr-FR"/>
        </a:p>
      </dgm:t>
    </dgm:pt>
    <dgm:pt modelId="{FEC269C4-2C33-48CF-8DE8-45779FC5D377}" type="pres">
      <dgm:prSet presAssocID="{2C4BFEBF-2A57-491B-BDA8-AEC4E5FD5EF6}" presName="Name0" presStyleCnt="0">
        <dgm:presLayoutVars>
          <dgm:chMax val="1"/>
          <dgm:dir/>
          <dgm:animLvl val="ctr"/>
          <dgm:resizeHandles val="exact"/>
        </dgm:presLayoutVars>
      </dgm:prSet>
      <dgm:spPr/>
      <dgm:t>
        <a:bodyPr/>
        <a:lstStyle/>
        <a:p>
          <a:endParaRPr lang="fr-FR"/>
        </a:p>
      </dgm:t>
    </dgm:pt>
    <dgm:pt modelId="{6181E196-104D-4660-9133-329571FE8534}" type="pres">
      <dgm:prSet presAssocID="{5194A513-074E-4AE8-9AEB-9D7DDC6F1586}" presName="centerShape" presStyleLbl="node0" presStyleIdx="0" presStyleCnt="1"/>
      <dgm:spPr/>
      <dgm:t>
        <a:bodyPr/>
        <a:lstStyle/>
        <a:p>
          <a:endParaRPr lang="fr-FR"/>
        </a:p>
      </dgm:t>
    </dgm:pt>
    <dgm:pt modelId="{CB129307-D73D-47A6-B593-3F72D5D947EC}" type="pres">
      <dgm:prSet presAssocID="{358AAB3A-93E3-4194-BF12-0A42E065FE26}" presName="parTrans" presStyleLbl="sibTrans2D1" presStyleIdx="0" presStyleCnt="3"/>
      <dgm:spPr/>
      <dgm:t>
        <a:bodyPr/>
        <a:lstStyle/>
        <a:p>
          <a:endParaRPr lang="fr-FR"/>
        </a:p>
      </dgm:t>
    </dgm:pt>
    <dgm:pt modelId="{3DC862B9-C27B-4C81-8E16-D121366BB66F}" type="pres">
      <dgm:prSet presAssocID="{358AAB3A-93E3-4194-BF12-0A42E065FE26}" presName="connectorText" presStyleLbl="sibTrans2D1" presStyleIdx="0" presStyleCnt="3"/>
      <dgm:spPr/>
      <dgm:t>
        <a:bodyPr/>
        <a:lstStyle/>
        <a:p>
          <a:endParaRPr lang="fr-FR"/>
        </a:p>
      </dgm:t>
    </dgm:pt>
    <dgm:pt modelId="{FB4AE67C-85F3-49EC-8F95-EBD530236503}" type="pres">
      <dgm:prSet presAssocID="{F26E2026-6AB1-4BE3-9B4D-D73F7F21BC66}" presName="node" presStyleLbl="node1" presStyleIdx="0" presStyleCnt="3">
        <dgm:presLayoutVars>
          <dgm:bulletEnabled val="1"/>
        </dgm:presLayoutVars>
      </dgm:prSet>
      <dgm:spPr/>
      <dgm:t>
        <a:bodyPr/>
        <a:lstStyle/>
        <a:p>
          <a:endParaRPr lang="fr-FR"/>
        </a:p>
      </dgm:t>
    </dgm:pt>
    <dgm:pt modelId="{43B3FA05-2E9A-4A80-9F46-2FB6A1D6BE0A}" type="pres">
      <dgm:prSet presAssocID="{64CC8B43-0AC7-4519-9AE0-EB25C61C8150}" presName="parTrans" presStyleLbl="sibTrans2D1" presStyleIdx="1" presStyleCnt="3"/>
      <dgm:spPr/>
      <dgm:t>
        <a:bodyPr/>
        <a:lstStyle/>
        <a:p>
          <a:endParaRPr lang="fr-FR"/>
        </a:p>
      </dgm:t>
    </dgm:pt>
    <dgm:pt modelId="{EBB45DD2-C1DD-4A9C-89D5-822F88A64D30}" type="pres">
      <dgm:prSet presAssocID="{64CC8B43-0AC7-4519-9AE0-EB25C61C8150}" presName="connectorText" presStyleLbl="sibTrans2D1" presStyleIdx="1" presStyleCnt="3"/>
      <dgm:spPr/>
      <dgm:t>
        <a:bodyPr/>
        <a:lstStyle/>
        <a:p>
          <a:endParaRPr lang="fr-FR"/>
        </a:p>
      </dgm:t>
    </dgm:pt>
    <dgm:pt modelId="{6F82C99D-B0A0-4351-BD23-B1D062426841}" type="pres">
      <dgm:prSet presAssocID="{0C64E919-F17E-4CD1-80A4-0689EA1425BE}" presName="node" presStyleLbl="node1" presStyleIdx="1" presStyleCnt="3">
        <dgm:presLayoutVars>
          <dgm:bulletEnabled val="1"/>
        </dgm:presLayoutVars>
      </dgm:prSet>
      <dgm:spPr/>
      <dgm:t>
        <a:bodyPr/>
        <a:lstStyle/>
        <a:p>
          <a:endParaRPr lang="fr-FR"/>
        </a:p>
      </dgm:t>
    </dgm:pt>
    <dgm:pt modelId="{70B026D4-3B72-40B6-A640-133E1D633D58}" type="pres">
      <dgm:prSet presAssocID="{FD82C672-A251-4840-9F63-AD3E759BE4EF}" presName="parTrans" presStyleLbl="sibTrans2D1" presStyleIdx="2" presStyleCnt="3"/>
      <dgm:spPr/>
      <dgm:t>
        <a:bodyPr/>
        <a:lstStyle/>
        <a:p>
          <a:endParaRPr lang="fr-FR"/>
        </a:p>
      </dgm:t>
    </dgm:pt>
    <dgm:pt modelId="{35FEC790-4E82-4427-8E4E-31FFBECEF770}" type="pres">
      <dgm:prSet presAssocID="{FD82C672-A251-4840-9F63-AD3E759BE4EF}" presName="connectorText" presStyleLbl="sibTrans2D1" presStyleIdx="2" presStyleCnt="3"/>
      <dgm:spPr/>
      <dgm:t>
        <a:bodyPr/>
        <a:lstStyle/>
        <a:p>
          <a:endParaRPr lang="fr-FR"/>
        </a:p>
      </dgm:t>
    </dgm:pt>
    <dgm:pt modelId="{C6C3220F-D0D5-4F48-95EC-20C662F74ED1}" type="pres">
      <dgm:prSet presAssocID="{0B3B36E9-28E8-4B19-B4D5-8E8730DBFC86}" presName="node" presStyleLbl="node1" presStyleIdx="2" presStyleCnt="3">
        <dgm:presLayoutVars>
          <dgm:bulletEnabled val="1"/>
        </dgm:presLayoutVars>
      </dgm:prSet>
      <dgm:spPr/>
      <dgm:t>
        <a:bodyPr/>
        <a:lstStyle/>
        <a:p>
          <a:endParaRPr lang="fr-FR"/>
        </a:p>
      </dgm:t>
    </dgm:pt>
  </dgm:ptLst>
  <dgm:cxnLst>
    <dgm:cxn modelId="{6D8549F1-2231-4E3B-8AB0-3EEB2641F8E0}" type="presOf" srcId="{FD82C672-A251-4840-9F63-AD3E759BE4EF}" destId="{70B026D4-3B72-40B6-A640-133E1D633D58}" srcOrd="0" destOrd="0" presId="urn:microsoft.com/office/officeart/2005/8/layout/radial5"/>
    <dgm:cxn modelId="{FD1788BF-5BA9-44CB-B384-E1914B8D7C30}" srcId="{5194A513-074E-4AE8-9AEB-9D7DDC6F1586}" destId="{0C64E919-F17E-4CD1-80A4-0689EA1425BE}" srcOrd="1" destOrd="0" parTransId="{64CC8B43-0AC7-4519-9AE0-EB25C61C8150}" sibTransId="{BDDAAD19-862B-4580-9C20-B200802BF23A}"/>
    <dgm:cxn modelId="{49A28CE1-6894-40DB-9A5C-4D6121B7F9B0}" type="presOf" srcId="{5194A513-074E-4AE8-9AEB-9D7DDC6F1586}" destId="{6181E196-104D-4660-9133-329571FE8534}" srcOrd="0" destOrd="0" presId="urn:microsoft.com/office/officeart/2005/8/layout/radial5"/>
    <dgm:cxn modelId="{29E735F7-6121-43E8-8D89-F3E89EB06BBA}" type="presOf" srcId="{2C4BFEBF-2A57-491B-BDA8-AEC4E5FD5EF6}" destId="{FEC269C4-2C33-48CF-8DE8-45779FC5D377}" srcOrd="0" destOrd="0" presId="urn:microsoft.com/office/officeart/2005/8/layout/radial5"/>
    <dgm:cxn modelId="{6C8CEF0A-5E0C-4714-9313-71E19CD329EE}" type="presOf" srcId="{0B3B36E9-28E8-4B19-B4D5-8E8730DBFC86}" destId="{C6C3220F-D0D5-4F48-95EC-20C662F74ED1}" srcOrd="0" destOrd="0" presId="urn:microsoft.com/office/officeart/2005/8/layout/radial5"/>
    <dgm:cxn modelId="{C3095190-01E0-4106-87F8-4DBC5C8074FE}" type="presOf" srcId="{358AAB3A-93E3-4194-BF12-0A42E065FE26}" destId="{CB129307-D73D-47A6-B593-3F72D5D947EC}" srcOrd="0" destOrd="0" presId="urn:microsoft.com/office/officeart/2005/8/layout/radial5"/>
    <dgm:cxn modelId="{95B2BA96-49AB-4687-BFC7-C1A0F41D6C22}" srcId="{5194A513-074E-4AE8-9AEB-9D7DDC6F1586}" destId="{F26E2026-6AB1-4BE3-9B4D-D73F7F21BC66}" srcOrd="0" destOrd="0" parTransId="{358AAB3A-93E3-4194-BF12-0A42E065FE26}" sibTransId="{55040B4B-0D5D-4A19-A5ED-417BC3302EA4}"/>
    <dgm:cxn modelId="{557090FC-037E-4900-8678-42B6EC7E25A6}" type="presOf" srcId="{64CC8B43-0AC7-4519-9AE0-EB25C61C8150}" destId="{43B3FA05-2E9A-4A80-9F46-2FB6A1D6BE0A}" srcOrd="0" destOrd="0" presId="urn:microsoft.com/office/officeart/2005/8/layout/radial5"/>
    <dgm:cxn modelId="{C6EBDBF0-8F4D-4F5A-B71B-3B349FBB0610}" type="presOf" srcId="{0C64E919-F17E-4CD1-80A4-0689EA1425BE}" destId="{6F82C99D-B0A0-4351-BD23-B1D062426841}" srcOrd="0" destOrd="0" presId="urn:microsoft.com/office/officeart/2005/8/layout/radial5"/>
    <dgm:cxn modelId="{86D382F5-56CB-4B51-A5E1-9E7FE2D0273E}" type="presOf" srcId="{F26E2026-6AB1-4BE3-9B4D-D73F7F21BC66}" destId="{FB4AE67C-85F3-49EC-8F95-EBD530236503}" srcOrd="0" destOrd="0" presId="urn:microsoft.com/office/officeart/2005/8/layout/radial5"/>
    <dgm:cxn modelId="{34E3BAF2-A3E1-413A-A5D2-B10426213AA3}" srcId="{5194A513-074E-4AE8-9AEB-9D7DDC6F1586}" destId="{0B3B36E9-28E8-4B19-B4D5-8E8730DBFC86}" srcOrd="2" destOrd="0" parTransId="{FD82C672-A251-4840-9F63-AD3E759BE4EF}" sibTransId="{F0B7C64F-17A2-47BF-8CAF-4C9F5C62E081}"/>
    <dgm:cxn modelId="{AF4F1103-C45B-4591-B5CE-81D8A5B0F882}" type="presOf" srcId="{64CC8B43-0AC7-4519-9AE0-EB25C61C8150}" destId="{EBB45DD2-C1DD-4A9C-89D5-822F88A64D30}" srcOrd="1" destOrd="0" presId="urn:microsoft.com/office/officeart/2005/8/layout/radial5"/>
    <dgm:cxn modelId="{2C159B26-8A92-421F-9B4E-68F763A40A1F}" type="presOf" srcId="{358AAB3A-93E3-4194-BF12-0A42E065FE26}" destId="{3DC862B9-C27B-4C81-8E16-D121366BB66F}" srcOrd="1" destOrd="0" presId="urn:microsoft.com/office/officeart/2005/8/layout/radial5"/>
    <dgm:cxn modelId="{8BCF16B2-F2F3-4B4E-9985-33B086151D10}" srcId="{2C4BFEBF-2A57-491B-BDA8-AEC4E5FD5EF6}" destId="{5194A513-074E-4AE8-9AEB-9D7DDC6F1586}" srcOrd="0" destOrd="0" parTransId="{33CFCC10-6FBB-4E12-AA87-14A58D8C032F}" sibTransId="{09BAACE3-A1C7-4012-8558-695D6D2D1E6E}"/>
    <dgm:cxn modelId="{E232209E-85DE-4959-A60A-5F2F8191185D}" type="presOf" srcId="{FD82C672-A251-4840-9F63-AD3E759BE4EF}" destId="{35FEC790-4E82-4427-8E4E-31FFBECEF770}" srcOrd="1" destOrd="0" presId="urn:microsoft.com/office/officeart/2005/8/layout/radial5"/>
    <dgm:cxn modelId="{0E55C8F4-1CC5-46D5-A8F7-8526CA9742B9}" type="presParOf" srcId="{FEC269C4-2C33-48CF-8DE8-45779FC5D377}" destId="{6181E196-104D-4660-9133-329571FE8534}" srcOrd="0" destOrd="0" presId="urn:microsoft.com/office/officeart/2005/8/layout/radial5"/>
    <dgm:cxn modelId="{B94936A7-887C-40F0-BADE-CB4C91D5DBA4}" type="presParOf" srcId="{FEC269C4-2C33-48CF-8DE8-45779FC5D377}" destId="{CB129307-D73D-47A6-B593-3F72D5D947EC}" srcOrd="1" destOrd="0" presId="urn:microsoft.com/office/officeart/2005/8/layout/radial5"/>
    <dgm:cxn modelId="{47189451-94C0-4D02-8BEE-7CB64A5C267C}" type="presParOf" srcId="{CB129307-D73D-47A6-B593-3F72D5D947EC}" destId="{3DC862B9-C27B-4C81-8E16-D121366BB66F}" srcOrd="0" destOrd="0" presId="urn:microsoft.com/office/officeart/2005/8/layout/radial5"/>
    <dgm:cxn modelId="{C1939F1F-CED3-413F-9C79-79752A941678}" type="presParOf" srcId="{FEC269C4-2C33-48CF-8DE8-45779FC5D377}" destId="{FB4AE67C-85F3-49EC-8F95-EBD530236503}" srcOrd="2" destOrd="0" presId="urn:microsoft.com/office/officeart/2005/8/layout/radial5"/>
    <dgm:cxn modelId="{E944707A-54C5-4A6D-84EB-2F662925C4AD}" type="presParOf" srcId="{FEC269C4-2C33-48CF-8DE8-45779FC5D377}" destId="{43B3FA05-2E9A-4A80-9F46-2FB6A1D6BE0A}" srcOrd="3" destOrd="0" presId="urn:microsoft.com/office/officeart/2005/8/layout/radial5"/>
    <dgm:cxn modelId="{A6169491-981D-49EA-BF3A-80B98B394702}" type="presParOf" srcId="{43B3FA05-2E9A-4A80-9F46-2FB6A1D6BE0A}" destId="{EBB45DD2-C1DD-4A9C-89D5-822F88A64D30}" srcOrd="0" destOrd="0" presId="urn:microsoft.com/office/officeart/2005/8/layout/radial5"/>
    <dgm:cxn modelId="{DBB6CD89-0B7E-4778-9007-6FDA74E561F8}" type="presParOf" srcId="{FEC269C4-2C33-48CF-8DE8-45779FC5D377}" destId="{6F82C99D-B0A0-4351-BD23-B1D062426841}" srcOrd="4" destOrd="0" presId="urn:microsoft.com/office/officeart/2005/8/layout/radial5"/>
    <dgm:cxn modelId="{080CBB1F-DCE8-4746-B2B6-1D544E87B1EF}" type="presParOf" srcId="{FEC269C4-2C33-48CF-8DE8-45779FC5D377}" destId="{70B026D4-3B72-40B6-A640-133E1D633D58}" srcOrd="5" destOrd="0" presId="urn:microsoft.com/office/officeart/2005/8/layout/radial5"/>
    <dgm:cxn modelId="{750C0006-36E3-4320-8B60-9FCCB8EBD240}" type="presParOf" srcId="{70B026D4-3B72-40B6-A640-133E1D633D58}" destId="{35FEC790-4E82-4427-8E4E-31FFBECEF770}" srcOrd="0" destOrd="0" presId="urn:microsoft.com/office/officeart/2005/8/layout/radial5"/>
    <dgm:cxn modelId="{6C31B9F4-88D5-4ABF-A441-D954B544373A}" type="presParOf" srcId="{FEC269C4-2C33-48CF-8DE8-45779FC5D377}" destId="{C6C3220F-D0D5-4F48-95EC-20C662F74ED1}" srcOrd="6" destOrd="0" presId="urn:microsoft.com/office/officeart/2005/8/layout/radial5"/>
  </dgm:cxnLst>
  <dgm:bg/>
  <dgm:whole/>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6181E196-104D-4660-9133-329571FE8534}">
      <dsp:nvSpPr>
        <dsp:cNvPr id="0" name=""/>
        <dsp:cNvSpPr/>
      </dsp:nvSpPr>
      <dsp:spPr>
        <a:xfrm>
          <a:off x="1995985" y="1291556"/>
          <a:ext cx="921223" cy="92122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fr-FR" sz="700" kern="1200"/>
            <a:t>Projet développement / maintenance</a:t>
          </a:r>
        </a:p>
      </dsp:txBody>
      <dsp:txXfrm>
        <a:off x="1995985" y="1291556"/>
        <a:ext cx="921223" cy="921223"/>
      </dsp:txXfrm>
    </dsp:sp>
    <dsp:sp modelId="{CB129307-D73D-47A6-B593-3F72D5D947EC}">
      <dsp:nvSpPr>
        <dsp:cNvPr id="0" name=""/>
        <dsp:cNvSpPr/>
      </dsp:nvSpPr>
      <dsp:spPr>
        <a:xfrm rot="16200000">
          <a:off x="2358801" y="955965"/>
          <a:ext cx="195590" cy="31321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fr-FR" sz="600" kern="1200"/>
        </a:p>
      </dsp:txBody>
      <dsp:txXfrm rot="16200000">
        <a:off x="2358801" y="955965"/>
        <a:ext cx="195590" cy="313216"/>
      </dsp:txXfrm>
    </dsp:sp>
    <dsp:sp modelId="{FB4AE67C-85F3-49EC-8F95-EBD530236503}">
      <dsp:nvSpPr>
        <dsp:cNvPr id="0" name=""/>
        <dsp:cNvSpPr/>
      </dsp:nvSpPr>
      <dsp:spPr>
        <a:xfrm>
          <a:off x="1995985" y="1294"/>
          <a:ext cx="921223" cy="92122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fr-FR" sz="700" kern="1200"/>
            <a:t>Resource</a:t>
          </a:r>
        </a:p>
      </dsp:txBody>
      <dsp:txXfrm>
        <a:off x="1995985" y="1294"/>
        <a:ext cx="921223" cy="921223"/>
      </dsp:txXfrm>
    </dsp:sp>
    <dsp:sp modelId="{43B3FA05-2E9A-4A80-9F46-2FB6A1D6BE0A}">
      <dsp:nvSpPr>
        <dsp:cNvPr id="0" name=""/>
        <dsp:cNvSpPr/>
      </dsp:nvSpPr>
      <dsp:spPr>
        <a:xfrm rot="1800000">
          <a:off x="2912707" y="1915358"/>
          <a:ext cx="195590" cy="31321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fr-FR" sz="600" kern="1200"/>
        </a:p>
      </dsp:txBody>
      <dsp:txXfrm rot="1800000">
        <a:off x="2912707" y="1915358"/>
        <a:ext cx="195590" cy="313216"/>
      </dsp:txXfrm>
    </dsp:sp>
    <dsp:sp modelId="{6F82C99D-B0A0-4351-BD23-B1D062426841}">
      <dsp:nvSpPr>
        <dsp:cNvPr id="0" name=""/>
        <dsp:cNvSpPr/>
      </dsp:nvSpPr>
      <dsp:spPr>
        <a:xfrm>
          <a:off x="3113384" y="1936687"/>
          <a:ext cx="921223" cy="92122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fr-FR" sz="700" kern="1200"/>
            <a:t>Processsus</a:t>
          </a:r>
        </a:p>
      </dsp:txBody>
      <dsp:txXfrm>
        <a:off x="3113384" y="1936687"/>
        <a:ext cx="921223" cy="921223"/>
      </dsp:txXfrm>
    </dsp:sp>
    <dsp:sp modelId="{70B026D4-3B72-40B6-A640-133E1D633D58}">
      <dsp:nvSpPr>
        <dsp:cNvPr id="0" name=""/>
        <dsp:cNvSpPr/>
      </dsp:nvSpPr>
      <dsp:spPr>
        <a:xfrm rot="9000000">
          <a:off x="1804896" y="1915358"/>
          <a:ext cx="195590" cy="31321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fr-FR" sz="600" kern="1200"/>
        </a:p>
      </dsp:txBody>
      <dsp:txXfrm rot="9000000">
        <a:off x="1804896" y="1915358"/>
        <a:ext cx="195590" cy="313216"/>
      </dsp:txXfrm>
    </dsp:sp>
    <dsp:sp modelId="{C6C3220F-D0D5-4F48-95EC-20C662F74ED1}">
      <dsp:nvSpPr>
        <dsp:cNvPr id="0" name=""/>
        <dsp:cNvSpPr/>
      </dsp:nvSpPr>
      <dsp:spPr>
        <a:xfrm>
          <a:off x="878585" y="1936687"/>
          <a:ext cx="921223" cy="921223"/>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311150">
            <a:lnSpc>
              <a:spcPct val="90000"/>
            </a:lnSpc>
            <a:spcBef>
              <a:spcPct val="0"/>
            </a:spcBef>
            <a:spcAft>
              <a:spcPct val="35000"/>
            </a:spcAft>
          </a:pPr>
          <a:r>
            <a:rPr lang="fr-FR" sz="700" kern="1200"/>
            <a:t>Produit</a:t>
          </a:r>
        </a:p>
      </dsp:txBody>
      <dsp:txXfrm>
        <a:off x="878585" y="1936687"/>
        <a:ext cx="921223" cy="921223"/>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52"/>
    <customShpInfo spid="_x0000_s1046"/>
    <customShpInfo spid="_x0000_s1047"/>
    <customShpInfo spid="_x0000_s1048"/>
    <customShpInfo spid="_x0000_s2175"/>
    <customShpInfo spid="_x0000_s2144"/>
    <customShpInfo spid="_x0000_s2160"/>
    <customShpInfo spid="_x0000_s2161"/>
    <customShpInfo spid="_x0000_s2162"/>
    <customShpInfo spid="_x0000_s2163"/>
    <customShpInfo spid="_x0000_s2164"/>
    <customShpInfo spid="_x0000_s2165"/>
    <customShpInfo spid="_x0000_s2166"/>
    <customShpInfo spid="_x0000_s2167"/>
    <customShpInfo spid="_x0000_s2168"/>
    <customShpInfo spid="_x0000_s2169"/>
    <customShpInfo spid="_x0000_s2170"/>
    <customShpInfo spid="_x0000_s2171"/>
    <customShpInfo spid="_x0000_s2172"/>
    <customShpInfo spid="_x0000_s2173"/>
    <customShpInfo spid="_x0000_s2174"/>
    <customShpInfo spid="_x0000_s2158"/>
    <customShpInfo spid="_x0000_s2159"/>
    <customShpInfo spid="_x0000_s2132"/>
    <customShpInfo spid="_x0000_s2133"/>
    <customShpInfo spid="_x0000_s2134"/>
    <customShpInfo spid="_x0000_s2135"/>
    <customShpInfo spid="_x0000_s2136"/>
    <customShpInfo spid="_x0000_s2137"/>
    <customShpInfo spid="_x0000_s2138"/>
    <customShpInfo spid="_x0000_s2139"/>
    <customShpInfo spid="_x0000_s2140"/>
    <customShpInfo spid="_x0000_s2141"/>
    <customShpInfo spid="_x0000_s2142"/>
    <customShpInfo spid="_x0000_s2143"/>
    <customShpInfo spid="_x0000_s2145"/>
    <customShpInfo spid="_x0000_s2146"/>
    <customShpInfo spid="_x0000_s2147"/>
    <customShpInfo spid="_x0000_s2148"/>
    <customShpInfo spid="_x0000_s2149"/>
    <customShpInfo spid="_x0000_s2150"/>
    <customShpInfo spid="_x0000_s2151"/>
    <customShpInfo spid="_x0000_s2152"/>
    <customShpInfo spid="_x0000_s2153"/>
    <customShpInfo spid="_x0000_s2154"/>
    <customShpInfo spid="_x0000_s2155"/>
    <customShpInfo spid="_x0000_s2156"/>
    <customShpInfo spid="_x0000_s2157"/>
    <customShpInfo spid="_x0000_s2099"/>
    <customShpInfo spid="_x0000_s2100"/>
    <customShpInfo spid="_x0000_s2101"/>
    <customShpInfo spid="_x0000_s2102"/>
    <customShpInfo spid="_x0000_s2103"/>
    <customShpInfo spid="_x0000_s2104"/>
    <customShpInfo spid="_x0000_s2105"/>
    <customShpInfo spid="_x0000_s2106"/>
    <customShpInfo spid="_x0000_s2107"/>
    <customShpInfo spid="_x0000_s2108"/>
    <customShpInfo spid="_x0000_s2109"/>
    <customShpInfo spid="_x0000_s2110"/>
    <customShpInfo spid="_x0000_s2111"/>
    <customShpInfo spid="_x0000_s2112"/>
    <customShpInfo spid="_x0000_s2113"/>
    <customShpInfo spid="_x0000_s2114"/>
    <customShpInfo spid="_x0000_s2115"/>
    <customShpInfo spid="_x0000_s2116"/>
    <customShpInfo spid="_x0000_s2117"/>
    <customShpInfo spid="_x0000_s2118"/>
    <customShpInfo spid="_x0000_s2119"/>
    <customShpInfo spid="_x0000_s2120"/>
    <customShpInfo spid="_x0000_s2121"/>
    <customShpInfo spid="_x0000_s2122"/>
    <customShpInfo spid="_x0000_s2123"/>
    <customShpInfo spid="_x0000_s2124"/>
    <customShpInfo spid="_x0000_s2125"/>
    <customShpInfo spid="_x0000_s2126"/>
    <customShpInfo spid="_x0000_s2127"/>
    <customShpInfo spid="_x0000_s2128"/>
    <customShpInfo spid="_x0000_s2129"/>
    <customShpInfo spid="_x0000_s2130"/>
    <customShpInfo spid="_x0000_s2131"/>
    <customShpInfo spid="_x0000_s2075"/>
    <customShpInfo spid="_x0000_s2076"/>
    <customShpInfo spid="_x0000_s2077"/>
    <customShpInfo spid="_x0000_s2078"/>
    <customShpInfo spid="_x0000_s2079"/>
    <customShpInfo spid="_x0000_s2080"/>
    <customShpInfo spid="_x0000_s2081"/>
    <customShpInfo spid="_x0000_s2082"/>
    <customShpInfo spid="_x0000_s2083"/>
    <customShpInfo spid="_x0000_s2084"/>
    <customShpInfo spid="_x0000_s2085"/>
    <customShpInfo spid="_x0000_s2086"/>
    <customShpInfo spid="_x0000_s2087"/>
    <customShpInfo spid="_x0000_s2088"/>
    <customShpInfo spid="_x0000_s2089"/>
    <customShpInfo spid="_x0000_s2090"/>
    <customShpInfo spid="_x0000_s2091"/>
    <customShpInfo spid="_x0000_s2092"/>
    <customShpInfo spid="_x0000_s2093"/>
    <customShpInfo spid="_x0000_s2094"/>
    <customShpInfo spid="_x0000_s2095"/>
    <customShpInfo spid="_x0000_s2096"/>
    <customShpInfo spid="_x0000_s2097"/>
    <customShpInfo spid="_x0000_s2098"/>
    <customShpInfo spid="_x0000_s1053"/>
    <customShpInfo spid="_x0000_s103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D54C4F-6962-482F-95A9-48F5BD2F9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25045</Words>
  <Characters>137753</Characters>
  <Application>Microsoft Office Word</Application>
  <DocSecurity>0</DocSecurity>
  <Lines>1147</Lines>
  <Paragraphs>324</Paragraphs>
  <ScaleCrop>false</ScaleCrop>
  <HeadingPairs>
    <vt:vector size="2" baseType="variant">
      <vt:variant>
        <vt:lpstr>Titre</vt:lpstr>
      </vt:variant>
      <vt:variant>
        <vt:i4>1</vt:i4>
      </vt:variant>
    </vt:vector>
  </HeadingPairs>
  <TitlesOfParts>
    <vt:vector size="1" baseType="lpstr">
      <vt:lpstr>TITRE DU CHAPITRE</vt:lpstr>
    </vt:vector>
  </TitlesOfParts>
  <Company>ffff</Company>
  <LinksUpToDate>false</LinksUpToDate>
  <CharactersWithSpaces>162474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TITRE DU CHAPITRE</dc:title>
  <dc:creator>ff</dc:creator>
  <cp:lastModifiedBy>soufiane</cp:lastModifiedBy>
  <cp:revision>13</cp:revision>
  <dcterms:created xsi:type="dcterms:W3CDTF">2018-06-25T22:57:00Z</dcterms:created>
  <dcterms:modified xsi:type="dcterms:W3CDTF">2018-06-26T05:30:00Z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zotero-version="5.0.52"&gt;&lt;session id="BL3jWzZY"/&gt;&lt;style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KSOProductBuildVer">
    <vt:lpwstr>1033-10.2.0.6020</vt:lpwstr>
  </property>
</Properties>
</file>